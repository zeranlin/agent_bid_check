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0431A2">
      <w:pPr>
        <w:ind w:firstLine="3654" w:firstLineChars="1300"/>
        <w:rPr>
          <w:rFonts w:ascii="宋体" w:hAnsi="宋体"/>
          <w:color w:val="FF0000"/>
          <w:szCs w:val="21"/>
        </w:rPr>
      </w:pPr>
      <w:r>
        <w:rPr>
          <w:rFonts w:hint="eastAsia" w:ascii="宋体" w:hAnsi="宋体" w:eastAsia="黑体"/>
          <w:b/>
          <w:bCs/>
          <w:color w:val="FF0000"/>
          <w:kern w:val="44"/>
          <w:sz w:val="28"/>
          <w:szCs w:val="44"/>
          <w:lang w:val="en-US" w:eastAsia="zh-CN"/>
        </w:rPr>
        <w:t>特别</w:t>
      </w:r>
      <w:r>
        <w:rPr>
          <w:rFonts w:hint="eastAsia" w:ascii="宋体" w:hAnsi="宋体" w:eastAsia="黑体"/>
          <w:b/>
          <w:bCs/>
          <w:color w:val="FF0000"/>
          <w:kern w:val="44"/>
          <w:sz w:val="28"/>
          <w:szCs w:val="44"/>
        </w:rPr>
        <w:t>警示条款</w:t>
      </w:r>
    </w:p>
    <w:p w14:paraId="3810D9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240" w:afterLines="100" w:line="400" w:lineRule="exact"/>
        <w:ind w:firstLine="422" w:firstLineChars="200"/>
        <w:jc w:val="both"/>
        <w:textAlignment w:val="auto"/>
        <w:rPr>
          <w:rFonts w:hint="eastAsia" w:ascii="宋体" w:hAnsi="宋体" w:eastAsia="宋体" w:cs="宋体"/>
          <w:b/>
          <w:bCs/>
          <w:color w:val="FF0000"/>
          <w:sz w:val="21"/>
          <w:szCs w:val="21"/>
          <w:highlight w:val="yellow"/>
          <w:lang w:val="en-US" w:eastAsia="zh-CN"/>
        </w:rPr>
      </w:pPr>
      <w:r>
        <w:rPr>
          <w:rFonts w:hint="eastAsia" w:ascii="宋体" w:hAnsi="宋体" w:eastAsia="宋体" w:cs="宋体"/>
          <w:b/>
          <w:bCs/>
          <w:color w:val="FF0000"/>
          <w:sz w:val="21"/>
          <w:szCs w:val="21"/>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
        <w:gridCol w:w="7711"/>
      </w:tblGrid>
      <w:tr w14:paraId="7F2C7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811" w:type="dxa"/>
            <w:tcBorders>
              <w:tl2br w:val="nil"/>
              <w:tr2bl w:val="nil"/>
            </w:tcBorders>
            <w:vAlign w:val="center"/>
          </w:tcPr>
          <w:p w14:paraId="1B7FF3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序号</w:t>
            </w:r>
          </w:p>
        </w:tc>
        <w:tc>
          <w:tcPr>
            <w:tcW w:w="7711" w:type="dxa"/>
            <w:tcBorders>
              <w:tl2br w:val="nil"/>
              <w:tr2bl w:val="nil"/>
            </w:tcBorders>
            <w:vAlign w:val="center"/>
          </w:tcPr>
          <w:p w14:paraId="13DAC6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供应商参与投标禁止情形</w:t>
            </w:r>
          </w:p>
        </w:tc>
      </w:tr>
      <w:tr w14:paraId="6BDCC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Borders>
              <w:tl2br w:val="nil"/>
              <w:tr2bl w:val="nil"/>
            </w:tcBorders>
            <w:vAlign w:val="center"/>
          </w:tcPr>
          <w:p w14:paraId="4A309A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1</w:t>
            </w:r>
          </w:p>
        </w:tc>
        <w:tc>
          <w:tcPr>
            <w:tcW w:w="7711" w:type="dxa"/>
            <w:tcBorders>
              <w:tl2br w:val="nil"/>
              <w:tr2bl w:val="nil"/>
            </w:tcBorders>
            <w:vAlign w:val="center"/>
          </w:tcPr>
          <w:p w14:paraId="18AE2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与其他投标供应商的法定代表人、主要经营负责人、投标授权代表人、项目负责人、主要技术人员为</w:t>
            </w:r>
            <w:r>
              <w:rPr>
                <w:rFonts w:hint="eastAsia" w:ascii="宋体" w:hAnsi="宋体" w:eastAsia="宋体" w:cs="宋体"/>
                <w:b/>
                <w:bCs/>
                <w:color w:val="FF0000"/>
                <w:sz w:val="21"/>
                <w:szCs w:val="21"/>
                <w:highlight w:val="none"/>
                <w:lang w:val="en-US" w:eastAsia="zh-CN"/>
              </w:rPr>
              <w:t>同一人、属同一单位或者在同一单位缴纳社会保险</w:t>
            </w:r>
            <w:r>
              <w:rPr>
                <w:rFonts w:hint="eastAsia" w:ascii="宋体" w:hAnsi="宋体" w:eastAsia="宋体" w:cs="宋体"/>
                <w:color w:val="FF0000"/>
                <w:sz w:val="21"/>
                <w:szCs w:val="21"/>
                <w:highlight w:val="none"/>
                <w:lang w:val="en-US" w:eastAsia="zh-CN"/>
              </w:rPr>
              <w:t>。</w:t>
            </w:r>
          </w:p>
        </w:tc>
      </w:tr>
      <w:tr w14:paraId="69C97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vAlign w:val="center"/>
          </w:tcPr>
          <w:p w14:paraId="4E9435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2</w:t>
            </w:r>
          </w:p>
        </w:tc>
        <w:tc>
          <w:tcPr>
            <w:tcW w:w="7711" w:type="dxa"/>
            <w:tcBorders>
              <w:tl2br w:val="nil"/>
              <w:tr2bl w:val="nil"/>
            </w:tcBorders>
            <w:vAlign w:val="center"/>
          </w:tcPr>
          <w:p w14:paraId="3949D2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参与本项目政府采购活动时，与其他投标供应商存在单位负责人为</w:t>
            </w:r>
            <w:r>
              <w:rPr>
                <w:rFonts w:hint="eastAsia" w:ascii="宋体" w:hAnsi="宋体" w:eastAsia="宋体" w:cs="宋体"/>
                <w:b/>
                <w:bCs/>
                <w:color w:val="FF0000"/>
                <w:sz w:val="21"/>
                <w:szCs w:val="21"/>
                <w:highlight w:val="none"/>
                <w:lang w:val="en-US" w:eastAsia="zh-CN"/>
              </w:rPr>
              <w:t>同一人或直接控股、管理关系</w:t>
            </w:r>
            <w:r>
              <w:rPr>
                <w:rFonts w:hint="eastAsia" w:ascii="宋体" w:hAnsi="宋体" w:eastAsia="宋体" w:cs="宋体"/>
                <w:color w:val="FF0000"/>
                <w:sz w:val="21"/>
                <w:szCs w:val="21"/>
                <w:highlight w:val="none"/>
                <w:lang w:val="en-US" w:eastAsia="zh-CN"/>
              </w:rPr>
              <w:t>。</w:t>
            </w:r>
          </w:p>
        </w:tc>
      </w:tr>
      <w:tr w14:paraId="0BBBD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Borders>
              <w:tl2br w:val="nil"/>
              <w:tr2bl w:val="nil"/>
            </w:tcBorders>
            <w:vAlign w:val="center"/>
          </w:tcPr>
          <w:p w14:paraId="175348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3</w:t>
            </w:r>
          </w:p>
        </w:tc>
        <w:tc>
          <w:tcPr>
            <w:tcW w:w="7711" w:type="dxa"/>
            <w:tcBorders>
              <w:tl2br w:val="nil"/>
              <w:tr2bl w:val="nil"/>
            </w:tcBorders>
            <w:vAlign w:val="center"/>
          </w:tcPr>
          <w:p w14:paraId="4EEADE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与其他投标供应商的投标文件或部分投标文件</w:t>
            </w:r>
            <w:r>
              <w:rPr>
                <w:rFonts w:hint="eastAsia" w:ascii="宋体" w:hAnsi="宋体" w:eastAsia="宋体" w:cs="宋体"/>
                <w:b/>
                <w:bCs/>
                <w:color w:val="FF0000"/>
                <w:sz w:val="21"/>
                <w:szCs w:val="21"/>
                <w:highlight w:val="none"/>
                <w:lang w:val="en-US" w:eastAsia="zh-CN"/>
              </w:rPr>
              <w:t>相互混装或存在非正常一致</w:t>
            </w:r>
            <w:r>
              <w:rPr>
                <w:rFonts w:hint="eastAsia" w:ascii="宋体" w:hAnsi="宋体" w:eastAsia="宋体" w:cs="宋体"/>
                <w:color w:val="FF0000"/>
                <w:sz w:val="21"/>
                <w:szCs w:val="21"/>
                <w:highlight w:val="none"/>
                <w:lang w:val="en-US" w:eastAsia="zh-CN"/>
              </w:rPr>
              <w:t>。</w:t>
            </w:r>
          </w:p>
        </w:tc>
      </w:tr>
      <w:tr w14:paraId="58F54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trPr>
        <w:tc>
          <w:tcPr>
            <w:tcW w:w="811" w:type="dxa"/>
            <w:tcBorders>
              <w:tl2br w:val="nil"/>
              <w:tr2bl w:val="nil"/>
            </w:tcBorders>
            <w:vAlign w:val="center"/>
          </w:tcPr>
          <w:p w14:paraId="3CFCD7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4</w:t>
            </w:r>
          </w:p>
        </w:tc>
        <w:tc>
          <w:tcPr>
            <w:tcW w:w="7711" w:type="dxa"/>
            <w:tcBorders>
              <w:tl2br w:val="nil"/>
              <w:tr2bl w:val="nil"/>
            </w:tcBorders>
            <w:vAlign w:val="center"/>
          </w:tcPr>
          <w:p w14:paraId="421AB9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kern w:val="2"/>
                <w:sz w:val="21"/>
                <w:szCs w:val="21"/>
                <w:highlight w:val="none"/>
                <w:lang w:val="en-US" w:eastAsia="zh-CN" w:bidi="ar-SA"/>
              </w:rPr>
            </w:pPr>
            <w:r>
              <w:rPr>
                <w:rFonts w:hint="eastAsia" w:ascii="宋体" w:hAnsi="宋体" w:eastAsia="宋体" w:cs="宋体"/>
                <w:color w:val="FF0000"/>
                <w:sz w:val="21"/>
                <w:szCs w:val="21"/>
                <w:highlight w:val="none"/>
                <w:lang w:val="en-US" w:eastAsia="zh-CN"/>
              </w:rPr>
              <w:t>与其他投标供应商的投标文件由</w:t>
            </w:r>
            <w:r>
              <w:rPr>
                <w:rFonts w:hint="eastAsia" w:ascii="宋体" w:hAnsi="宋体" w:eastAsia="宋体" w:cs="宋体"/>
                <w:b/>
                <w:bCs/>
                <w:color w:val="FF0000"/>
                <w:sz w:val="21"/>
                <w:szCs w:val="21"/>
                <w:highlight w:val="none"/>
                <w:lang w:val="en-US" w:eastAsia="zh-CN"/>
              </w:rPr>
              <w:t>同一单位或者同一人编制</w:t>
            </w:r>
            <w:r>
              <w:rPr>
                <w:rFonts w:hint="eastAsia" w:ascii="宋体" w:hAnsi="宋体" w:eastAsia="宋体" w:cs="宋体"/>
                <w:color w:val="FF0000"/>
                <w:sz w:val="21"/>
                <w:szCs w:val="21"/>
                <w:highlight w:val="none"/>
                <w:lang w:val="en-US" w:eastAsia="zh-CN"/>
              </w:rPr>
              <w:t>，或者使用</w:t>
            </w:r>
            <w:r>
              <w:rPr>
                <w:rFonts w:hint="eastAsia" w:ascii="宋体" w:hAnsi="宋体" w:eastAsia="宋体" w:cs="宋体"/>
                <w:b/>
                <w:bCs/>
                <w:color w:val="FF0000"/>
                <w:sz w:val="21"/>
                <w:szCs w:val="21"/>
                <w:highlight w:val="none"/>
                <w:lang w:val="en-US" w:eastAsia="zh-CN"/>
              </w:rPr>
              <w:t>同一设备编制</w:t>
            </w:r>
            <w:r>
              <w:rPr>
                <w:rFonts w:hint="eastAsia" w:ascii="宋体" w:hAnsi="宋体" w:eastAsia="宋体" w:cs="宋体"/>
                <w:color w:val="FF0000"/>
                <w:sz w:val="21"/>
                <w:szCs w:val="21"/>
                <w:highlight w:val="none"/>
                <w:lang w:val="en-US" w:eastAsia="zh-CN"/>
              </w:rPr>
              <w:t>（“文件制作机器码”“文件创建标识码”一致）。</w:t>
            </w:r>
          </w:p>
        </w:tc>
      </w:tr>
      <w:tr w14:paraId="205CF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 w:hRule="atLeast"/>
        </w:trPr>
        <w:tc>
          <w:tcPr>
            <w:tcW w:w="811" w:type="dxa"/>
            <w:tcBorders>
              <w:tl2br w:val="nil"/>
              <w:tr2bl w:val="nil"/>
            </w:tcBorders>
            <w:vAlign w:val="center"/>
          </w:tcPr>
          <w:p w14:paraId="46BD51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5</w:t>
            </w:r>
          </w:p>
        </w:tc>
        <w:tc>
          <w:tcPr>
            <w:tcW w:w="7711" w:type="dxa"/>
            <w:tcBorders>
              <w:tl2br w:val="nil"/>
              <w:tr2bl w:val="nil"/>
            </w:tcBorders>
            <w:vAlign w:val="center"/>
          </w:tcPr>
          <w:p w14:paraId="6F840F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提供</w:t>
            </w:r>
            <w:r>
              <w:rPr>
                <w:rFonts w:hint="eastAsia" w:ascii="宋体" w:hAnsi="宋体" w:eastAsia="宋体" w:cs="宋体"/>
                <w:b/>
                <w:bCs/>
                <w:color w:val="FF0000"/>
                <w:sz w:val="21"/>
                <w:szCs w:val="21"/>
                <w:highlight w:val="none"/>
                <w:lang w:val="en-US" w:eastAsia="zh-CN"/>
              </w:rPr>
              <w:t>未经出具机构核实</w:t>
            </w:r>
            <w:r>
              <w:rPr>
                <w:rFonts w:hint="eastAsia" w:ascii="宋体" w:hAnsi="宋体" w:eastAsia="宋体" w:cs="宋体"/>
                <w:color w:val="FF0000"/>
                <w:sz w:val="21"/>
                <w:szCs w:val="21"/>
                <w:highlight w:val="none"/>
                <w:lang w:val="en-US" w:eastAsia="zh-CN"/>
              </w:rPr>
              <w:t>的虚假的检验检测报告、业绩材料、社保缴纳证明、学历学位证书、职称认证证书等材料。</w:t>
            </w:r>
          </w:p>
        </w:tc>
      </w:tr>
      <w:tr w14:paraId="0BE17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811" w:type="dxa"/>
            <w:tcBorders>
              <w:tl2br w:val="nil"/>
              <w:tr2bl w:val="nil"/>
            </w:tcBorders>
            <w:vAlign w:val="center"/>
          </w:tcPr>
          <w:p w14:paraId="718E8D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6</w:t>
            </w:r>
          </w:p>
        </w:tc>
        <w:tc>
          <w:tcPr>
            <w:tcW w:w="7711" w:type="dxa"/>
            <w:tcBorders>
              <w:tl2br w:val="nil"/>
              <w:tr2bl w:val="nil"/>
            </w:tcBorders>
            <w:vAlign w:val="center"/>
          </w:tcPr>
          <w:p w14:paraId="32A2FE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kern w:val="2"/>
                <w:sz w:val="21"/>
                <w:szCs w:val="21"/>
                <w:highlight w:val="none"/>
                <w:lang w:val="en-US" w:eastAsia="zh-CN" w:bidi="ar-SA"/>
              </w:rPr>
            </w:pPr>
            <w:r>
              <w:rPr>
                <w:rFonts w:hint="eastAsia" w:ascii="宋体" w:hAnsi="宋体" w:eastAsia="宋体" w:cs="宋体"/>
                <w:color w:val="FF0000"/>
                <w:sz w:val="21"/>
                <w:szCs w:val="21"/>
                <w:highlight w:val="none"/>
                <w:lang w:val="en-US" w:eastAsia="zh-CN"/>
              </w:rPr>
              <w:t>擅自将投标密钥</w:t>
            </w:r>
            <w:r>
              <w:rPr>
                <w:rFonts w:hint="eastAsia" w:ascii="宋体" w:hAnsi="宋体" w:eastAsia="宋体" w:cs="宋体"/>
                <w:color w:val="FF0000"/>
                <w:sz w:val="21"/>
                <w:szCs w:val="21"/>
                <w:highlight w:val="none"/>
                <w:lang w:eastAsia="zh-CN"/>
              </w:rPr>
              <w:t>或</w:t>
            </w:r>
            <w:r>
              <w:rPr>
                <w:rFonts w:hint="eastAsia" w:ascii="宋体" w:hAnsi="宋体" w:eastAsia="宋体" w:cs="宋体"/>
                <w:color w:val="FF0000"/>
                <w:sz w:val="21"/>
                <w:szCs w:val="21"/>
                <w:highlight w:val="none"/>
                <w:lang w:val="en-US" w:eastAsia="zh-CN"/>
              </w:rPr>
              <w:t>电子营业执照出借他人使用或未妥善保管。</w:t>
            </w:r>
          </w:p>
        </w:tc>
      </w:tr>
    </w:tbl>
    <w:p w14:paraId="0A83094F">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hint="eastAsia" w:ascii="宋体" w:hAnsi="宋体"/>
          <w:color w:val="FF0000"/>
          <w:sz w:val="20"/>
          <w:szCs w:val="20"/>
        </w:rPr>
      </w:pPr>
    </w:p>
    <w:p w14:paraId="38D64B17">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一、</w:t>
      </w:r>
      <w:r>
        <w:rPr>
          <w:rFonts w:hint="eastAsia" w:ascii="宋体" w:hAnsi="宋体"/>
          <w:b/>
          <w:bCs/>
          <w:color w:val="FF0000"/>
          <w:sz w:val="20"/>
          <w:szCs w:val="20"/>
        </w:rPr>
        <w:t>《深圳经济特区政府采购条例》第五十七条</w:t>
      </w:r>
      <w:r>
        <w:rPr>
          <w:rFonts w:hint="eastAsia" w:ascii="宋体" w:hAnsi="宋体"/>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14:paraId="76236726">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（一）在采购活动中应当回避而未回避的；</w:t>
      </w:r>
    </w:p>
    <w:p w14:paraId="02C03B95">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（二）未按本条例规定签订、履行采购合同，造成严重后果的；</w:t>
      </w:r>
    </w:p>
    <w:p w14:paraId="3ABD20D9">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（三）隐瞒真实情况，提供虚假资料的；</w:t>
      </w:r>
    </w:p>
    <w:p w14:paraId="451CA767">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（四）以非法手段排斥其他供应商参与竞争的；</w:t>
      </w:r>
    </w:p>
    <w:p w14:paraId="279A327C">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（五）与其他采购参加人串通投标的；</w:t>
      </w:r>
    </w:p>
    <w:p w14:paraId="39C3BE91">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（六）恶意投诉的；</w:t>
      </w:r>
    </w:p>
    <w:p w14:paraId="5EADFA95">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（七）向采购项目相关人行贿或者提供其他不当利益的；</w:t>
      </w:r>
    </w:p>
    <w:p w14:paraId="21A4DAC2">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（八）阻碍、抗拒主管部门监督检查的；</w:t>
      </w:r>
    </w:p>
    <w:p w14:paraId="46CD03AC">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（九）其他违反本条例规定的行为。</w:t>
      </w:r>
    </w:p>
    <w:p w14:paraId="628FD6CB">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2" w:firstLineChars="200"/>
        <w:textAlignment w:val="auto"/>
        <w:rPr>
          <w:rFonts w:ascii="宋体" w:hAnsi="宋体"/>
          <w:color w:val="FF0000"/>
          <w:sz w:val="20"/>
          <w:szCs w:val="20"/>
        </w:rPr>
      </w:pPr>
      <w:r>
        <w:rPr>
          <w:rFonts w:hint="eastAsia" w:ascii="宋体" w:hAnsi="宋体"/>
          <w:b/>
          <w:bCs/>
          <w:color w:val="FF0000"/>
          <w:sz w:val="20"/>
          <w:szCs w:val="20"/>
        </w:rPr>
        <w:t>二、《深圳经济特区政府采购条例实施细则》第七十五条</w:t>
      </w:r>
      <w:r>
        <w:rPr>
          <w:rFonts w:hint="eastAsia" w:ascii="宋体" w:hAnsi="宋体"/>
          <w:b/>
          <w:bCs/>
          <w:color w:val="FF0000"/>
          <w:sz w:val="20"/>
          <w:szCs w:val="20"/>
          <w:lang w:val="en-US" w:eastAsia="zh-CN"/>
        </w:rPr>
        <w:t xml:space="preserve"> </w:t>
      </w:r>
      <w:r>
        <w:rPr>
          <w:rFonts w:hint="eastAsia" w:ascii="宋体" w:hAnsi="宋体"/>
          <w:color w:val="FF0000"/>
          <w:sz w:val="20"/>
          <w:szCs w:val="20"/>
        </w:rPr>
        <w:t>供应商有下列情形</w:t>
      </w:r>
      <w:r>
        <w:rPr>
          <w:rFonts w:hint="eastAsia" w:ascii="宋体" w:hAnsi="宋体"/>
          <w:color w:val="FF0000"/>
          <w:sz w:val="20"/>
          <w:szCs w:val="20"/>
          <w:lang w:val="en-US" w:eastAsia="zh-CN"/>
        </w:rPr>
        <w:t>之一</w:t>
      </w:r>
      <w:r>
        <w:rPr>
          <w:rFonts w:hint="eastAsia" w:ascii="宋体" w:hAnsi="宋体"/>
          <w:color w:val="FF0000"/>
          <w:sz w:val="20"/>
          <w:szCs w:val="20"/>
        </w:rPr>
        <w:t>的，属于采购条例所称的串通投标行为，按照采购条例第五十七条有关规定处理：（一）投标供应商之间相互约定给予未中标的供应商利益补偿</w:t>
      </w:r>
      <w:r>
        <w:rPr>
          <w:rFonts w:hint="eastAsia" w:ascii="宋体" w:hAnsi="宋体"/>
          <w:color w:val="FF0000"/>
          <w:sz w:val="20"/>
          <w:szCs w:val="20"/>
          <w:lang w:eastAsia="zh-CN"/>
        </w:rPr>
        <w:t>。</w:t>
      </w:r>
      <w:r>
        <w:rPr>
          <w:rFonts w:hint="eastAsia" w:ascii="宋体" w:hAnsi="宋体"/>
          <w:color w:val="FF0000"/>
          <w:sz w:val="20"/>
          <w:szCs w:val="20"/>
        </w:rPr>
        <w:t>（二）不同投标供应商的法定代表人、主要经营负责人、项目投标授权代表人、项目负责人、主要技术人员为同一人、属同一单位或者在同一单位缴纳社会保险</w:t>
      </w:r>
      <w:r>
        <w:rPr>
          <w:rFonts w:hint="eastAsia" w:ascii="宋体" w:hAnsi="宋体"/>
          <w:color w:val="FF0000"/>
          <w:sz w:val="20"/>
          <w:szCs w:val="20"/>
          <w:lang w:eastAsia="zh-CN"/>
        </w:rPr>
        <w:t>。</w:t>
      </w:r>
      <w:r>
        <w:rPr>
          <w:rFonts w:hint="eastAsia" w:ascii="宋体" w:hAnsi="宋体"/>
          <w:color w:val="FF0000"/>
          <w:sz w:val="20"/>
          <w:szCs w:val="20"/>
        </w:rPr>
        <w:t>（三）不同投标供应商的投标文件由同一单位或者同一人编制，或者由同一人分阶段参与编制的</w:t>
      </w:r>
      <w:r>
        <w:rPr>
          <w:rFonts w:hint="eastAsia" w:ascii="宋体" w:hAnsi="宋体"/>
          <w:color w:val="FF0000"/>
          <w:sz w:val="20"/>
          <w:szCs w:val="20"/>
          <w:lang w:eastAsia="zh-CN"/>
        </w:rPr>
        <w:t>。</w:t>
      </w:r>
      <w:r>
        <w:rPr>
          <w:rFonts w:hint="eastAsia" w:ascii="宋体" w:hAnsi="宋体"/>
          <w:color w:val="FF0000"/>
          <w:sz w:val="20"/>
          <w:szCs w:val="20"/>
        </w:rPr>
        <w:t>（四）不同投标供应商的投标文件或部分投标文件相互混装</w:t>
      </w:r>
      <w:r>
        <w:rPr>
          <w:rFonts w:hint="eastAsia" w:ascii="宋体" w:hAnsi="宋体"/>
          <w:color w:val="FF0000"/>
          <w:sz w:val="20"/>
          <w:szCs w:val="20"/>
          <w:lang w:eastAsia="zh-CN"/>
        </w:rPr>
        <w:t>。</w:t>
      </w:r>
      <w:r>
        <w:rPr>
          <w:rFonts w:hint="eastAsia" w:ascii="宋体" w:hAnsi="宋体"/>
          <w:color w:val="FF0000"/>
          <w:sz w:val="20"/>
          <w:szCs w:val="20"/>
        </w:rPr>
        <w:t>（五）不同投标供应商的投标文件内容存在非正常一致</w:t>
      </w:r>
      <w:r>
        <w:rPr>
          <w:rFonts w:hint="eastAsia" w:ascii="宋体" w:hAnsi="宋体"/>
          <w:color w:val="FF0000"/>
          <w:sz w:val="20"/>
          <w:szCs w:val="20"/>
          <w:lang w:eastAsia="zh-CN"/>
        </w:rPr>
        <w:t>。</w:t>
      </w:r>
      <w:r>
        <w:rPr>
          <w:rFonts w:hint="eastAsia" w:ascii="宋体" w:hAnsi="宋体"/>
          <w:color w:val="FF0000"/>
          <w:sz w:val="20"/>
          <w:szCs w:val="20"/>
        </w:rPr>
        <w:t>（六）由同一单位工作人员为两家以上（含两家）供应商进行同一项投标活动的</w:t>
      </w:r>
      <w:r>
        <w:rPr>
          <w:rFonts w:hint="eastAsia" w:ascii="宋体" w:hAnsi="宋体"/>
          <w:color w:val="FF0000"/>
          <w:sz w:val="20"/>
          <w:szCs w:val="20"/>
          <w:lang w:eastAsia="zh-CN"/>
        </w:rPr>
        <w:t>。</w:t>
      </w:r>
      <w:r>
        <w:rPr>
          <w:rFonts w:hint="eastAsia" w:ascii="宋体" w:hAnsi="宋体"/>
          <w:color w:val="FF0000"/>
          <w:sz w:val="20"/>
          <w:szCs w:val="20"/>
        </w:rPr>
        <w:t>（七）主管部门依照法律、法规认定的其他情形。</w:t>
      </w:r>
    </w:p>
    <w:p w14:paraId="534A8FDA">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2" w:firstLineChars="200"/>
        <w:textAlignment w:val="auto"/>
        <w:rPr>
          <w:rFonts w:ascii="宋体" w:hAnsi="宋体"/>
          <w:color w:val="FF0000"/>
          <w:sz w:val="20"/>
          <w:szCs w:val="20"/>
        </w:rPr>
      </w:pPr>
      <w:r>
        <w:rPr>
          <w:rFonts w:hint="eastAsia" w:ascii="宋体" w:hAnsi="宋体"/>
          <w:b/>
          <w:bCs/>
          <w:color w:val="FF0000"/>
          <w:sz w:val="20"/>
          <w:szCs w:val="20"/>
        </w:rPr>
        <w:t>三、《深圳经济特区政府采购条例实施细则》第七十七条</w:t>
      </w:r>
      <w:r>
        <w:rPr>
          <w:rFonts w:hint="eastAsia" w:ascii="宋体" w:hAnsi="宋体"/>
          <w:b/>
          <w:bCs/>
          <w:color w:val="FF0000"/>
          <w:sz w:val="20"/>
          <w:szCs w:val="20"/>
          <w:lang w:val="en-US" w:eastAsia="zh-CN"/>
        </w:rPr>
        <w:t xml:space="preserve"> </w:t>
      </w:r>
      <w:r>
        <w:rPr>
          <w:rFonts w:hint="eastAsia" w:ascii="宋体" w:hAnsi="宋体"/>
          <w:color w:val="FF0000"/>
          <w:sz w:val="20"/>
          <w:szCs w:val="20"/>
        </w:rPr>
        <w:t>供应商有下列情形之一的，属于隐瞒真实情况，提供虚假资料，按照采购条例第五十七</w:t>
      </w:r>
      <w:r>
        <w:rPr>
          <w:rFonts w:hint="eastAsia" w:ascii="宋体" w:hAnsi="宋体"/>
          <w:color w:val="FF0000"/>
          <w:sz w:val="20"/>
          <w:szCs w:val="20"/>
          <w:lang w:val="en-US" w:eastAsia="zh-CN"/>
        </w:rPr>
        <w:t>条</w:t>
      </w:r>
      <w:r>
        <w:rPr>
          <w:rFonts w:hint="eastAsia" w:ascii="宋体" w:hAnsi="宋体"/>
          <w:color w:val="FF0000"/>
          <w:sz w:val="20"/>
          <w:szCs w:val="20"/>
        </w:rPr>
        <w:t>的有关规定处理：（一）通过转让或者租借等方式从其他单位获取资格或者资质证书投标的</w:t>
      </w:r>
      <w:r>
        <w:rPr>
          <w:rFonts w:hint="eastAsia" w:ascii="宋体" w:hAnsi="宋体"/>
          <w:color w:val="FF0000"/>
          <w:sz w:val="20"/>
          <w:szCs w:val="20"/>
          <w:lang w:eastAsia="zh-CN"/>
        </w:rPr>
        <w:t>。</w:t>
      </w:r>
      <w:r>
        <w:rPr>
          <w:rFonts w:hint="eastAsia" w:ascii="宋体" w:hAnsi="宋体"/>
          <w:color w:val="FF0000"/>
          <w:sz w:val="20"/>
          <w:szCs w:val="20"/>
        </w:rPr>
        <w:t>（二）由其他单位或者其他单位负责人在投标供应商编制的投标文件上加盖印章或者签字的</w:t>
      </w:r>
      <w:r>
        <w:rPr>
          <w:rFonts w:hint="eastAsia" w:ascii="宋体" w:hAnsi="宋体"/>
          <w:color w:val="FF0000"/>
          <w:sz w:val="20"/>
          <w:szCs w:val="20"/>
          <w:lang w:eastAsia="zh-CN"/>
        </w:rPr>
        <w:t>。</w:t>
      </w:r>
      <w:r>
        <w:rPr>
          <w:rFonts w:hint="eastAsia" w:ascii="宋体" w:hAnsi="宋体"/>
          <w:color w:val="FF0000"/>
          <w:sz w:val="20"/>
          <w:szCs w:val="20"/>
        </w:rPr>
        <w:t>（三）项目负责人或者主要技术人员不是本单位人员的</w:t>
      </w:r>
      <w:r>
        <w:rPr>
          <w:rFonts w:hint="eastAsia" w:ascii="宋体" w:hAnsi="宋体"/>
          <w:color w:val="FF0000"/>
          <w:sz w:val="20"/>
          <w:szCs w:val="20"/>
          <w:lang w:eastAsia="zh-CN"/>
        </w:rPr>
        <w:t>。</w:t>
      </w:r>
      <w:r>
        <w:rPr>
          <w:rFonts w:hint="eastAsia" w:ascii="宋体" w:hAnsi="宋体"/>
          <w:color w:val="FF0000"/>
          <w:sz w:val="20"/>
          <w:szCs w:val="20"/>
        </w:rPr>
        <w:t>（四）投标保证金不是从投标供应商基本账户转出的</w:t>
      </w:r>
      <w:r>
        <w:rPr>
          <w:rFonts w:hint="eastAsia" w:ascii="宋体" w:hAnsi="宋体"/>
          <w:color w:val="FF0000"/>
          <w:sz w:val="20"/>
          <w:szCs w:val="20"/>
          <w:lang w:eastAsia="zh-CN"/>
        </w:rPr>
        <w:t>。</w:t>
      </w:r>
      <w:r>
        <w:rPr>
          <w:rFonts w:hint="eastAsia" w:ascii="宋体" w:hAnsi="宋体"/>
          <w:color w:val="FF0000"/>
          <w:sz w:val="20"/>
          <w:szCs w:val="20"/>
        </w:rPr>
        <w:t>（五）其他隐瞒真实情况、提供虚假资料的行为。</w:t>
      </w:r>
    </w:p>
    <w:p w14:paraId="5A7C0F1B">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投标供应商不能提供项目负责人或者主要技术人员的劳动合同、社会保险等劳动关系证明材料的，视为存在前款第（三）项规定的情形。</w:t>
      </w:r>
    </w:p>
    <w:p w14:paraId="7B8BF690">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hint="eastAsia"/>
          <w:b w:val="0"/>
          <w:bCs/>
          <w:color w:val="FF0000"/>
          <w:sz w:val="20"/>
          <w:szCs w:val="20"/>
          <w:lang w:val="en-US" w:eastAsia="zh-CN"/>
        </w:rPr>
      </w:pPr>
      <w:r>
        <w:rPr>
          <w:rFonts w:hint="eastAsia"/>
          <w:b w:val="0"/>
          <w:bCs/>
          <w:color w:val="FF0000"/>
          <w:sz w:val="20"/>
          <w:szCs w:val="20"/>
          <w:lang w:val="en-US" w:eastAsia="zh-CN"/>
        </w:rPr>
        <w:t>四</w:t>
      </w:r>
      <w:r>
        <w:rPr>
          <w:rFonts w:hint="eastAsia" w:ascii="Times New Roman" w:eastAsia="宋体"/>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14:paraId="222C1FC3">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hint="eastAsia"/>
          <w:b w:val="0"/>
          <w:bCs/>
          <w:color w:val="FF0000"/>
          <w:sz w:val="20"/>
          <w:szCs w:val="20"/>
          <w:lang w:val="en-US" w:eastAsia="zh-CN"/>
        </w:rPr>
      </w:pPr>
      <w:r>
        <w:rPr>
          <w:rFonts w:hint="eastAsia" w:ascii="Times New Roman" w:eastAsia="宋体"/>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14:paraId="0D8AC8A8">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hint="eastAsia" w:ascii="Times New Roman" w:eastAsia="宋体"/>
          <w:b w:val="0"/>
          <w:bCs/>
          <w:color w:val="FF0000"/>
          <w:sz w:val="20"/>
          <w:szCs w:val="20"/>
          <w:lang w:val="en-US" w:eastAsia="zh-CN"/>
        </w:rPr>
      </w:pPr>
      <w:r>
        <w:rPr>
          <w:rFonts w:hint="eastAsia" w:ascii="Times New Roman" w:eastAsia="宋体"/>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hint="eastAsia" w:ascii="宋体" w:hAnsi="宋体"/>
          <w:color w:val="FF0000"/>
          <w:sz w:val="20"/>
          <w:szCs w:val="20"/>
        </w:rPr>
        <w:t>取消参与本市政府采购资格</w:t>
      </w:r>
      <w:r>
        <w:rPr>
          <w:rFonts w:hint="eastAsia" w:hAnsi="宋体"/>
          <w:color w:val="FF0000"/>
          <w:sz w:val="20"/>
          <w:szCs w:val="20"/>
          <w:lang w:eastAsia="zh-CN"/>
        </w:rPr>
        <w:t>、</w:t>
      </w:r>
      <w:r>
        <w:rPr>
          <w:rFonts w:hint="eastAsia" w:ascii="宋体" w:hAnsi="宋体"/>
          <w:color w:val="FF0000"/>
          <w:sz w:val="20"/>
          <w:szCs w:val="20"/>
        </w:rPr>
        <w:t>依法吊销其营业</w:t>
      </w:r>
      <w:r>
        <w:rPr>
          <w:rFonts w:hint="eastAsia" w:hAnsi="宋体"/>
          <w:color w:val="FF0000"/>
          <w:sz w:val="20"/>
          <w:szCs w:val="20"/>
          <w:lang w:val="en-US" w:eastAsia="zh-CN"/>
        </w:rPr>
        <w:t>执照等行政处罚，</w:t>
      </w:r>
      <w:r>
        <w:rPr>
          <w:rFonts w:hint="eastAsia" w:ascii="宋体" w:hAnsi="宋体"/>
          <w:color w:val="FF0000"/>
          <w:sz w:val="20"/>
          <w:szCs w:val="20"/>
        </w:rPr>
        <w:t>构成犯罪的，依法追究刑事责任</w:t>
      </w:r>
      <w:r>
        <w:rPr>
          <w:rFonts w:hint="eastAsia" w:ascii="Times New Roman" w:eastAsia="宋体"/>
          <w:b w:val="0"/>
          <w:bCs/>
          <w:color w:val="FF0000"/>
          <w:sz w:val="20"/>
          <w:szCs w:val="20"/>
          <w:lang w:val="en-US" w:eastAsia="zh-CN"/>
        </w:rPr>
        <w:t>，请各供应商独立编制、上传投标文件，妥善保管和使用电子秘钥。</w:t>
      </w:r>
    </w:p>
    <w:p w14:paraId="794C6D23">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22" w:firstLineChars="200"/>
        <w:textAlignment w:val="auto"/>
        <w:rPr>
          <w:rFonts w:hint="eastAsia"/>
          <w:lang w:val="en-US" w:eastAsia="zh-CN"/>
        </w:rPr>
      </w:pPr>
      <w:r>
        <w:rPr>
          <w:rFonts w:hint="eastAsia" w:ascii="Times New Roman" w:eastAsia="宋体"/>
          <w:b/>
          <w:color w:val="FF0000"/>
          <w:lang w:val="en-US" w:eastAsia="zh-CN"/>
        </w:rPr>
        <w:t>五</w:t>
      </w:r>
      <w:r>
        <w:rPr>
          <w:rFonts w:hint="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14:paraId="678C100C">
      <w:pPr>
        <w:pStyle w:val="73"/>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textAlignment w:val="auto"/>
        <w:rPr>
          <w:rFonts w:hint="eastAsia"/>
          <w:b w:val="0"/>
          <w:bCs/>
          <w:color w:val="FF0000"/>
          <w:sz w:val="20"/>
          <w:szCs w:val="20"/>
          <w:lang w:val="en-US" w:eastAsia="zh-CN"/>
        </w:rPr>
      </w:pPr>
    </w:p>
    <w:p w14:paraId="6F6A6037">
      <w:pPr>
        <w:widowControl/>
        <w:spacing w:beforeAutospacing="1" w:afterAutospacing="1"/>
        <w:jc w:val="left"/>
        <w:outlineLvl w:val="9"/>
        <w:rPr>
          <w:rFonts w:hint="eastAsia" w:ascii="黑体" w:hAnsi="宋体" w:eastAsia="黑体" w:cs="黑体"/>
          <w:kern w:val="0"/>
          <w:sz w:val="40"/>
          <w:szCs w:val="40"/>
        </w:rPr>
      </w:pPr>
      <w:r>
        <w:rPr>
          <w:rFonts w:hint="eastAsia" w:ascii="Times New Roman" w:hAnsi="Times New Roman" w:eastAsia="宋体" w:cs="Times New Roman"/>
          <w:b/>
          <w:color w:val="FF0000"/>
          <w:kern w:val="2"/>
          <w:sz w:val="21"/>
          <w:szCs w:val="24"/>
          <w:lang w:val="en-US" w:eastAsia="zh-CN" w:bidi="ar-SA"/>
        </w:rPr>
        <w:t>注：“特别警示条款”和《政府采购违法行为风险知悉确认书》用于对供应商违法行为的提醒，不作为供应商资格性审查及符合性审查条件。</w:t>
      </w:r>
    </w:p>
    <w:p w14:paraId="0C68C6D6">
      <w:pPr>
        <w:widowControl/>
        <w:spacing w:beforeAutospacing="1" w:afterAutospacing="1"/>
        <w:jc w:val="center"/>
        <w:outlineLvl w:val="9"/>
        <w:rPr>
          <w:rFonts w:hint="eastAsia" w:ascii="黑体" w:hAnsi="宋体" w:eastAsia="黑体" w:cs="黑体"/>
          <w:kern w:val="0"/>
          <w:sz w:val="40"/>
          <w:szCs w:val="40"/>
        </w:rPr>
      </w:pPr>
    </w:p>
    <w:p w14:paraId="0FE2066A">
      <w:pPr>
        <w:widowControl/>
        <w:spacing w:beforeAutospacing="1" w:afterAutospacing="1"/>
        <w:jc w:val="center"/>
        <w:outlineLvl w:val="9"/>
        <w:rPr>
          <w:rFonts w:hint="eastAsia" w:ascii="黑体" w:hAnsi="宋体" w:eastAsia="黑体" w:cs="黑体"/>
          <w:kern w:val="0"/>
          <w:sz w:val="40"/>
          <w:szCs w:val="40"/>
        </w:rPr>
      </w:pPr>
    </w:p>
    <w:p w14:paraId="6FB3EABE">
      <w:pPr>
        <w:rPr>
          <w:rFonts w:hint="eastAsia" w:ascii="黑体" w:hAnsi="宋体" w:eastAsia="黑体" w:cs="黑体"/>
          <w:kern w:val="0"/>
          <w:sz w:val="40"/>
          <w:szCs w:val="40"/>
        </w:rPr>
      </w:pPr>
      <w:r>
        <w:br w:type="page"/>
      </w:r>
    </w:p>
    <w:p w14:paraId="78B829AC">
      <w:pPr>
        <w:widowControl/>
        <w:spacing w:beforeAutospacing="1" w:afterAutospacing="1"/>
        <w:jc w:val="center"/>
        <w:outlineLvl w:val="1"/>
        <w:rPr>
          <w:rFonts w:ascii="黑体" w:hAnsi="宋体" w:eastAsia="黑体" w:cs="黑体"/>
          <w:kern w:val="0"/>
          <w:sz w:val="40"/>
          <w:szCs w:val="40"/>
        </w:rPr>
      </w:pPr>
      <w:r>
        <w:rPr>
          <w:rFonts w:hint="eastAsia" w:ascii="黑体" w:hAnsi="宋体" w:eastAsia="黑体" w:cs="黑体"/>
          <w:kern w:val="0"/>
          <w:sz w:val="40"/>
          <w:szCs w:val="40"/>
        </w:rPr>
        <w:t>招标文件信息</w:t>
      </w:r>
    </w:p>
    <w:tbl>
      <w:tblPr>
        <w:tblStyle w:val="43"/>
        <w:tblW w:w="7943" w:type="dxa"/>
        <w:jc w:val="center"/>
        <w:tblCellSpacing w:w="0" w:type="dxa"/>
        <w:tblLayout w:type="fixed"/>
        <w:tblCellMar>
          <w:top w:w="45" w:type="dxa"/>
          <w:left w:w="45" w:type="dxa"/>
          <w:bottom w:w="45" w:type="dxa"/>
          <w:right w:w="45" w:type="dxa"/>
        </w:tblCellMar>
      </w:tblPr>
      <w:tblGrid>
        <w:gridCol w:w="2723"/>
        <w:gridCol w:w="5220"/>
      </w:tblGrid>
      <w:tr w14:paraId="1D1A3BA6">
        <w:tblPrEx>
          <w:tblCellMar>
            <w:top w:w="45" w:type="dxa"/>
            <w:left w:w="45" w:type="dxa"/>
            <w:bottom w:w="45" w:type="dxa"/>
            <w:right w:w="45" w:type="dxa"/>
          </w:tblCellMar>
        </w:tblPrEx>
        <w:trPr>
          <w:trHeight w:val="738" w:hRule="atLeast"/>
          <w:tblCellSpacing w:w="0" w:type="dxa"/>
          <w:jc w:val="center"/>
        </w:trPr>
        <w:tc>
          <w:tcPr>
            <w:tcW w:w="2723" w:type="dxa"/>
            <w:vAlign w:val="center"/>
          </w:tcPr>
          <w:p w14:paraId="79C6F0ED">
            <w:pPr>
              <w:widowControl/>
              <w:jc w:val="right"/>
              <w:rPr>
                <w:sz w:val="30"/>
                <w:szCs w:val="30"/>
              </w:rPr>
            </w:pPr>
            <w:r>
              <w:rPr>
                <w:rFonts w:ascii="宋体" w:hAnsi="宋体" w:cs="宋体"/>
                <w:kern w:val="0"/>
                <w:sz w:val="30"/>
                <w:szCs w:val="30"/>
              </w:rPr>
              <w:t>项目编号：</w:t>
            </w:r>
          </w:p>
        </w:tc>
        <w:tc>
          <w:tcPr>
            <w:tcW w:w="5220" w:type="dxa"/>
            <w:vAlign w:val="center"/>
          </w:tcPr>
          <w:p w14:paraId="389C60EA">
            <w:pPr>
              <w:widowControl/>
              <w:jc w:val="left"/>
              <w:rPr>
                <w:rFonts w:hint="eastAsia" w:eastAsia="宋体"/>
                <w:sz w:val="30"/>
                <w:szCs w:val="30"/>
                <w:lang w:eastAsia="zh-CN"/>
              </w:rPr>
            </w:pPr>
            <w:r>
              <w:rPr>
                <w:rFonts w:hint="eastAsia" w:ascii="宋体" w:hAnsi="宋体"/>
                <w:sz w:val="30"/>
                <w:szCs w:val="30"/>
                <w:lang w:eastAsia="zh-CN"/>
              </w:rPr>
              <w:t>BACG2025000216</w:t>
            </w:r>
          </w:p>
        </w:tc>
      </w:tr>
      <w:tr w14:paraId="1B27E574">
        <w:tblPrEx>
          <w:tblCellMar>
            <w:top w:w="45" w:type="dxa"/>
            <w:left w:w="45" w:type="dxa"/>
            <w:bottom w:w="45" w:type="dxa"/>
            <w:right w:w="45" w:type="dxa"/>
          </w:tblCellMar>
        </w:tblPrEx>
        <w:trPr>
          <w:trHeight w:val="738" w:hRule="atLeast"/>
          <w:tblCellSpacing w:w="0" w:type="dxa"/>
          <w:jc w:val="center"/>
        </w:trPr>
        <w:tc>
          <w:tcPr>
            <w:tcW w:w="2723" w:type="dxa"/>
            <w:vAlign w:val="center"/>
          </w:tcPr>
          <w:p w14:paraId="4C5495C5">
            <w:pPr>
              <w:widowControl/>
              <w:jc w:val="right"/>
              <w:rPr>
                <w:sz w:val="30"/>
                <w:szCs w:val="30"/>
              </w:rPr>
            </w:pPr>
            <w:r>
              <w:rPr>
                <w:rFonts w:ascii="宋体" w:hAnsi="宋体" w:cs="宋体"/>
                <w:kern w:val="0"/>
                <w:sz w:val="30"/>
                <w:szCs w:val="30"/>
              </w:rPr>
              <w:t>项目名称：</w:t>
            </w:r>
          </w:p>
        </w:tc>
        <w:tc>
          <w:tcPr>
            <w:tcW w:w="5220" w:type="dxa"/>
            <w:vAlign w:val="center"/>
          </w:tcPr>
          <w:p w14:paraId="3CFA4CBE">
            <w:pPr>
              <w:widowControl/>
              <w:jc w:val="left"/>
              <w:rPr>
                <w:sz w:val="30"/>
                <w:szCs w:val="30"/>
              </w:rPr>
            </w:pPr>
            <w:r>
              <w:rPr>
                <w:rFonts w:hint="eastAsia" w:ascii="宋体" w:hAnsi="宋体"/>
                <w:sz w:val="30"/>
                <w:szCs w:val="30"/>
              </w:rPr>
              <w:t>深圳市宝安区西湾小学蘅芳校区物业管理服务</w:t>
            </w:r>
          </w:p>
        </w:tc>
      </w:tr>
      <w:tr w14:paraId="5EB640B1">
        <w:tblPrEx>
          <w:tblCellMar>
            <w:top w:w="45" w:type="dxa"/>
            <w:left w:w="45" w:type="dxa"/>
            <w:bottom w:w="45" w:type="dxa"/>
            <w:right w:w="45" w:type="dxa"/>
          </w:tblCellMar>
        </w:tblPrEx>
        <w:trPr>
          <w:trHeight w:val="738" w:hRule="atLeast"/>
          <w:tblCellSpacing w:w="0" w:type="dxa"/>
          <w:jc w:val="center"/>
        </w:trPr>
        <w:tc>
          <w:tcPr>
            <w:tcW w:w="2723" w:type="dxa"/>
            <w:vAlign w:val="center"/>
          </w:tcPr>
          <w:p w14:paraId="106F365E">
            <w:pPr>
              <w:widowControl/>
              <w:jc w:val="right"/>
              <w:rPr>
                <w:sz w:val="30"/>
                <w:szCs w:val="30"/>
              </w:rPr>
            </w:pPr>
            <w:r>
              <w:rPr>
                <w:rFonts w:ascii="宋体" w:hAnsi="宋体" w:cs="宋体"/>
                <w:kern w:val="0"/>
                <w:sz w:val="30"/>
                <w:szCs w:val="30"/>
              </w:rPr>
              <w:t>包 号：</w:t>
            </w:r>
          </w:p>
        </w:tc>
        <w:tc>
          <w:tcPr>
            <w:tcW w:w="5220" w:type="dxa"/>
            <w:vAlign w:val="center"/>
          </w:tcPr>
          <w:p w14:paraId="3141B3BC">
            <w:pPr>
              <w:widowControl/>
              <w:jc w:val="left"/>
              <w:rPr>
                <w:sz w:val="30"/>
                <w:szCs w:val="30"/>
              </w:rPr>
            </w:pPr>
            <w:r>
              <w:rPr>
                <w:rFonts w:ascii="宋体" w:hAnsi="宋体" w:cs="宋体"/>
                <w:kern w:val="0"/>
                <w:sz w:val="30"/>
                <w:szCs w:val="30"/>
              </w:rPr>
              <w:t>A</w:t>
            </w:r>
          </w:p>
        </w:tc>
      </w:tr>
      <w:tr w14:paraId="07FF8033">
        <w:tblPrEx>
          <w:tblCellMar>
            <w:top w:w="45" w:type="dxa"/>
            <w:left w:w="45" w:type="dxa"/>
            <w:bottom w:w="45" w:type="dxa"/>
            <w:right w:w="45" w:type="dxa"/>
          </w:tblCellMar>
        </w:tblPrEx>
        <w:trPr>
          <w:trHeight w:val="738" w:hRule="atLeast"/>
          <w:tblCellSpacing w:w="0" w:type="dxa"/>
          <w:jc w:val="center"/>
        </w:trPr>
        <w:tc>
          <w:tcPr>
            <w:tcW w:w="2723" w:type="dxa"/>
            <w:vAlign w:val="center"/>
          </w:tcPr>
          <w:p w14:paraId="689AACC4">
            <w:pPr>
              <w:widowControl/>
              <w:jc w:val="right"/>
              <w:rPr>
                <w:sz w:val="30"/>
                <w:szCs w:val="30"/>
              </w:rPr>
            </w:pPr>
            <w:r>
              <w:rPr>
                <w:rFonts w:ascii="宋体" w:hAnsi="宋体" w:cs="宋体"/>
                <w:kern w:val="0"/>
                <w:sz w:val="30"/>
                <w:szCs w:val="30"/>
              </w:rPr>
              <w:t>项目类型：</w:t>
            </w:r>
          </w:p>
        </w:tc>
        <w:tc>
          <w:tcPr>
            <w:tcW w:w="5220" w:type="dxa"/>
            <w:vAlign w:val="center"/>
          </w:tcPr>
          <w:p w14:paraId="59A11792">
            <w:pPr>
              <w:widowControl/>
              <w:jc w:val="left"/>
              <w:rPr>
                <w:sz w:val="30"/>
                <w:szCs w:val="30"/>
              </w:rPr>
            </w:pPr>
            <w:r>
              <w:rPr>
                <w:rFonts w:hint="eastAsia" w:ascii="宋体" w:hAnsi="宋体" w:cs="宋体"/>
                <w:kern w:val="0"/>
                <w:sz w:val="30"/>
                <w:szCs w:val="30"/>
              </w:rPr>
              <w:t>服务</w:t>
            </w:r>
            <w:r>
              <w:rPr>
                <w:rFonts w:ascii="宋体" w:hAnsi="宋体" w:cs="宋体"/>
                <w:kern w:val="0"/>
                <w:sz w:val="30"/>
                <w:szCs w:val="30"/>
              </w:rPr>
              <w:t>类</w:t>
            </w:r>
          </w:p>
        </w:tc>
      </w:tr>
      <w:tr w14:paraId="4F90A43F">
        <w:tblPrEx>
          <w:tblCellMar>
            <w:top w:w="45" w:type="dxa"/>
            <w:left w:w="45" w:type="dxa"/>
            <w:bottom w:w="45" w:type="dxa"/>
            <w:right w:w="45" w:type="dxa"/>
          </w:tblCellMar>
        </w:tblPrEx>
        <w:trPr>
          <w:trHeight w:val="738" w:hRule="atLeast"/>
          <w:tblCellSpacing w:w="0" w:type="dxa"/>
          <w:jc w:val="center"/>
        </w:trPr>
        <w:tc>
          <w:tcPr>
            <w:tcW w:w="2723" w:type="dxa"/>
            <w:vAlign w:val="center"/>
          </w:tcPr>
          <w:p w14:paraId="4F3E5DCE">
            <w:pPr>
              <w:widowControl/>
              <w:jc w:val="right"/>
              <w:rPr>
                <w:sz w:val="30"/>
                <w:szCs w:val="30"/>
              </w:rPr>
            </w:pPr>
            <w:r>
              <w:rPr>
                <w:rFonts w:ascii="宋体" w:hAnsi="宋体" w:cs="宋体"/>
                <w:kern w:val="0"/>
                <w:sz w:val="30"/>
                <w:szCs w:val="30"/>
              </w:rPr>
              <w:t>采购方式：</w:t>
            </w:r>
          </w:p>
        </w:tc>
        <w:tc>
          <w:tcPr>
            <w:tcW w:w="5220" w:type="dxa"/>
            <w:vAlign w:val="center"/>
          </w:tcPr>
          <w:p w14:paraId="00C5E3AD">
            <w:pPr>
              <w:widowControl/>
              <w:jc w:val="left"/>
              <w:rPr>
                <w:sz w:val="30"/>
                <w:szCs w:val="30"/>
              </w:rPr>
            </w:pPr>
            <w:r>
              <w:rPr>
                <w:rFonts w:ascii="宋体" w:hAnsi="宋体" w:cs="宋体"/>
                <w:kern w:val="0"/>
                <w:sz w:val="30"/>
                <w:szCs w:val="30"/>
              </w:rPr>
              <w:t>公开招标</w:t>
            </w:r>
          </w:p>
        </w:tc>
      </w:tr>
      <w:tr w14:paraId="45B1D2AE">
        <w:tblPrEx>
          <w:tblCellMar>
            <w:top w:w="45" w:type="dxa"/>
            <w:left w:w="45" w:type="dxa"/>
            <w:bottom w:w="45" w:type="dxa"/>
            <w:right w:w="45" w:type="dxa"/>
          </w:tblCellMar>
        </w:tblPrEx>
        <w:trPr>
          <w:trHeight w:val="738" w:hRule="atLeast"/>
          <w:tblCellSpacing w:w="0" w:type="dxa"/>
          <w:jc w:val="center"/>
        </w:trPr>
        <w:tc>
          <w:tcPr>
            <w:tcW w:w="2723" w:type="dxa"/>
            <w:vAlign w:val="center"/>
          </w:tcPr>
          <w:p w14:paraId="6CB3BC6C">
            <w:pPr>
              <w:widowControl/>
              <w:jc w:val="right"/>
              <w:rPr>
                <w:sz w:val="30"/>
                <w:szCs w:val="30"/>
              </w:rPr>
            </w:pPr>
            <w:r>
              <w:rPr>
                <w:rFonts w:ascii="宋体" w:hAnsi="宋体" w:cs="宋体"/>
                <w:kern w:val="0"/>
                <w:sz w:val="30"/>
                <w:szCs w:val="30"/>
              </w:rPr>
              <w:t>货币类型：</w:t>
            </w:r>
          </w:p>
        </w:tc>
        <w:tc>
          <w:tcPr>
            <w:tcW w:w="5220" w:type="dxa"/>
            <w:vAlign w:val="center"/>
          </w:tcPr>
          <w:p w14:paraId="37979B30">
            <w:pPr>
              <w:widowControl/>
              <w:jc w:val="left"/>
              <w:rPr>
                <w:sz w:val="30"/>
                <w:szCs w:val="30"/>
              </w:rPr>
            </w:pPr>
            <w:r>
              <w:rPr>
                <w:rFonts w:ascii="宋体" w:hAnsi="宋体" w:cs="宋体"/>
                <w:kern w:val="0"/>
                <w:sz w:val="30"/>
                <w:szCs w:val="30"/>
              </w:rPr>
              <w:t>人民币</w:t>
            </w:r>
          </w:p>
        </w:tc>
      </w:tr>
      <w:tr w14:paraId="08FFDFDC">
        <w:tblPrEx>
          <w:tblCellMar>
            <w:top w:w="45" w:type="dxa"/>
            <w:left w:w="45" w:type="dxa"/>
            <w:bottom w:w="45" w:type="dxa"/>
            <w:right w:w="45" w:type="dxa"/>
          </w:tblCellMar>
        </w:tblPrEx>
        <w:trPr>
          <w:trHeight w:val="738" w:hRule="atLeast"/>
          <w:tblCellSpacing w:w="0" w:type="dxa"/>
          <w:jc w:val="center"/>
        </w:trPr>
        <w:tc>
          <w:tcPr>
            <w:tcW w:w="2723" w:type="dxa"/>
            <w:vAlign w:val="center"/>
          </w:tcPr>
          <w:p w14:paraId="4EBE0EAA">
            <w:pPr>
              <w:widowControl/>
              <w:jc w:val="right"/>
              <w:rPr>
                <w:sz w:val="30"/>
                <w:szCs w:val="30"/>
              </w:rPr>
            </w:pPr>
            <w:r>
              <w:rPr>
                <w:rFonts w:ascii="宋体" w:hAnsi="宋体" w:cs="宋体"/>
                <w:kern w:val="0"/>
                <w:sz w:val="30"/>
                <w:szCs w:val="30"/>
              </w:rPr>
              <w:t>评标方法：</w:t>
            </w:r>
          </w:p>
        </w:tc>
        <w:tc>
          <w:tcPr>
            <w:tcW w:w="5220" w:type="dxa"/>
            <w:vAlign w:val="center"/>
          </w:tcPr>
          <w:p w14:paraId="17DAF9D3">
            <w:pPr>
              <w:widowControl/>
              <w:jc w:val="left"/>
              <w:rPr>
                <w:sz w:val="30"/>
                <w:szCs w:val="30"/>
              </w:rPr>
            </w:pPr>
            <w:r>
              <w:rPr>
                <w:rFonts w:ascii="宋体" w:hAnsi="宋体" w:cs="宋体"/>
                <w:kern w:val="0"/>
                <w:sz w:val="30"/>
                <w:szCs w:val="30"/>
              </w:rPr>
              <w:t>综合评分法</w:t>
            </w:r>
          </w:p>
        </w:tc>
      </w:tr>
    </w:tbl>
    <w:p w14:paraId="2E461BBC">
      <w:pPr>
        <w:pStyle w:val="38"/>
        <w:jc w:val="center"/>
        <w:outlineLvl w:val="9"/>
        <w:rPr>
          <w:rFonts w:hint="eastAsia" w:ascii="黑体" w:hAnsi="黑体" w:eastAsia="黑体"/>
          <w:sz w:val="40"/>
          <w:szCs w:val="40"/>
        </w:rPr>
      </w:pPr>
    </w:p>
    <w:p w14:paraId="25B15DDB">
      <w:pPr>
        <w:pStyle w:val="38"/>
        <w:jc w:val="center"/>
        <w:outlineLvl w:val="1"/>
        <w:rPr>
          <w:rFonts w:hint="eastAsia" w:ascii="黑体" w:hAnsi="黑体" w:eastAsia="黑体"/>
          <w:sz w:val="40"/>
          <w:szCs w:val="40"/>
        </w:rPr>
        <w:sectPr>
          <w:headerReference r:id="rId5" w:type="first"/>
          <w:footerReference r:id="rId6" w:type="default"/>
          <w:footerReference r:id="rId7" w:type="even"/>
          <w:pgSz w:w="11907" w:h="16840"/>
          <w:pgMar w:top="1440" w:right="1417" w:bottom="1440" w:left="1417" w:header="851" w:footer="992" w:gutter="0"/>
          <w:cols w:space="720" w:num="1"/>
          <w:titlePg/>
          <w:docGrid w:linePitch="462" w:charSpace="0"/>
        </w:sectPr>
      </w:pPr>
    </w:p>
    <w:p w14:paraId="5413D694">
      <w:pPr>
        <w:pStyle w:val="38"/>
        <w:jc w:val="center"/>
        <w:outlineLvl w:val="1"/>
        <w:rPr>
          <w:rFonts w:ascii="黑体" w:hAnsi="黑体" w:eastAsia="黑体"/>
          <w:sz w:val="40"/>
          <w:szCs w:val="40"/>
        </w:rPr>
      </w:pPr>
      <w:r>
        <w:rPr>
          <w:rFonts w:hint="eastAsia" w:ascii="黑体" w:hAnsi="黑体" w:eastAsia="黑体"/>
          <w:sz w:val="40"/>
          <w:szCs w:val="40"/>
        </w:rPr>
        <w:t>资格性审查表</w:t>
      </w:r>
    </w:p>
    <w:tbl>
      <w:tblPr>
        <w:tblStyle w:val="43"/>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78"/>
      </w:tblGrid>
      <w:tr w14:paraId="3260978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45CD514A">
            <w:pPr>
              <w:jc w:val="center"/>
              <w:rPr>
                <w:rFonts w:ascii="宋体" w:hAnsi="宋体" w:cs="宋体"/>
                <w:sz w:val="28"/>
                <w:szCs w:val="28"/>
              </w:rPr>
            </w:pPr>
            <w:r>
              <w:rPr>
                <w:sz w:val="28"/>
                <w:szCs w:val="28"/>
              </w:rPr>
              <w:t>序号</w:t>
            </w:r>
          </w:p>
        </w:tc>
        <w:tc>
          <w:tcPr>
            <w:tcW w:w="8278"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6BF2F672">
            <w:pPr>
              <w:jc w:val="center"/>
              <w:rPr>
                <w:rFonts w:ascii="宋体" w:hAnsi="宋体" w:cs="宋体"/>
                <w:sz w:val="28"/>
                <w:szCs w:val="28"/>
              </w:rPr>
            </w:pPr>
            <w:r>
              <w:rPr>
                <w:sz w:val="28"/>
                <w:szCs w:val="28"/>
              </w:rPr>
              <w:t>内容</w:t>
            </w:r>
          </w:p>
        </w:tc>
      </w:tr>
      <w:tr w14:paraId="1CA1B3A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40FF7694">
            <w:pPr>
              <w:jc w:val="center"/>
              <w:rPr>
                <w:rFonts w:ascii="宋体" w:hAnsi="宋体" w:cs="宋体"/>
                <w:szCs w:val="21"/>
              </w:rPr>
            </w:pPr>
            <w:r>
              <w:rPr>
                <w:szCs w:val="21"/>
              </w:rPr>
              <w:t>1</w:t>
            </w:r>
          </w:p>
        </w:tc>
        <w:tc>
          <w:tcPr>
            <w:tcW w:w="8278" w:type="dxa"/>
            <w:tcBorders>
              <w:top w:val="single" w:color="000000" w:sz="8" w:space="0"/>
              <w:left w:val="single" w:color="000000" w:sz="8" w:space="0"/>
              <w:bottom w:val="single" w:color="000000" w:sz="8" w:space="0"/>
              <w:right w:val="single" w:color="000000" w:sz="8" w:space="0"/>
            </w:tcBorders>
          </w:tcPr>
          <w:p w14:paraId="5A852EE3">
            <w:pPr>
              <w:rPr>
                <w:rFonts w:ascii="宋体" w:hAnsi="宋体" w:cs="宋体"/>
                <w:szCs w:val="21"/>
              </w:rPr>
            </w:pPr>
            <w:r>
              <w:rPr>
                <w:rFonts w:ascii="宋体" w:hAnsi="宋体" w:cs="宋体"/>
                <w:kern w:val="0"/>
                <w:szCs w:val="21"/>
              </w:rPr>
              <w:t>投标人不</w:t>
            </w:r>
            <w:r>
              <w:rPr>
                <w:rFonts w:hint="eastAsia" w:ascii="宋体" w:hAnsi="宋体" w:cs="宋体"/>
                <w:kern w:val="0"/>
                <w:szCs w:val="21"/>
              </w:rPr>
              <w:t>符合</w:t>
            </w:r>
            <w:r>
              <w:rPr>
                <w:rFonts w:ascii="宋体" w:hAnsi="宋体" w:cs="宋体"/>
                <w:kern w:val="0"/>
                <w:szCs w:val="21"/>
              </w:rPr>
              <w:t>资格要求，或未提交相应的资格证明资料（详见招标公告</w:t>
            </w:r>
            <w:r>
              <w:rPr>
                <w:rFonts w:hint="eastAsia" w:ascii="宋体" w:hAnsi="宋体"/>
                <w:szCs w:val="21"/>
              </w:rPr>
              <w:t>投标人资格要求，即申请人的资格要求</w:t>
            </w:r>
            <w:r>
              <w:rPr>
                <w:rFonts w:ascii="宋体" w:hAnsi="宋体" w:cs="宋体"/>
                <w:kern w:val="0"/>
                <w:szCs w:val="21"/>
              </w:rPr>
              <w:t>）</w:t>
            </w:r>
          </w:p>
        </w:tc>
      </w:tr>
    </w:tbl>
    <w:p w14:paraId="7BEB40FF">
      <w:pPr>
        <w:pStyle w:val="38"/>
        <w:spacing w:before="280"/>
        <w:jc w:val="center"/>
        <w:outlineLvl w:val="1"/>
        <w:rPr>
          <w:rFonts w:ascii="黑体" w:hAnsi="黑体" w:eastAsia="黑体"/>
          <w:sz w:val="40"/>
          <w:szCs w:val="40"/>
        </w:rPr>
      </w:pPr>
      <w:r>
        <w:rPr>
          <w:rFonts w:hint="eastAsia" w:ascii="黑体" w:hAnsi="黑体" w:eastAsia="黑体"/>
          <w:sz w:val="40"/>
          <w:szCs w:val="40"/>
        </w:rPr>
        <w:t>符合性审查表</w:t>
      </w:r>
    </w:p>
    <w:tbl>
      <w:tblPr>
        <w:tblStyle w:val="43"/>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78"/>
      </w:tblGrid>
      <w:tr w14:paraId="4542B05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229BC0DF">
            <w:pPr>
              <w:jc w:val="center"/>
              <w:rPr>
                <w:rFonts w:ascii="宋体" w:hAnsi="宋体" w:cs="宋体"/>
                <w:sz w:val="28"/>
                <w:szCs w:val="28"/>
              </w:rPr>
            </w:pPr>
            <w:r>
              <w:rPr>
                <w:sz w:val="28"/>
                <w:szCs w:val="28"/>
              </w:rPr>
              <w:t>序号</w:t>
            </w:r>
          </w:p>
        </w:tc>
        <w:tc>
          <w:tcPr>
            <w:tcW w:w="8278"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4A25F066">
            <w:pPr>
              <w:jc w:val="center"/>
              <w:rPr>
                <w:rFonts w:ascii="宋体" w:hAnsi="宋体" w:cs="宋体"/>
                <w:sz w:val="28"/>
                <w:szCs w:val="28"/>
              </w:rPr>
            </w:pPr>
            <w:r>
              <w:rPr>
                <w:sz w:val="28"/>
                <w:szCs w:val="28"/>
              </w:rPr>
              <w:t>内容</w:t>
            </w:r>
          </w:p>
        </w:tc>
      </w:tr>
      <w:tr w14:paraId="13955C2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05EAA891">
            <w:pPr>
              <w:jc w:val="center"/>
              <w:rPr>
                <w:rFonts w:ascii="宋体" w:hAnsi="宋体" w:cs="宋体"/>
                <w:szCs w:val="21"/>
              </w:rPr>
            </w:pPr>
            <w:r>
              <w:rPr>
                <w:szCs w:val="21"/>
              </w:rPr>
              <w:t>1</w:t>
            </w:r>
          </w:p>
        </w:tc>
        <w:tc>
          <w:tcPr>
            <w:tcW w:w="8278" w:type="dxa"/>
            <w:tcBorders>
              <w:top w:val="single" w:color="000000" w:sz="8" w:space="0"/>
              <w:left w:val="single" w:color="000000" w:sz="8" w:space="0"/>
              <w:bottom w:val="single" w:color="000000" w:sz="8" w:space="0"/>
              <w:right w:val="single" w:color="000000" w:sz="8" w:space="0"/>
            </w:tcBorders>
          </w:tcPr>
          <w:p w14:paraId="1178632F">
            <w:pPr>
              <w:rPr>
                <w:rFonts w:ascii="宋体" w:hAnsi="宋体" w:cs="宋体"/>
                <w:szCs w:val="21"/>
              </w:rPr>
            </w:pPr>
            <w:r>
              <w:rPr>
                <w:rFonts w:hint="eastAsia"/>
                <w:lang w:val="en-US" w:eastAsia="zh-CN"/>
              </w:rPr>
              <w:t>不得</w:t>
            </w:r>
            <w:r>
              <w:rPr>
                <w:rFonts w:hint="eastAsia"/>
              </w:rPr>
              <w:t>将一个包的内容拆开投标；</w:t>
            </w:r>
          </w:p>
        </w:tc>
      </w:tr>
      <w:tr w14:paraId="4C3A753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72FC7E49">
            <w:pPr>
              <w:jc w:val="center"/>
              <w:rPr>
                <w:rFonts w:ascii="宋体" w:hAnsi="宋体" w:cs="宋体"/>
                <w:szCs w:val="21"/>
              </w:rPr>
            </w:pPr>
            <w:r>
              <w:rPr>
                <w:szCs w:val="21"/>
              </w:rPr>
              <w:t>2</w:t>
            </w:r>
          </w:p>
        </w:tc>
        <w:tc>
          <w:tcPr>
            <w:tcW w:w="8278" w:type="dxa"/>
            <w:tcBorders>
              <w:top w:val="single" w:color="000000" w:sz="8" w:space="0"/>
              <w:left w:val="single" w:color="000000" w:sz="8" w:space="0"/>
              <w:bottom w:val="single" w:color="000000" w:sz="8" w:space="0"/>
              <w:right w:val="single" w:color="000000" w:sz="8" w:space="0"/>
            </w:tcBorders>
          </w:tcPr>
          <w:p w14:paraId="5500D1A0">
            <w:pPr>
              <w:rPr>
                <w:rFonts w:ascii="宋体" w:hAnsi="宋体" w:cs="宋体"/>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14:paraId="1986314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6BD0105D">
            <w:pPr>
              <w:jc w:val="center"/>
              <w:rPr>
                <w:rFonts w:ascii="宋体" w:hAnsi="宋体" w:cs="宋体"/>
                <w:szCs w:val="21"/>
              </w:rPr>
            </w:pPr>
            <w:r>
              <w:rPr>
                <w:szCs w:val="21"/>
              </w:rPr>
              <w:t>3</w:t>
            </w:r>
          </w:p>
        </w:tc>
        <w:tc>
          <w:tcPr>
            <w:tcW w:w="8278" w:type="dxa"/>
            <w:tcBorders>
              <w:top w:val="single" w:color="000000" w:sz="8" w:space="0"/>
              <w:left w:val="single" w:color="000000" w:sz="8" w:space="0"/>
              <w:bottom w:val="single" w:color="000000" w:sz="8" w:space="0"/>
              <w:right w:val="single" w:color="000000" w:sz="8" w:space="0"/>
            </w:tcBorders>
          </w:tcPr>
          <w:p w14:paraId="60289556">
            <w:pPr>
              <w:rPr>
                <w:rFonts w:ascii="宋体" w:hAnsi="宋体" w:cs="宋体"/>
                <w:szCs w:val="21"/>
              </w:rPr>
            </w:pPr>
            <w:r>
              <w:rPr>
                <w:rFonts w:hint="eastAsia"/>
              </w:rPr>
              <w:t>分项报价或投标总价</w:t>
            </w:r>
            <w:r>
              <w:rPr>
                <w:rFonts w:hint="eastAsia"/>
                <w:lang w:val="en-US" w:eastAsia="zh-CN"/>
              </w:rPr>
              <w:t>不得</w:t>
            </w:r>
            <w:r>
              <w:rPr>
                <w:rFonts w:hint="eastAsia"/>
              </w:rPr>
              <w:t>高于相应预算金额（或设定的预算金额下的最高限价）；</w:t>
            </w:r>
          </w:p>
        </w:tc>
      </w:tr>
      <w:tr w14:paraId="475B763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22F84E6B">
            <w:pPr>
              <w:jc w:val="center"/>
              <w:rPr>
                <w:rFonts w:ascii="宋体" w:hAnsi="宋体" w:cs="宋体"/>
                <w:szCs w:val="21"/>
              </w:rPr>
            </w:pPr>
            <w:r>
              <w:rPr>
                <w:szCs w:val="21"/>
              </w:rPr>
              <w:t>4</w:t>
            </w:r>
          </w:p>
        </w:tc>
        <w:tc>
          <w:tcPr>
            <w:tcW w:w="8278" w:type="dxa"/>
            <w:tcBorders>
              <w:top w:val="single" w:color="000000" w:sz="8" w:space="0"/>
              <w:left w:val="single" w:color="000000" w:sz="8" w:space="0"/>
              <w:bottom w:val="single" w:color="000000" w:sz="8" w:space="0"/>
              <w:right w:val="single" w:color="000000" w:sz="8" w:space="0"/>
            </w:tcBorders>
          </w:tcPr>
          <w:p w14:paraId="22700C32">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14:paraId="61E0B45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711E29EE">
            <w:pPr>
              <w:jc w:val="center"/>
              <w:rPr>
                <w:rFonts w:ascii="宋体" w:hAnsi="宋体" w:cs="宋体"/>
                <w:szCs w:val="21"/>
              </w:rPr>
            </w:pPr>
            <w:r>
              <w:rPr>
                <w:szCs w:val="21"/>
              </w:rPr>
              <w:t>5</w:t>
            </w:r>
          </w:p>
        </w:tc>
        <w:tc>
          <w:tcPr>
            <w:tcW w:w="8278" w:type="dxa"/>
            <w:tcBorders>
              <w:top w:val="single" w:color="000000" w:sz="8" w:space="0"/>
              <w:left w:val="single" w:color="000000" w:sz="8" w:space="0"/>
              <w:bottom w:val="single" w:color="000000" w:sz="8" w:space="0"/>
              <w:right w:val="single" w:color="000000" w:sz="8" w:space="0"/>
            </w:tcBorders>
          </w:tcPr>
          <w:p w14:paraId="2B37738A">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14:paraId="5C3C905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0C8D008A">
            <w:pPr>
              <w:jc w:val="center"/>
              <w:rPr>
                <w:rFonts w:ascii="宋体" w:hAnsi="宋体" w:cs="宋体"/>
                <w:szCs w:val="21"/>
              </w:rPr>
            </w:pPr>
            <w:r>
              <w:rPr>
                <w:szCs w:val="21"/>
              </w:rPr>
              <w:t>6</w:t>
            </w:r>
          </w:p>
        </w:tc>
        <w:tc>
          <w:tcPr>
            <w:tcW w:w="8278" w:type="dxa"/>
            <w:tcBorders>
              <w:top w:val="single" w:color="000000" w:sz="8" w:space="0"/>
              <w:left w:val="single" w:color="000000" w:sz="8" w:space="0"/>
              <w:bottom w:val="single" w:color="000000" w:sz="8" w:space="0"/>
              <w:right w:val="single" w:color="000000" w:sz="8" w:space="0"/>
            </w:tcBorders>
          </w:tcPr>
          <w:p w14:paraId="37B153A9">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14:paraId="24A2C9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0383C5AE">
            <w:pPr>
              <w:jc w:val="center"/>
              <w:rPr>
                <w:rFonts w:ascii="宋体" w:hAnsi="宋体" w:cs="宋体"/>
                <w:szCs w:val="21"/>
              </w:rPr>
            </w:pPr>
            <w:r>
              <w:rPr>
                <w:szCs w:val="21"/>
              </w:rPr>
              <w:t>7</w:t>
            </w:r>
          </w:p>
        </w:tc>
        <w:tc>
          <w:tcPr>
            <w:tcW w:w="8278" w:type="dxa"/>
            <w:tcBorders>
              <w:top w:val="single" w:color="000000" w:sz="8" w:space="0"/>
              <w:left w:val="single" w:color="000000" w:sz="8" w:space="0"/>
              <w:bottom w:val="single" w:color="000000" w:sz="8" w:space="0"/>
              <w:right w:val="single" w:color="000000" w:sz="8" w:space="0"/>
            </w:tcBorders>
          </w:tcPr>
          <w:p w14:paraId="3B2D5474">
            <w:pPr>
              <w:rPr>
                <w:rFonts w:ascii="宋体" w:hAnsi="宋体" w:cs="宋体"/>
                <w:szCs w:val="21"/>
              </w:rPr>
            </w:pPr>
            <w:r>
              <w:rPr>
                <w:rFonts w:hint="eastAsia"/>
                <w:color w:val="auto"/>
                <w:lang w:val="en-US" w:eastAsia="zh-CN"/>
              </w:rPr>
              <w:t>采购标的/服务</w:t>
            </w:r>
            <w:r>
              <w:rPr>
                <w:rFonts w:hint="eastAsia" w:ascii="Times New Roman" w:eastAsia="宋体"/>
                <w:color w:val="auto"/>
                <w:lang w:val="en-US" w:eastAsia="zh-CN"/>
              </w:rPr>
              <w:t>清单</w:t>
            </w:r>
            <w:r>
              <w:rPr>
                <w:rFonts w:hint="eastAsia"/>
                <w:color w:val="auto"/>
                <w:lang w:val="en-US" w:eastAsia="zh-CN"/>
              </w:rPr>
              <w:t>/报价等任意一类</w:t>
            </w:r>
            <w:r>
              <w:rPr>
                <w:rFonts w:hint="eastAsia" w:ascii="Times New Roman" w:eastAsia="宋体"/>
                <w:color w:val="auto"/>
                <w:lang w:val="en-US" w:eastAsia="zh-CN"/>
              </w:rPr>
              <w:t>有缺漏项或响应不全</w:t>
            </w:r>
            <w:r>
              <w:rPr>
                <w:rFonts w:hint="eastAsia"/>
                <w:color w:val="auto"/>
                <w:lang w:val="en-US" w:eastAsia="zh-CN"/>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14:paraId="282ED80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28C53A32">
            <w:pPr>
              <w:jc w:val="center"/>
              <w:rPr>
                <w:rFonts w:ascii="宋体" w:hAnsi="宋体" w:cs="宋体"/>
                <w:szCs w:val="21"/>
              </w:rPr>
            </w:pPr>
            <w:r>
              <w:rPr>
                <w:szCs w:val="21"/>
              </w:rPr>
              <w:t>8</w:t>
            </w:r>
          </w:p>
        </w:tc>
        <w:tc>
          <w:tcPr>
            <w:tcW w:w="8278" w:type="dxa"/>
            <w:tcBorders>
              <w:top w:val="single" w:color="000000" w:sz="8" w:space="0"/>
              <w:left w:val="single" w:color="000000" w:sz="8" w:space="0"/>
              <w:bottom w:val="single" w:color="000000" w:sz="8" w:space="0"/>
              <w:right w:val="single" w:color="000000" w:sz="8" w:space="0"/>
            </w:tcBorders>
          </w:tcPr>
          <w:p w14:paraId="0728BB87">
            <w:pPr>
              <w:rPr>
                <w:rFonts w:ascii="宋体" w:hAnsi="宋体" w:cs="宋体"/>
                <w:szCs w:val="21"/>
              </w:rPr>
            </w:pPr>
            <w:r>
              <w:rPr>
                <w:rFonts w:hint="eastAsia"/>
              </w:rPr>
              <w:t>投标文件存在列放位置错误，导致属于信息公开情形的没有被公开；</w:t>
            </w:r>
          </w:p>
        </w:tc>
      </w:tr>
      <w:tr w14:paraId="31F66A5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568F196C">
            <w:pPr>
              <w:jc w:val="center"/>
              <w:rPr>
                <w:rFonts w:ascii="宋体" w:hAnsi="宋体" w:cs="宋体"/>
                <w:szCs w:val="21"/>
              </w:rPr>
            </w:pPr>
            <w:r>
              <w:rPr>
                <w:szCs w:val="21"/>
              </w:rPr>
              <w:t>9</w:t>
            </w:r>
          </w:p>
        </w:tc>
        <w:tc>
          <w:tcPr>
            <w:tcW w:w="8278" w:type="dxa"/>
            <w:tcBorders>
              <w:top w:val="single" w:color="000000" w:sz="8" w:space="0"/>
              <w:left w:val="single" w:color="000000" w:sz="8" w:space="0"/>
              <w:bottom w:val="single" w:color="000000" w:sz="8" w:space="0"/>
              <w:right w:val="single" w:color="000000" w:sz="8" w:space="0"/>
            </w:tcBorders>
          </w:tcPr>
          <w:p w14:paraId="14C998FE">
            <w:pPr>
              <w:rPr>
                <w:rFonts w:ascii="宋体" w:hAnsi="宋体" w:cs="宋体"/>
                <w:szCs w:val="21"/>
              </w:rPr>
            </w:pPr>
            <w:r>
              <w:rPr>
                <w:rFonts w:hint="eastAsia"/>
              </w:rPr>
              <w:t>投标文件电子文档</w:t>
            </w:r>
            <w:r>
              <w:rPr>
                <w:rFonts w:hint="eastAsia"/>
                <w:lang w:val="en-US" w:eastAsia="zh-CN"/>
              </w:rPr>
              <w:t>不得</w:t>
            </w:r>
            <w:r>
              <w:rPr>
                <w:rFonts w:hint="eastAsia"/>
              </w:rPr>
              <w:t>带病毒；</w:t>
            </w:r>
          </w:p>
        </w:tc>
      </w:tr>
      <w:tr w14:paraId="665749D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59326F3B">
            <w:pPr>
              <w:jc w:val="center"/>
              <w:rPr>
                <w:rFonts w:ascii="宋体" w:hAnsi="宋体" w:cs="宋体"/>
                <w:szCs w:val="21"/>
              </w:rPr>
            </w:pPr>
            <w:r>
              <w:rPr>
                <w:szCs w:val="21"/>
              </w:rPr>
              <w:t>10</w:t>
            </w:r>
          </w:p>
        </w:tc>
        <w:tc>
          <w:tcPr>
            <w:tcW w:w="8278" w:type="dxa"/>
            <w:tcBorders>
              <w:top w:val="single" w:color="000000" w:sz="8" w:space="0"/>
              <w:left w:val="single" w:color="000000" w:sz="8" w:space="0"/>
              <w:bottom w:val="single" w:color="000000" w:sz="8" w:space="0"/>
              <w:right w:val="single" w:color="000000" w:sz="8" w:space="0"/>
            </w:tcBorders>
          </w:tcPr>
          <w:p w14:paraId="681A0DD8">
            <w:pPr>
              <w:rPr>
                <w:rFonts w:ascii="宋体" w:hAnsi="宋体" w:cs="宋体"/>
                <w:szCs w:val="21"/>
              </w:rPr>
            </w:pPr>
            <w:r>
              <w:rPr>
                <w:rFonts w:hint="eastAsia"/>
              </w:rPr>
              <w:t>投标文件用不属于本公司的电子密钥或电子营业执照进行加密的；</w:t>
            </w:r>
          </w:p>
        </w:tc>
      </w:tr>
      <w:tr w14:paraId="1DF4B3F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17A01010">
            <w:pPr>
              <w:widowControl/>
              <w:jc w:val="center"/>
              <w:textAlignment w:val="top"/>
              <w:rPr>
                <w:rFonts w:ascii="宋体" w:hAnsi="宋体" w:cs="宋体"/>
                <w:szCs w:val="21"/>
              </w:rPr>
            </w:pPr>
            <w:r>
              <w:rPr>
                <w:rFonts w:hint="eastAsia"/>
                <w:szCs w:val="24"/>
                <w:lang w:val="en-US" w:eastAsia="zh-CN"/>
              </w:rPr>
              <w:t>11</w:t>
            </w:r>
          </w:p>
        </w:tc>
        <w:tc>
          <w:tcPr>
            <w:tcW w:w="8278" w:type="dxa"/>
            <w:tcBorders>
              <w:top w:val="single" w:color="000000" w:sz="8" w:space="0"/>
              <w:left w:val="single" w:color="000000" w:sz="8" w:space="0"/>
              <w:bottom w:val="single" w:color="000000" w:sz="8" w:space="0"/>
              <w:right w:val="single" w:color="000000" w:sz="8" w:space="0"/>
            </w:tcBorders>
          </w:tcPr>
          <w:p w14:paraId="1B8D969E">
            <w:pPr>
              <w:widowControl/>
              <w:jc w:val="left"/>
              <w:textAlignment w:val="top"/>
            </w:pPr>
            <w:r>
              <w:rPr>
                <w:rFonts w:hint="eastAsia" w:ascii="Times New Roman" w:hAnsi="Times New Roman" w:eastAsia="宋体" w:cs="Times New Roman"/>
                <w:sz w:val="21"/>
                <w:szCs w:val="24"/>
              </w:rPr>
              <w:t>不同投标供应商投标文件“文件制作机器码”一致</w:t>
            </w:r>
            <w:r>
              <w:rPr>
                <w:rFonts w:hint="eastAsia" w:ascii="Times New Roman" w:hAnsi="Times New Roman" w:eastAsia="宋体" w:cs="Times New Roman"/>
                <w:sz w:val="21"/>
                <w:szCs w:val="24"/>
                <w:lang w:eastAsia="zh-CN"/>
              </w:rPr>
              <w:t>；</w:t>
            </w:r>
          </w:p>
        </w:tc>
      </w:tr>
      <w:tr w14:paraId="7861E8D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63BBB577">
            <w:pPr>
              <w:widowControl/>
              <w:jc w:val="center"/>
              <w:textAlignment w:val="top"/>
              <w:rPr>
                <w:rFonts w:ascii="宋体" w:hAnsi="宋体" w:cs="宋体"/>
                <w:szCs w:val="21"/>
              </w:rPr>
            </w:pPr>
            <w:r>
              <w:rPr>
                <w:rFonts w:hint="eastAsia"/>
                <w:szCs w:val="24"/>
                <w:lang w:val="en-US" w:eastAsia="zh-CN"/>
              </w:rPr>
              <w:t>12</w:t>
            </w:r>
          </w:p>
        </w:tc>
        <w:tc>
          <w:tcPr>
            <w:tcW w:w="8278" w:type="dxa"/>
            <w:tcBorders>
              <w:top w:val="single" w:color="000000" w:sz="8" w:space="0"/>
              <w:left w:val="single" w:color="000000" w:sz="8" w:space="0"/>
              <w:bottom w:val="single" w:color="000000" w:sz="8" w:space="0"/>
              <w:right w:val="single" w:color="000000" w:sz="8" w:space="0"/>
            </w:tcBorders>
          </w:tcPr>
          <w:p w14:paraId="62A4B7C8">
            <w:pPr>
              <w:widowControl/>
              <w:jc w:val="left"/>
              <w:textAlignment w:val="top"/>
            </w:pPr>
            <w:r>
              <w:rPr>
                <w:rFonts w:hint="eastAsia" w:ascii="Times New Roman" w:hAnsi="Times New Roman" w:eastAsia="宋体" w:cs="Times New Roman"/>
                <w:sz w:val="21"/>
                <w:szCs w:val="24"/>
              </w:rPr>
              <w:t>不同投标供应商投标文件“文件创建标识码”一致</w:t>
            </w:r>
            <w:r>
              <w:rPr>
                <w:rFonts w:hint="eastAsia" w:ascii="Times New Roman" w:hAnsi="Times New Roman" w:eastAsia="宋体" w:cs="Times New Roman"/>
                <w:sz w:val="21"/>
                <w:szCs w:val="24"/>
                <w:lang w:eastAsia="zh-CN"/>
              </w:rPr>
              <w:t>；</w:t>
            </w:r>
          </w:p>
        </w:tc>
      </w:tr>
      <w:tr w14:paraId="2984769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79A2DCF8">
            <w:pPr>
              <w:jc w:val="center"/>
              <w:rPr>
                <w:rFonts w:hint="eastAsia" w:ascii="宋体" w:hAnsi="宋体" w:eastAsia="宋体" w:cs="宋体"/>
                <w:szCs w:val="21"/>
                <w:lang w:eastAsia="zh-CN"/>
              </w:rPr>
            </w:pPr>
            <w:r>
              <w:rPr>
                <w:szCs w:val="21"/>
              </w:rPr>
              <w:t>1</w:t>
            </w:r>
            <w:r>
              <w:rPr>
                <w:rFonts w:hint="eastAsia"/>
                <w:szCs w:val="21"/>
                <w:lang w:val="en-US" w:eastAsia="zh-CN"/>
              </w:rPr>
              <w:t>3</w:t>
            </w:r>
          </w:p>
        </w:tc>
        <w:tc>
          <w:tcPr>
            <w:tcW w:w="8278" w:type="dxa"/>
            <w:tcBorders>
              <w:top w:val="single" w:color="000000" w:sz="8" w:space="0"/>
              <w:left w:val="single" w:color="000000" w:sz="8" w:space="0"/>
              <w:bottom w:val="single" w:color="000000" w:sz="8" w:space="0"/>
              <w:right w:val="single" w:color="000000" w:sz="8" w:space="0"/>
            </w:tcBorders>
          </w:tcPr>
          <w:p w14:paraId="7D9206A4">
            <w:pPr>
              <w:rPr>
                <w:rFonts w:ascii="宋体" w:hAnsi="宋体" w:cs="宋体"/>
                <w:szCs w:val="21"/>
              </w:rPr>
            </w:pPr>
            <w:r>
              <w:rPr>
                <w:rFonts w:hint="eastAsia"/>
              </w:rPr>
              <w:t>法律、法规、规章、规范性文件规定的其他情形。</w:t>
            </w:r>
          </w:p>
        </w:tc>
      </w:tr>
    </w:tbl>
    <w:p w14:paraId="64DE6451">
      <w:pPr>
        <w:pStyle w:val="38"/>
        <w:jc w:val="center"/>
        <w:outlineLvl w:val="9"/>
        <w:rPr>
          <w:rFonts w:hint="eastAsia" w:ascii="黑体" w:hAnsi="黑体" w:eastAsia="黑体"/>
          <w:sz w:val="40"/>
          <w:szCs w:val="40"/>
        </w:rPr>
      </w:pPr>
    </w:p>
    <w:p w14:paraId="44B67386">
      <w:pPr>
        <w:pStyle w:val="38"/>
        <w:jc w:val="center"/>
        <w:outlineLvl w:val="1"/>
        <w:rPr>
          <w:rFonts w:hint="eastAsia" w:ascii="黑体" w:hAnsi="黑体" w:eastAsia="黑体"/>
          <w:sz w:val="40"/>
          <w:szCs w:val="40"/>
        </w:rPr>
        <w:sectPr>
          <w:pgSz w:w="11907" w:h="16840"/>
          <w:pgMar w:top="1440" w:right="1417" w:bottom="1440" w:left="1417" w:header="851" w:footer="992" w:gutter="0"/>
          <w:cols w:space="720" w:num="1"/>
          <w:titlePg/>
          <w:docGrid w:linePitch="462" w:charSpace="0"/>
        </w:sectPr>
      </w:pPr>
    </w:p>
    <w:p w14:paraId="6E933477">
      <w:pPr>
        <w:pStyle w:val="38"/>
        <w:jc w:val="center"/>
        <w:outlineLvl w:val="1"/>
        <w:rPr>
          <w:rFonts w:ascii="黑体" w:hAnsi="黑体" w:eastAsia="黑体"/>
          <w:sz w:val="40"/>
          <w:szCs w:val="40"/>
        </w:rPr>
      </w:pPr>
      <w:r>
        <w:rPr>
          <w:rFonts w:hint="eastAsia" w:ascii="黑体" w:hAnsi="黑体" w:eastAsia="黑体"/>
          <w:sz w:val="40"/>
          <w:szCs w:val="40"/>
        </w:rPr>
        <w:t>评标信息</w:t>
      </w:r>
    </w:p>
    <w:tbl>
      <w:tblPr>
        <w:tblStyle w:val="43"/>
        <w:tblW w:w="9113" w:type="dxa"/>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8873"/>
        <w:gridCol w:w="240"/>
      </w:tblGrid>
      <w:tr w14:paraId="18E90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blCellSpacing w:w="0" w:type="dxa"/>
          <w:jc w:val="center"/>
        </w:trPr>
        <w:tc>
          <w:tcPr>
            <w:tcW w:w="8873" w:type="dxa"/>
            <w:vAlign w:val="center"/>
          </w:tcPr>
          <w:p w14:paraId="47E12249">
            <w:pPr>
              <w:widowControl/>
              <w:jc w:val="left"/>
              <w:rPr>
                <w:b/>
                <w:bCs/>
                <w:sz w:val="24"/>
              </w:rPr>
            </w:pPr>
            <w:r>
              <w:rPr>
                <w:b/>
                <w:bCs/>
              </w:rPr>
              <w:t>评标方法：</w:t>
            </w:r>
            <w:r>
              <w:rPr>
                <w:b/>
                <w:bCs/>
                <w:strike w:val="0"/>
                <w:dstrike w:val="0"/>
              </w:rPr>
              <w:t>综合评分法</w:t>
            </w:r>
          </w:p>
        </w:tc>
        <w:tc>
          <w:tcPr>
            <w:tcW w:w="240" w:type="dxa"/>
            <w:vAlign w:val="center"/>
          </w:tcPr>
          <w:p w14:paraId="2DF796BE">
            <w:pPr>
              <w:jc w:val="right"/>
              <w:rPr>
                <w:rFonts w:ascii="宋体"/>
                <w:b/>
                <w:bCs/>
                <w:sz w:val="24"/>
              </w:rPr>
            </w:pPr>
          </w:p>
        </w:tc>
      </w:tr>
      <w:tr w14:paraId="03F73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blCellSpacing w:w="0" w:type="dxa"/>
          <w:jc w:val="center"/>
        </w:trPr>
        <w:tc>
          <w:tcPr>
            <w:tcW w:w="9113" w:type="dxa"/>
            <w:gridSpan w:val="2"/>
            <w:vAlign w:val="center"/>
          </w:tcPr>
          <w:p w14:paraId="0E1D5694">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hint="eastAsia" w:eastAsia="宋体"/>
                <w:sz w:val="21"/>
                <w:szCs w:val="21"/>
                <w:lang w:eastAsia="zh-CN"/>
              </w:rPr>
            </w:pPr>
            <w:r>
              <w:rPr>
                <w:rFonts w:hint="eastAsia"/>
                <w:sz w:val="21"/>
                <w:szCs w:val="21"/>
              </w:rPr>
              <w:t>综合评分法，是指投标文件满足招标文件全部实质性要求，且按照招标文件规定的各项因素进行综合评审，评标总得分排名前列的投标人为中标候选人的评标方法</w:t>
            </w:r>
            <w:r>
              <w:rPr>
                <w:sz w:val="21"/>
                <w:szCs w:val="21"/>
              </w:rPr>
              <w:t>。</w:t>
            </w:r>
          </w:p>
          <w:p w14:paraId="127D0AC5">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r>
              <w:rPr>
                <w:sz w:val="21"/>
                <w:szCs w:val="21"/>
              </w:rPr>
              <w:t>价格分计算方法：</w:t>
            </w:r>
          </w:p>
          <w:p w14:paraId="7A929FD0">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 xml:space="preserve">采用低价优先法计算，即满足招标文件要求且投标价格最低的投标报价为评标基准价，其价格分为满分。其他投标人的价格分统一按照下列公式计算： </w:t>
            </w:r>
            <w:r>
              <w:rPr>
                <w:rFonts w:ascii="Times New Roman" w:hAnsi="Times New Roman" w:eastAsia="宋体" w:cs="Times New Roman"/>
                <w:kern w:val="2"/>
                <w:sz w:val="21"/>
                <w:szCs w:val="21"/>
                <w:lang w:val="en-US" w:eastAsia="zh-CN" w:bidi="ar-SA"/>
              </w:rPr>
              <w:br w:type="textWrapping"/>
            </w:r>
            <w:r>
              <w:rPr>
                <w:rFonts w:ascii="Times New Roman" w:hAnsi="Times New Roman" w:eastAsia="宋体" w:cs="Times New Roman"/>
                <w:kern w:val="2"/>
                <w:sz w:val="21"/>
                <w:szCs w:val="21"/>
                <w:lang w:val="en-US" w:eastAsia="zh-CN" w:bidi="ar-SA"/>
              </w:rPr>
              <w:t xml:space="preserve">投标报价得分=(评标基准价／投标报价)×100 </w:t>
            </w:r>
            <w:r>
              <w:rPr>
                <w:rFonts w:ascii="Times New Roman" w:hAnsi="Times New Roman" w:eastAsia="宋体" w:cs="Times New Roman"/>
                <w:kern w:val="2"/>
                <w:sz w:val="21"/>
                <w:szCs w:val="21"/>
                <w:lang w:val="en-US" w:eastAsia="zh-CN" w:bidi="ar-SA"/>
              </w:rPr>
              <w:br w:type="textWrapping"/>
            </w:r>
            <w:r>
              <w:rPr>
                <w:rFonts w:ascii="Times New Roman" w:hAnsi="Times New Roman" w:eastAsia="宋体" w:cs="Times New Roman"/>
                <w:kern w:val="2"/>
                <w:sz w:val="21"/>
                <w:szCs w:val="21"/>
                <w:lang w:val="en-US" w:eastAsia="zh-CN" w:bidi="ar-SA"/>
              </w:rPr>
              <w:t xml:space="preserve">评标总得分＝F1×A1＋F2×A2＋……＋Fn×An </w:t>
            </w:r>
            <w:r>
              <w:rPr>
                <w:rFonts w:ascii="Times New Roman" w:hAnsi="Times New Roman" w:eastAsia="宋体" w:cs="Times New Roman"/>
                <w:kern w:val="2"/>
                <w:sz w:val="21"/>
                <w:szCs w:val="21"/>
                <w:lang w:val="en-US" w:eastAsia="zh-CN" w:bidi="ar-SA"/>
              </w:rPr>
              <w:br w:type="textWrapping"/>
            </w:r>
            <w:r>
              <w:rPr>
                <w:rFonts w:ascii="Times New Roman" w:hAnsi="Times New Roman" w:eastAsia="宋体" w:cs="Times New Roman"/>
                <w:kern w:val="2"/>
                <w:sz w:val="21"/>
                <w:szCs w:val="21"/>
                <w:lang w:val="en-US" w:eastAsia="zh-CN" w:bidi="ar-SA"/>
              </w:rPr>
              <w:t xml:space="preserve">F1、F2……Fn分别为各项评审因素的得分； </w:t>
            </w:r>
            <w:r>
              <w:rPr>
                <w:rFonts w:ascii="Times New Roman" w:hAnsi="Times New Roman" w:eastAsia="宋体" w:cs="Times New Roman"/>
                <w:kern w:val="2"/>
                <w:sz w:val="21"/>
                <w:szCs w:val="21"/>
                <w:lang w:val="en-US" w:eastAsia="zh-CN" w:bidi="ar-SA"/>
              </w:rPr>
              <w:br w:type="textWrapping"/>
            </w:r>
            <w:r>
              <w:rPr>
                <w:rFonts w:ascii="Times New Roman" w:hAnsi="Times New Roman" w:eastAsia="宋体" w:cs="Times New Roman"/>
                <w:kern w:val="2"/>
                <w:sz w:val="21"/>
                <w:szCs w:val="21"/>
                <w:lang w:val="en-US" w:eastAsia="zh-CN" w:bidi="ar-SA"/>
              </w:rPr>
              <w:t xml:space="preserve">A1、A2、……An 分别为各项评审因素所占的权重(A1＋A2＋……＋An＝1)。 </w:t>
            </w:r>
            <w:r>
              <w:rPr>
                <w:rFonts w:ascii="Times New Roman" w:hAnsi="Times New Roman" w:eastAsia="宋体" w:cs="Times New Roman"/>
                <w:kern w:val="2"/>
                <w:sz w:val="21"/>
                <w:szCs w:val="21"/>
                <w:lang w:val="en-US" w:eastAsia="zh-CN" w:bidi="ar-SA"/>
              </w:rPr>
              <w:br w:type="textWrapping"/>
            </w:r>
            <w:r>
              <w:rPr>
                <w:rFonts w:ascii="Times New Roman" w:hAnsi="Times New Roman" w:eastAsia="宋体" w:cs="Times New Roman"/>
                <w:kern w:val="2"/>
                <w:sz w:val="21"/>
                <w:szCs w:val="21"/>
                <w:lang w:val="en-US" w:eastAsia="zh-CN" w:bidi="ar-SA"/>
              </w:rPr>
              <w:t>评标过程中，不得去掉报价中的最高报价和最低报价。</w:t>
            </w:r>
          </w:p>
          <w:p w14:paraId="1E2B0766">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因落实政府采购政策进行价格调整的，以调整后的价格计算评标基准价和投标报价。</w:t>
            </w:r>
          </w:p>
          <w:p w14:paraId="0FFB16AA">
            <w:pPr>
              <w:ind w:firstLine="422" w:firstLineChars="200"/>
              <w:rPr>
                <w:rFonts w:ascii="Times New Roman" w:hAnsi="Times New Roman" w:eastAsia="宋体" w:cs="Times New Roman"/>
                <w:kern w:val="0"/>
                <w:sz w:val="24"/>
                <w:szCs w:val="24"/>
                <w:lang w:val="en-US" w:eastAsia="zh-CN" w:bidi="ar-SA"/>
              </w:rPr>
            </w:pPr>
            <w:r>
              <w:rPr>
                <w:rFonts w:hint="eastAsia"/>
                <w:b/>
                <w:bCs/>
                <w:color w:val="FF0000"/>
              </w:rPr>
              <w:t>注：投标人的“投标技术响应”“技术要求偏离表中偏离情况”等必须与客观实际保持一致，响应不实且情节严重的，经查实，将依法记入供应商诚信档案或受到行政处罚。</w:t>
            </w:r>
          </w:p>
        </w:tc>
      </w:tr>
    </w:tbl>
    <w:p w14:paraId="4821DF96">
      <w:pPr>
        <w:rPr>
          <w:vanish/>
        </w:rPr>
      </w:pPr>
    </w:p>
    <w:tbl>
      <w:tblPr>
        <w:tblStyle w:val="43"/>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680"/>
        <w:gridCol w:w="680"/>
        <w:gridCol w:w="2835"/>
        <w:gridCol w:w="681"/>
        <w:gridCol w:w="4196"/>
      </w:tblGrid>
      <w:tr w14:paraId="507F2FC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220ECF5A">
            <w:pPr>
              <w:wordWrap w:val="0"/>
              <w:jc w:val="center"/>
              <w:rPr>
                <w:rFonts w:ascii="宋体" w:hAnsi="宋体" w:cs="宋体"/>
                <w:b/>
                <w:bCs/>
                <w:sz w:val="24"/>
              </w:rPr>
            </w:pPr>
            <w:r>
              <w:rPr>
                <w:b/>
                <w:bCs/>
              </w:rPr>
              <w:t>序号</w:t>
            </w:r>
          </w:p>
        </w:tc>
        <w:tc>
          <w:tcPr>
            <w:tcW w:w="4196" w:type="dxa"/>
            <w:gridSpan w:val="3"/>
            <w:tcBorders>
              <w:top w:val="single" w:color="000000" w:sz="8" w:space="0"/>
              <w:left w:val="single" w:color="000000" w:sz="8" w:space="0"/>
              <w:bottom w:val="single" w:color="000000" w:sz="8" w:space="0"/>
              <w:right w:val="single" w:color="000000" w:sz="8" w:space="0"/>
            </w:tcBorders>
            <w:shd w:val="clear" w:color="auto" w:fill="E6EFFA"/>
            <w:vAlign w:val="center"/>
          </w:tcPr>
          <w:p w14:paraId="10ED2B4E">
            <w:pPr>
              <w:wordWrap w:val="0"/>
              <w:jc w:val="center"/>
              <w:rPr>
                <w:rFonts w:ascii="宋体" w:hAnsi="宋体" w:cs="宋体"/>
                <w:b/>
                <w:bCs/>
                <w:sz w:val="24"/>
              </w:rPr>
            </w:pPr>
            <w:r>
              <w:rPr>
                <w:b/>
                <w:bCs/>
              </w:rPr>
              <w:t>评分项</w:t>
            </w:r>
          </w:p>
        </w:tc>
        <w:tc>
          <w:tcPr>
            <w:tcW w:w="4196"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154EE910">
            <w:pPr>
              <w:wordWrap w:val="0"/>
              <w:jc w:val="center"/>
              <w:rPr>
                <w:rFonts w:ascii="宋体" w:hAnsi="宋体" w:cs="宋体"/>
                <w:b/>
                <w:bCs/>
                <w:sz w:val="24"/>
              </w:rPr>
            </w:pPr>
            <w:r>
              <w:rPr>
                <w:b/>
                <w:bCs/>
              </w:rPr>
              <w:t>权重(%)</w:t>
            </w:r>
          </w:p>
        </w:tc>
      </w:tr>
      <w:tr w14:paraId="267CEF9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bottom w:val="single" w:color="000000" w:sz="8" w:space="0"/>
              <w:right w:val="single" w:color="000000" w:sz="8" w:space="0"/>
            </w:tcBorders>
          </w:tcPr>
          <w:p w14:paraId="3DCDE9FD">
            <w:pPr>
              <w:wordWrap w:val="0"/>
              <w:jc w:val="center"/>
              <w:rPr>
                <w:rFonts w:ascii="宋体" w:hAnsi="宋体" w:cs="宋体"/>
                <w:b/>
                <w:bCs/>
                <w:color w:val="0000FF"/>
                <w:sz w:val="24"/>
              </w:rPr>
            </w:pPr>
            <w:r>
              <w:rPr>
                <w:b/>
                <w:bCs/>
                <w:color w:val="0000FF"/>
              </w:rPr>
              <w:t>1</w:t>
            </w:r>
          </w:p>
        </w:tc>
        <w:tc>
          <w:tcPr>
            <w:tcW w:w="4196" w:type="dxa"/>
            <w:gridSpan w:val="3"/>
            <w:tcBorders>
              <w:top w:val="single" w:color="000000" w:sz="8" w:space="0"/>
              <w:left w:val="single" w:color="000000" w:sz="8" w:space="0"/>
              <w:bottom w:val="single" w:color="000000" w:sz="8" w:space="0"/>
              <w:right w:val="single" w:color="000000" w:sz="8" w:space="0"/>
            </w:tcBorders>
          </w:tcPr>
          <w:p w14:paraId="1734317A">
            <w:pPr>
              <w:wordWrap w:val="0"/>
              <w:jc w:val="center"/>
              <w:rPr>
                <w:rFonts w:ascii="宋体" w:hAnsi="宋体" w:cs="宋体"/>
                <w:b/>
                <w:bCs/>
                <w:color w:val="0000FF"/>
                <w:sz w:val="24"/>
              </w:rPr>
            </w:pPr>
            <w:r>
              <w:rPr>
                <w:b/>
                <w:bCs/>
                <w:color w:val="0000FF"/>
              </w:rPr>
              <w:t>价格</w:t>
            </w:r>
          </w:p>
        </w:tc>
        <w:tc>
          <w:tcPr>
            <w:tcW w:w="4196" w:type="dxa"/>
            <w:tcBorders>
              <w:top w:val="single" w:color="000000" w:sz="8" w:space="0"/>
              <w:left w:val="single" w:color="000000" w:sz="8" w:space="0"/>
              <w:bottom w:val="single" w:color="000000" w:sz="8" w:space="0"/>
              <w:right w:val="single" w:color="000000" w:sz="8" w:space="0"/>
            </w:tcBorders>
          </w:tcPr>
          <w:p w14:paraId="2D270DCF">
            <w:pPr>
              <w:wordWrap w:val="0"/>
              <w:jc w:val="center"/>
              <w:rPr>
                <w:rFonts w:ascii="宋体" w:hAnsi="宋体" w:cs="宋体"/>
                <w:b/>
                <w:bCs/>
                <w:color w:val="0000FF"/>
                <w:sz w:val="24"/>
              </w:rPr>
            </w:pPr>
            <w:r>
              <w:rPr>
                <w:rFonts w:hint="eastAsia"/>
                <w:b/>
                <w:bCs/>
                <w:color w:val="0000FF"/>
              </w:rPr>
              <w:t>1</w:t>
            </w:r>
            <w:r>
              <w:rPr>
                <w:b/>
                <w:bCs/>
                <w:color w:val="0000FF"/>
              </w:rPr>
              <w:t>0</w:t>
            </w:r>
          </w:p>
        </w:tc>
      </w:tr>
      <w:tr w14:paraId="784B2B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071E866A">
            <w:pPr>
              <w:rPr>
                <w:rFonts w:ascii="宋体" w:hAnsi="宋体" w:cs="宋体"/>
                <w:b/>
                <w:bCs/>
                <w:color w:val="0000FF"/>
                <w:sz w:val="24"/>
              </w:rPr>
            </w:pPr>
          </w:p>
        </w:tc>
        <w:tc>
          <w:tcPr>
            <w:tcW w:w="8392" w:type="dxa"/>
            <w:gridSpan w:val="4"/>
            <w:tcBorders>
              <w:top w:val="single" w:color="000000" w:sz="8" w:space="0"/>
              <w:left w:val="single" w:color="000000" w:sz="8" w:space="0"/>
              <w:bottom w:val="single" w:color="000000" w:sz="8" w:space="0"/>
              <w:right w:val="single" w:color="000000" w:sz="8" w:space="0"/>
            </w:tcBorders>
          </w:tcPr>
          <w:p w14:paraId="254D8BDA">
            <w:pPr>
              <w:wordWrap w:val="0"/>
              <w:rPr>
                <w:rFonts w:ascii="宋体" w:hAnsi="宋体" w:cs="宋体"/>
                <w:szCs w:val="21"/>
              </w:rPr>
            </w:pPr>
          </w:p>
        </w:tc>
      </w:tr>
      <w:tr w14:paraId="02DBF0B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bottom w:val="single" w:color="000000" w:sz="8" w:space="0"/>
              <w:right w:val="single" w:color="000000" w:sz="8" w:space="0"/>
            </w:tcBorders>
          </w:tcPr>
          <w:p w14:paraId="3406F17B">
            <w:pPr>
              <w:wordWrap w:val="0"/>
              <w:jc w:val="center"/>
              <w:rPr>
                <w:rFonts w:ascii="宋体" w:hAnsi="宋体" w:cs="宋体"/>
                <w:b/>
                <w:bCs/>
                <w:color w:val="0000FF"/>
                <w:sz w:val="24"/>
              </w:rPr>
            </w:pPr>
            <w:r>
              <w:rPr>
                <w:b/>
                <w:bCs/>
                <w:color w:val="0000FF"/>
              </w:rPr>
              <w:t>2</w:t>
            </w:r>
          </w:p>
        </w:tc>
        <w:tc>
          <w:tcPr>
            <w:tcW w:w="4196" w:type="dxa"/>
            <w:gridSpan w:val="3"/>
            <w:tcBorders>
              <w:top w:val="single" w:color="000000" w:sz="8" w:space="0"/>
              <w:left w:val="single" w:color="000000" w:sz="8" w:space="0"/>
              <w:bottom w:val="single" w:color="000000" w:sz="8" w:space="0"/>
              <w:right w:val="single" w:color="000000" w:sz="8" w:space="0"/>
            </w:tcBorders>
          </w:tcPr>
          <w:p w14:paraId="0186FBAA">
            <w:pPr>
              <w:wordWrap w:val="0"/>
              <w:jc w:val="center"/>
              <w:rPr>
                <w:rFonts w:ascii="宋体" w:hAnsi="宋体" w:cs="宋体"/>
                <w:b/>
                <w:bCs/>
                <w:color w:val="0000FF"/>
                <w:sz w:val="24"/>
              </w:rPr>
            </w:pPr>
            <w:r>
              <w:rPr>
                <w:b/>
                <w:bCs/>
                <w:color w:val="0000FF"/>
              </w:rPr>
              <w:t>技术</w:t>
            </w:r>
            <w:r>
              <w:rPr>
                <w:rFonts w:hint="eastAsia"/>
                <w:b/>
                <w:bCs/>
                <w:color w:val="0000FF"/>
              </w:rPr>
              <w:t>部分</w:t>
            </w:r>
          </w:p>
        </w:tc>
        <w:tc>
          <w:tcPr>
            <w:tcW w:w="4196" w:type="dxa"/>
            <w:tcBorders>
              <w:top w:val="single" w:color="000000" w:sz="8" w:space="0"/>
              <w:left w:val="single" w:color="000000" w:sz="8" w:space="0"/>
              <w:bottom w:val="single" w:color="000000" w:sz="8" w:space="0"/>
              <w:right w:val="single" w:color="000000" w:sz="8" w:space="0"/>
            </w:tcBorders>
          </w:tcPr>
          <w:p w14:paraId="026C0F56">
            <w:pPr>
              <w:wordWrap w:val="0"/>
              <w:jc w:val="center"/>
              <w:rPr>
                <w:rFonts w:hint="default" w:ascii="宋体" w:hAnsi="宋体" w:eastAsia="宋体" w:cs="宋体"/>
                <w:b/>
                <w:bCs/>
                <w:color w:val="0000FF"/>
                <w:sz w:val="24"/>
                <w:lang w:val="en-US" w:eastAsia="zh-CN"/>
              </w:rPr>
            </w:pPr>
            <w:r>
              <w:rPr>
                <w:rFonts w:hint="eastAsia" w:eastAsia="宋体"/>
                <w:b/>
                <w:bCs/>
                <w:color w:val="0000FF"/>
                <w:lang w:val="en-US" w:eastAsia="zh-CN"/>
              </w:rPr>
              <w:t>62</w:t>
            </w:r>
          </w:p>
        </w:tc>
      </w:tr>
      <w:tr w14:paraId="21BA7B4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0A4642E0">
            <w:pPr>
              <w:rPr>
                <w:rFonts w:ascii="宋体" w:hAnsi="宋体" w:cs="宋体"/>
                <w:b/>
                <w:bCs/>
                <w:color w:val="0000FF"/>
                <w:sz w:val="24"/>
              </w:rPr>
            </w:pPr>
          </w:p>
        </w:tc>
        <w:tc>
          <w:tcPr>
            <w:tcW w:w="8392" w:type="dxa"/>
            <w:gridSpan w:val="4"/>
            <w:tcBorders>
              <w:top w:val="single" w:color="000000" w:sz="8" w:space="0"/>
              <w:left w:val="single" w:color="000000" w:sz="8" w:space="0"/>
              <w:bottom w:val="single" w:color="000000" w:sz="8" w:space="0"/>
              <w:right w:val="single" w:color="000000" w:sz="8" w:space="0"/>
            </w:tcBorders>
          </w:tcPr>
          <w:p w14:paraId="50F1B3EC">
            <w:pPr>
              <w:wordWrap w:val="0"/>
              <w:rPr>
                <w:rFonts w:ascii="宋体" w:hAnsi="宋体" w:cs="宋体"/>
                <w:szCs w:val="21"/>
              </w:rPr>
            </w:pPr>
          </w:p>
        </w:tc>
      </w:tr>
      <w:tr w14:paraId="3F2777B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14:paraId="3A9FFF72">
            <w:pPr>
              <w:rPr>
                <w:rFonts w:ascii="宋体" w:hAnsi="宋体" w:cs="宋体"/>
                <w:b/>
                <w:bCs/>
                <w:color w:val="0000FF"/>
                <w:sz w:val="24"/>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3457C801">
            <w:pPr>
              <w:wordWrap w:val="0"/>
              <w:jc w:val="center"/>
              <w:rPr>
                <w:rFonts w:ascii="宋体" w:hAnsi="宋体" w:cs="宋体"/>
                <w:szCs w:val="21"/>
              </w:rPr>
            </w:pPr>
            <w:r>
              <w:rPr>
                <w:szCs w:val="21"/>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03D00D65">
            <w:pPr>
              <w:wordWrap w:val="0"/>
              <w:jc w:val="center"/>
              <w:rPr>
                <w:rFonts w:ascii="宋体" w:hAnsi="宋体" w:cs="宋体"/>
                <w:szCs w:val="21"/>
              </w:rPr>
            </w:pPr>
            <w:r>
              <w:rPr>
                <w:szCs w:val="21"/>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691C5823">
            <w:pPr>
              <w:wordWrap w:val="0"/>
              <w:jc w:val="center"/>
              <w:rPr>
                <w:rFonts w:ascii="宋体" w:hAnsi="宋体" w:cs="宋体"/>
                <w:szCs w:val="21"/>
              </w:rPr>
            </w:pPr>
            <w:r>
              <w:rPr>
                <w:szCs w:val="21"/>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3CCB3B28">
            <w:pPr>
              <w:wordWrap w:val="0"/>
              <w:jc w:val="center"/>
              <w:rPr>
                <w:rFonts w:ascii="宋体" w:hAnsi="宋体" w:cs="宋体"/>
                <w:szCs w:val="21"/>
              </w:rPr>
            </w:pPr>
            <w:r>
              <w:rPr>
                <w:szCs w:val="21"/>
              </w:rPr>
              <w:t>评分准则</w:t>
            </w:r>
          </w:p>
        </w:tc>
      </w:tr>
      <w:tr w14:paraId="64FDA05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5DDF78E4">
            <w:pPr>
              <w:rPr>
                <w:rFonts w:ascii="宋体" w:hAnsi="宋体" w:cs="宋体"/>
                <w:b/>
                <w:bCs/>
                <w:color w:val="0000FF"/>
                <w:sz w:val="24"/>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26EDD57E">
            <w:pPr>
              <w:wordWrap w:val="0"/>
              <w:jc w:val="center"/>
              <w:rPr>
                <w:rFonts w:hint="eastAsia" w:ascii="宋体" w:hAnsi="宋体" w:eastAsia="宋体" w:cs="宋体"/>
                <w:szCs w:val="21"/>
                <w:lang w:val="en-US" w:eastAsia="zh-CN"/>
              </w:rPr>
            </w:pPr>
            <w:r>
              <w:rPr>
                <w:rFonts w:hint="eastAsia" w:ascii="宋体" w:hAnsi="宋体" w:cs="宋体"/>
                <w:szCs w:val="21"/>
                <w:lang w:val="en-US" w:eastAsia="zh-CN"/>
              </w:rPr>
              <w:t>1</w:t>
            </w:r>
          </w:p>
        </w:tc>
        <w:tc>
          <w:tcPr>
            <w:tcW w:w="2835" w:type="dxa"/>
            <w:tcBorders>
              <w:top w:val="single" w:color="000000" w:sz="8" w:space="0"/>
              <w:left w:val="single" w:color="000000" w:sz="8" w:space="0"/>
              <w:bottom w:val="single" w:color="000000" w:sz="8" w:space="0"/>
              <w:right w:val="single" w:color="000000" w:sz="8" w:space="0"/>
            </w:tcBorders>
            <w:vAlign w:val="center"/>
          </w:tcPr>
          <w:p w14:paraId="761C87FC">
            <w:pPr>
              <w:adjustRightInd w:val="0"/>
              <w:snapToGrid w:val="0"/>
              <w:spacing w:before="60" w:beforeLines="25" w:after="60" w:afterLines="25" w:line="276" w:lineRule="auto"/>
              <w:jc w:val="center"/>
              <w:textAlignment w:val="baseline"/>
              <w:outlineLvl w:val="1"/>
              <w:rPr>
                <w:rFonts w:hint="eastAsia" w:ascii="宋体" w:hAnsi="宋体" w:eastAsia="宋体" w:cs="宋体"/>
                <w:color w:val="000000"/>
                <w:kern w:val="0"/>
                <w:sz w:val="21"/>
                <w:szCs w:val="21"/>
                <w:lang w:val="en-US" w:eastAsia="zh-CN" w:bidi="ar-SA"/>
              </w:rPr>
            </w:pPr>
            <w:r>
              <w:rPr>
                <w:rFonts w:hint="eastAsia" w:ascii="宋体" w:hAnsi="宋体" w:cs="宋体"/>
                <w:color w:val="000000"/>
                <w:kern w:val="0"/>
                <w:szCs w:val="21"/>
              </w:rPr>
              <w:t>服务内容、服务质量要求响应度评价</w:t>
            </w:r>
          </w:p>
        </w:tc>
        <w:tc>
          <w:tcPr>
            <w:tcW w:w="681" w:type="dxa"/>
            <w:tcBorders>
              <w:top w:val="single" w:color="000000" w:sz="8" w:space="0"/>
              <w:left w:val="single" w:color="000000" w:sz="8" w:space="0"/>
              <w:bottom w:val="single" w:color="000000" w:sz="8" w:space="0"/>
              <w:right w:val="single" w:color="000000" w:sz="8" w:space="0"/>
            </w:tcBorders>
            <w:vAlign w:val="center"/>
          </w:tcPr>
          <w:p w14:paraId="314B814A">
            <w:pPr>
              <w:adjustRightInd w:val="0"/>
              <w:snapToGrid w:val="0"/>
              <w:spacing w:before="60" w:beforeLines="25" w:after="60" w:afterLines="25" w:line="276" w:lineRule="auto"/>
              <w:jc w:val="center"/>
              <w:textAlignment w:val="baseline"/>
              <w:outlineLvl w:val="1"/>
              <w:rPr>
                <w:rFonts w:hint="eastAsia" w:ascii="宋体" w:hAnsi="宋体" w:eastAsia="宋体" w:cs="宋体"/>
                <w:bCs/>
                <w:color w:val="000000"/>
                <w:kern w:val="2"/>
                <w:sz w:val="21"/>
                <w:szCs w:val="21"/>
                <w:lang w:val="en-US" w:eastAsia="zh-CN" w:bidi="ar-SA"/>
              </w:rPr>
            </w:pPr>
            <w:r>
              <w:rPr>
                <w:rFonts w:hint="eastAsia" w:ascii="宋体" w:hAnsi="宋体" w:cs="宋体"/>
                <w:bCs/>
                <w:color w:val="000000"/>
                <w:szCs w:val="21"/>
              </w:rPr>
              <w:t>10</w:t>
            </w:r>
          </w:p>
        </w:tc>
        <w:tc>
          <w:tcPr>
            <w:tcW w:w="4196" w:type="dxa"/>
            <w:tcBorders>
              <w:top w:val="single" w:color="000000" w:sz="8" w:space="0"/>
              <w:left w:val="single" w:color="000000" w:sz="8" w:space="0"/>
              <w:bottom w:val="single" w:color="000000" w:sz="8" w:space="0"/>
              <w:right w:val="single" w:color="000000" w:sz="8" w:space="0"/>
            </w:tcBorders>
            <w:vAlign w:val="center"/>
          </w:tcPr>
          <w:p w14:paraId="7245AE68">
            <w:pPr>
              <w:snapToGrid w:val="0"/>
              <w:rPr>
                <w:rFonts w:hint="eastAsia" w:ascii="宋体" w:hAnsi="宋体" w:cs="宋体"/>
                <w:b/>
                <w:bCs/>
                <w:kern w:val="0"/>
                <w:szCs w:val="21"/>
              </w:rPr>
            </w:pPr>
            <w:r>
              <w:rPr>
                <w:rFonts w:hint="eastAsia" w:ascii="宋体" w:hAnsi="宋体" w:cs="宋体"/>
                <w:b/>
                <w:bCs/>
                <w:kern w:val="0"/>
                <w:szCs w:val="21"/>
              </w:rPr>
              <w:t>（一）评审内容：</w:t>
            </w:r>
          </w:p>
          <w:p w14:paraId="73CC97B7">
            <w:pPr>
              <w:snapToGrid w:val="0"/>
              <w:rPr>
                <w:rFonts w:hint="eastAsia" w:ascii="宋体" w:hAnsi="宋体" w:cs="宋体"/>
                <w:kern w:val="0"/>
                <w:szCs w:val="21"/>
              </w:rPr>
            </w:pPr>
            <w:r>
              <w:rPr>
                <w:rFonts w:hint="eastAsia" w:ascii="宋体" w:hAnsi="宋体" w:cs="宋体"/>
                <w:kern w:val="0"/>
                <w:szCs w:val="21"/>
              </w:rPr>
              <w:t>考察投标人对招标文件</w:t>
            </w:r>
            <w:r>
              <w:rPr>
                <w:rFonts w:hint="eastAsia" w:ascii="宋体" w:hAnsi="宋体" w:cs="宋体"/>
                <w:b/>
                <w:bCs/>
                <w:kern w:val="0"/>
                <w:szCs w:val="21"/>
              </w:rPr>
              <w:t>《第一册“专用条款”第三章 用户需求书：</w:t>
            </w:r>
            <w:r>
              <w:rPr>
                <w:rFonts w:hint="eastAsia" w:ascii="宋体" w:hAnsi="宋体" w:cs="宋体"/>
                <w:b/>
                <w:bCs/>
                <w:kern w:val="0"/>
                <w:szCs w:val="21"/>
                <w:lang w:val="en-US" w:eastAsia="zh-CN"/>
              </w:rPr>
              <w:t>四</w:t>
            </w:r>
            <w:r>
              <w:rPr>
                <w:rFonts w:hint="eastAsia" w:ascii="宋体" w:hAnsi="宋体" w:cs="宋体"/>
                <w:b/>
                <w:bCs/>
                <w:kern w:val="0"/>
                <w:szCs w:val="21"/>
              </w:rPr>
              <w:t>、商务要求》内容中“服务内容、服务质量要求”响应情况</w:t>
            </w:r>
            <w:r>
              <w:rPr>
                <w:rFonts w:hint="eastAsia" w:ascii="宋体" w:hAnsi="宋体" w:cs="宋体"/>
                <w:kern w:val="0"/>
                <w:szCs w:val="21"/>
              </w:rPr>
              <w:t>。</w:t>
            </w:r>
          </w:p>
          <w:p w14:paraId="547C6F9B">
            <w:pPr>
              <w:snapToGrid w:val="0"/>
              <w:rPr>
                <w:rFonts w:hint="eastAsia" w:ascii="宋体" w:hAnsi="宋体" w:cs="宋体"/>
                <w:color w:val="0000FF"/>
                <w:kern w:val="0"/>
                <w:szCs w:val="21"/>
              </w:rPr>
            </w:pPr>
            <w:r>
              <w:rPr>
                <w:rFonts w:hint="eastAsia" w:ascii="宋体" w:hAnsi="宋体" w:cs="宋体"/>
                <w:color w:val="0000FF"/>
                <w:kern w:val="0"/>
                <w:szCs w:val="21"/>
              </w:rPr>
              <w:t>（二）评审依据：</w:t>
            </w:r>
          </w:p>
          <w:p w14:paraId="5D2B5DB6">
            <w:pPr>
              <w:spacing w:before="60" w:beforeLines="25" w:after="60" w:afterLines="25" w:line="276" w:lineRule="auto"/>
              <w:rPr>
                <w:rFonts w:hint="eastAsia" w:ascii="宋体" w:hAnsi="宋体" w:eastAsia="宋体" w:cs="宋体"/>
                <w:kern w:val="2"/>
                <w:sz w:val="21"/>
                <w:szCs w:val="21"/>
                <w:lang w:val="en-US" w:eastAsia="zh-CN" w:bidi="ar-SA"/>
              </w:rPr>
            </w:pPr>
            <w:r>
              <w:rPr>
                <w:rFonts w:hint="eastAsia" w:ascii="宋体" w:hAnsi="宋体" w:cs="宋体"/>
                <w:color w:val="0000FF"/>
                <w:kern w:val="0"/>
                <w:szCs w:val="21"/>
              </w:rPr>
              <w:t>以投标文件《商务要求偏离表》为评审依据，完全符合招标要求的，得100分。有1项非“</w:t>
            </w:r>
            <w:r>
              <w:rPr>
                <w:rFonts w:hint="eastAsia" w:ascii="宋体" w:hAnsi="宋体" w:cs="宋体"/>
                <w:b/>
                <w:color w:val="FF0000"/>
                <w:kern w:val="0"/>
                <w:szCs w:val="21"/>
              </w:rPr>
              <w:t>★</w:t>
            </w:r>
            <w:r>
              <w:rPr>
                <w:rFonts w:hint="eastAsia" w:ascii="宋体" w:hAnsi="宋体" w:cs="宋体"/>
                <w:color w:val="0000FF"/>
                <w:kern w:val="0"/>
                <w:szCs w:val="21"/>
              </w:rPr>
              <w:t>”号条款要求不符合招标要求（或缺漏）的扣5分，最低得0分。</w:t>
            </w:r>
          </w:p>
        </w:tc>
      </w:tr>
      <w:tr w14:paraId="61108D8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416F9910">
            <w:pPr>
              <w:rPr>
                <w:rFonts w:ascii="宋体" w:hAnsi="宋体" w:cs="宋体"/>
                <w:b/>
                <w:bCs/>
                <w:color w:val="0000FF"/>
                <w:sz w:val="24"/>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24FB94D1">
            <w:pPr>
              <w:wordWrap w:val="0"/>
              <w:jc w:val="center"/>
              <w:rPr>
                <w:rFonts w:hint="eastAsia" w:ascii="宋体" w:hAnsi="宋体" w:eastAsia="宋体" w:cs="宋体"/>
                <w:szCs w:val="21"/>
                <w:lang w:val="en-US" w:eastAsia="zh-CN"/>
              </w:rPr>
            </w:pPr>
            <w:r>
              <w:rPr>
                <w:rFonts w:hint="eastAsia" w:ascii="宋体" w:hAnsi="宋体" w:cs="宋体"/>
                <w:szCs w:val="21"/>
                <w:lang w:val="en-US" w:eastAsia="zh-CN"/>
              </w:rPr>
              <w:t>2</w:t>
            </w:r>
          </w:p>
        </w:tc>
        <w:tc>
          <w:tcPr>
            <w:tcW w:w="2835" w:type="dxa"/>
            <w:tcBorders>
              <w:top w:val="single" w:color="000000" w:sz="8" w:space="0"/>
              <w:left w:val="single" w:color="000000" w:sz="8" w:space="0"/>
              <w:bottom w:val="single" w:color="000000" w:sz="8" w:space="0"/>
              <w:right w:val="single" w:color="000000" w:sz="8" w:space="0"/>
            </w:tcBorders>
            <w:vAlign w:val="center"/>
          </w:tcPr>
          <w:p w14:paraId="68CF8375">
            <w:pPr>
              <w:adjustRightInd w:val="0"/>
              <w:snapToGrid w:val="0"/>
              <w:spacing w:before="60" w:beforeLines="25" w:after="60" w:afterLines="25" w:line="276" w:lineRule="auto"/>
              <w:jc w:val="center"/>
              <w:textAlignment w:val="baseline"/>
              <w:outlineLvl w:val="1"/>
              <w:rPr>
                <w:rFonts w:hint="eastAsia" w:ascii="宋体" w:hAnsi="宋体" w:eastAsia="宋体" w:cs="宋体"/>
                <w:color w:val="000000"/>
                <w:kern w:val="0"/>
                <w:sz w:val="21"/>
                <w:szCs w:val="21"/>
                <w:lang w:val="en-US" w:eastAsia="zh-CN" w:bidi="ar-SA"/>
              </w:rPr>
            </w:pPr>
            <w:r>
              <w:rPr>
                <w:rFonts w:hint="eastAsia" w:ascii="宋体" w:hAnsi="宋体" w:cs="宋体"/>
                <w:color w:val="000000"/>
                <w:kern w:val="0"/>
                <w:szCs w:val="21"/>
              </w:rPr>
              <w:t>人员配置要求、其他需说明的事项响应度评价</w:t>
            </w:r>
          </w:p>
        </w:tc>
        <w:tc>
          <w:tcPr>
            <w:tcW w:w="681" w:type="dxa"/>
            <w:tcBorders>
              <w:top w:val="single" w:color="000000" w:sz="8" w:space="0"/>
              <w:left w:val="single" w:color="000000" w:sz="8" w:space="0"/>
              <w:bottom w:val="single" w:color="000000" w:sz="8" w:space="0"/>
              <w:right w:val="single" w:color="000000" w:sz="8" w:space="0"/>
            </w:tcBorders>
            <w:vAlign w:val="center"/>
          </w:tcPr>
          <w:p w14:paraId="33D3A605">
            <w:pPr>
              <w:widowControl/>
              <w:snapToGrid w:val="0"/>
              <w:spacing w:before="60" w:beforeLines="25" w:after="60" w:afterLines="25" w:line="276" w:lineRule="auto"/>
              <w:jc w:val="center"/>
              <w:rPr>
                <w:rFonts w:hint="eastAsia" w:ascii="宋体" w:hAnsi="宋体" w:eastAsia="宋体" w:cs="宋体"/>
                <w:bCs/>
                <w:color w:val="000000"/>
                <w:kern w:val="2"/>
                <w:sz w:val="21"/>
                <w:szCs w:val="21"/>
                <w:lang w:val="en-US" w:eastAsia="zh-CN" w:bidi="ar-SA"/>
              </w:rPr>
            </w:pPr>
            <w:r>
              <w:rPr>
                <w:rFonts w:hint="eastAsia" w:ascii="宋体" w:hAnsi="宋体" w:cs="宋体"/>
                <w:color w:val="000000"/>
                <w:kern w:val="0"/>
                <w:szCs w:val="21"/>
              </w:rPr>
              <w:t>5</w:t>
            </w:r>
          </w:p>
        </w:tc>
        <w:tc>
          <w:tcPr>
            <w:tcW w:w="4196" w:type="dxa"/>
            <w:tcBorders>
              <w:top w:val="single" w:color="000000" w:sz="8" w:space="0"/>
              <w:left w:val="single" w:color="000000" w:sz="8" w:space="0"/>
              <w:bottom w:val="single" w:color="000000" w:sz="8" w:space="0"/>
              <w:right w:val="single" w:color="000000" w:sz="8" w:space="0"/>
            </w:tcBorders>
            <w:vAlign w:val="center"/>
          </w:tcPr>
          <w:p w14:paraId="569D1A0D">
            <w:pPr>
              <w:snapToGrid w:val="0"/>
              <w:rPr>
                <w:rFonts w:hint="eastAsia" w:ascii="宋体" w:hAnsi="宋体" w:cs="宋体"/>
                <w:b/>
                <w:bCs/>
                <w:kern w:val="0"/>
                <w:szCs w:val="21"/>
              </w:rPr>
            </w:pPr>
            <w:r>
              <w:rPr>
                <w:rFonts w:hint="eastAsia" w:ascii="宋体" w:hAnsi="宋体" w:cs="宋体"/>
                <w:b/>
                <w:bCs/>
                <w:kern w:val="0"/>
                <w:szCs w:val="21"/>
              </w:rPr>
              <w:t>（一）评审内容：</w:t>
            </w:r>
          </w:p>
          <w:p w14:paraId="30A69D7C">
            <w:pPr>
              <w:snapToGrid w:val="0"/>
              <w:rPr>
                <w:rFonts w:hint="eastAsia" w:ascii="宋体" w:hAnsi="宋体" w:cs="宋体"/>
                <w:kern w:val="0"/>
                <w:szCs w:val="21"/>
              </w:rPr>
            </w:pPr>
            <w:r>
              <w:rPr>
                <w:rFonts w:hint="eastAsia" w:ascii="宋体" w:hAnsi="宋体" w:cs="宋体"/>
                <w:kern w:val="0"/>
                <w:szCs w:val="21"/>
              </w:rPr>
              <w:t>考察投标人对招标文件</w:t>
            </w:r>
            <w:r>
              <w:rPr>
                <w:rFonts w:hint="eastAsia" w:ascii="宋体" w:hAnsi="宋体" w:cs="宋体"/>
                <w:b/>
                <w:bCs/>
                <w:kern w:val="0"/>
                <w:szCs w:val="21"/>
              </w:rPr>
              <w:t>《第一册“专用条款”第三章 用户需求书：</w:t>
            </w:r>
            <w:r>
              <w:rPr>
                <w:rFonts w:hint="eastAsia" w:ascii="宋体" w:hAnsi="宋体" w:cs="宋体"/>
                <w:b/>
                <w:bCs/>
                <w:kern w:val="0"/>
                <w:szCs w:val="21"/>
                <w:lang w:val="en-US" w:eastAsia="zh-CN"/>
              </w:rPr>
              <w:t>四</w:t>
            </w:r>
            <w:r>
              <w:rPr>
                <w:rFonts w:hint="eastAsia" w:ascii="宋体" w:hAnsi="宋体" w:cs="宋体"/>
                <w:b/>
                <w:bCs/>
                <w:kern w:val="0"/>
                <w:szCs w:val="21"/>
              </w:rPr>
              <w:t>、商务要求》内容中“人员配置要求、其他需说明的事项”响应情况</w:t>
            </w:r>
            <w:r>
              <w:rPr>
                <w:rFonts w:hint="eastAsia" w:ascii="宋体" w:hAnsi="宋体" w:cs="宋体"/>
                <w:kern w:val="0"/>
                <w:szCs w:val="21"/>
              </w:rPr>
              <w:t>。</w:t>
            </w:r>
          </w:p>
          <w:p w14:paraId="799F054D">
            <w:pPr>
              <w:snapToGrid w:val="0"/>
              <w:rPr>
                <w:rFonts w:hint="eastAsia" w:ascii="宋体" w:hAnsi="宋体" w:cs="宋体"/>
                <w:color w:val="0000FF"/>
                <w:kern w:val="0"/>
                <w:szCs w:val="21"/>
              </w:rPr>
            </w:pPr>
            <w:r>
              <w:rPr>
                <w:rFonts w:hint="eastAsia" w:ascii="宋体" w:hAnsi="宋体" w:cs="宋体"/>
                <w:color w:val="0000FF"/>
                <w:kern w:val="0"/>
                <w:szCs w:val="21"/>
              </w:rPr>
              <w:t>（二）评审依据：</w:t>
            </w:r>
          </w:p>
          <w:p w14:paraId="48BB1F18">
            <w:pPr>
              <w:adjustRightInd w:val="0"/>
              <w:snapToGrid w:val="0"/>
              <w:spacing w:before="60" w:beforeLines="25" w:after="60" w:afterLines="25" w:line="276" w:lineRule="auto"/>
              <w:jc w:val="left"/>
              <w:textAlignment w:val="baseline"/>
              <w:outlineLvl w:val="1"/>
              <w:rPr>
                <w:rFonts w:hint="eastAsia" w:ascii="宋体" w:hAnsi="宋体" w:eastAsia="宋体" w:cs="宋体"/>
                <w:bCs/>
                <w:color w:val="000000"/>
                <w:kern w:val="2"/>
                <w:sz w:val="21"/>
                <w:szCs w:val="21"/>
                <w:lang w:val="en-US" w:eastAsia="zh-CN" w:bidi="ar-SA"/>
              </w:rPr>
            </w:pPr>
            <w:r>
              <w:rPr>
                <w:rFonts w:hint="eastAsia" w:ascii="宋体" w:hAnsi="宋体" w:cs="宋体"/>
                <w:color w:val="0000FF"/>
                <w:kern w:val="0"/>
                <w:szCs w:val="21"/>
              </w:rPr>
              <w:t>以投标文件《商务要求偏离表》为评审依据，完全符合招标要求的，得100分。有1项非“</w:t>
            </w:r>
            <w:r>
              <w:rPr>
                <w:rFonts w:hint="eastAsia" w:ascii="宋体" w:hAnsi="宋体" w:cs="宋体"/>
                <w:b/>
                <w:color w:val="FF0000"/>
                <w:kern w:val="0"/>
                <w:szCs w:val="21"/>
              </w:rPr>
              <w:t>★</w:t>
            </w:r>
            <w:r>
              <w:rPr>
                <w:rFonts w:hint="eastAsia" w:ascii="宋体" w:hAnsi="宋体" w:cs="宋体"/>
                <w:color w:val="0000FF"/>
                <w:kern w:val="0"/>
                <w:szCs w:val="21"/>
              </w:rPr>
              <w:t>”号条款要求不符合招标要求（或缺漏）的扣10分，最低得0分。</w:t>
            </w:r>
          </w:p>
        </w:tc>
      </w:tr>
      <w:tr w14:paraId="519206F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7C5A4CF5">
            <w:pPr>
              <w:rPr>
                <w:rFonts w:ascii="宋体" w:hAnsi="宋体" w:cs="宋体"/>
                <w:b/>
                <w:bCs/>
                <w:color w:val="0000FF"/>
                <w:sz w:val="24"/>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177B3CF1">
            <w:pPr>
              <w:wordWrap w:val="0"/>
              <w:jc w:val="center"/>
              <w:rPr>
                <w:rFonts w:hint="eastAsia" w:ascii="宋体" w:hAnsi="宋体" w:eastAsia="宋体" w:cs="宋体"/>
                <w:szCs w:val="21"/>
                <w:lang w:val="en-US" w:eastAsia="zh-CN"/>
              </w:rPr>
            </w:pPr>
            <w:r>
              <w:rPr>
                <w:rFonts w:hint="eastAsia" w:ascii="宋体" w:hAnsi="宋体" w:cs="宋体"/>
                <w:szCs w:val="21"/>
                <w:lang w:val="en-US" w:eastAsia="zh-CN"/>
              </w:rPr>
              <w:t>3</w:t>
            </w:r>
          </w:p>
        </w:tc>
        <w:tc>
          <w:tcPr>
            <w:tcW w:w="2835" w:type="dxa"/>
            <w:tcBorders>
              <w:top w:val="single" w:color="000000" w:sz="8" w:space="0"/>
              <w:left w:val="single" w:color="000000" w:sz="8" w:space="0"/>
              <w:bottom w:val="single" w:color="000000" w:sz="8" w:space="0"/>
              <w:right w:val="single" w:color="000000" w:sz="8" w:space="0"/>
            </w:tcBorders>
            <w:vAlign w:val="center"/>
          </w:tcPr>
          <w:p w14:paraId="6D33A5B7">
            <w:pPr>
              <w:adjustRightInd w:val="0"/>
              <w:snapToGrid w:val="0"/>
              <w:spacing w:before="60" w:beforeLines="25" w:after="60" w:afterLines="25" w:line="276" w:lineRule="auto"/>
              <w:jc w:val="center"/>
              <w:textAlignment w:val="baseline"/>
              <w:outlineLvl w:val="1"/>
              <w:rPr>
                <w:rFonts w:hint="eastAsia" w:ascii="宋体" w:hAnsi="宋体" w:eastAsia="宋体" w:cs="宋体"/>
                <w:color w:val="000000"/>
                <w:kern w:val="0"/>
                <w:sz w:val="21"/>
                <w:szCs w:val="21"/>
                <w:lang w:val="en-US" w:eastAsia="zh-CN" w:bidi="ar-SA"/>
              </w:rPr>
            </w:pPr>
            <w:r>
              <w:rPr>
                <w:rFonts w:hint="eastAsia" w:ascii="宋体" w:hAnsi="宋体" w:cs="宋体"/>
                <w:color w:val="000000"/>
                <w:kern w:val="0"/>
                <w:szCs w:val="21"/>
              </w:rPr>
              <w:t>项目服务期满后的服务承诺</w:t>
            </w:r>
          </w:p>
        </w:tc>
        <w:tc>
          <w:tcPr>
            <w:tcW w:w="681" w:type="dxa"/>
            <w:tcBorders>
              <w:top w:val="single" w:color="000000" w:sz="8" w:space="0"/>
              <w:left w:val="single" w:color="000000" w:sz="8" w:space="0"/>
              <w:bottom w:val="single" w:color="000000" w:sz="8" w:space="0"/>
              <w:right w:val="single" w:color="000000" w:sz="8" w:space="0"/>
            </w:tcBorders>
            <w:vAlign w:val="center"/>
          </w:tcPr>
          <w:p w14:paraId="497309D0">
            <w:pPr>
              <w:adjustRightInd w:val="0"/>
              <w:snapToGrid w:val="0"/>
              <w:spacing w:before="60" w:beforeLines="25" w:after="60" w:afterLines="25" w:line="276" w:lineRule="auto"/>
              <w:jc w:val="center"/>
              <w:textAlignment w:val="baseline"/>
              <w:outlineLvl w:val="1"/>
              <w:rPr>
                <w:rFonts w:hint="eastAsia" w:ascii="宋体" w:hAnsi="宋体" w:eastAsia="宋体" w:cs="宋体"/>
                <w:bCs/>
                <w:color w:val="000000"/>
                <w:kern w:val="44"/>
                <w:sz w:val="21"/>
                <w:szCs w:val="21"/>
                <w:lang w:val="en-US" w:eastAsia="zh-CN" w:bidi="ar-SA"/>
              </w:rPr>
            </w:pPr>
            <w:r>
              <w:rPr>
                <w:rFonts w:hint="eastAsia" w:ascii="宋体" w:hAnsi="宋体" w:cs="宋体"/>
                <w:bCs/>
                <w:color w:val="000000"/>
                <w:kern w:val="44"/>
                <w:szCs w:val="21"/>
              </w:rPr>
              <w:t>3</w:t>
            </w:r>
          </w:p>
        </w:tc>
        <w:tc>
          <w:tcPr>
            <w:tcW w:w="4196" w:type="dxa"/>
            <w:tcBorders>
              <w:top w:val="single" w:color="000000" w:sz="8" w:space="0"/>
              <w:left w:val="single" w:color="000000" w:sz="8" w:space="0"/>
              <w:bottom w:val="single" w:color="000000" w:sz="8" w:space="0"/>
              <w:right w:val="single" w:color="000000" w:sz="8" w:space="0"/>
            </w:tcBorders>
            <w:vAlign w:val="center"/>
          </w:tcPr>
          <w:p w14:paraId="67534436">
            <w:pPr>
              <w:snapToGrid w:val="0"/>
              <w:rPr>
                <w:rFonts w:hint="eastAsia" w:ascii="宋体" w:hAnsi="宋体" w:cs="宋体"/>
                <w:b/>
                <w:bCs/>
                <w:kern w:val="0"/>
                <w:szCs w:val="21"/>
              </w:rPr>
            </w:pPr>
            <w:r>
              <w:rPr>
                <w:rFonts w:hint="eastAsia" w:ascii="宋体" w:hAnsi="宋体" w:cs="宋体"/>
                <w:b/>
                <w:bCs/>
                <w:kern w:val="0"/>
                <w:szCs w:val="21"/>
              </w:rPr>
              <w:t>（一）评审内容：</w:t>
            </w:r>
          </w:p>
          <w:p w14:paraId="03F1BB75">
            <w:pPr>
              <w:adjustRightInd w:val="0"/>
              <w:snapToGrid w:val="0"/>
              <w:spacing w:before="60" w:beforeLines="25" w:after="60" w:afterLines="25" w:line="276" w:lineRule="auto"/>
              <w:jc w:val="left"/>
              <w:textAlignment w:val="baseline"/>
              <w:outlineLvl w:val="1"/>
              <w:rPr>
                <w:rFonts w:hint="eastAsia" w:ascii="宋体" w:hAnsi="宋体" w:cs="宋体"/>
                <w:bCs/>
                <w:szCs w:val="21"/>
              </w:rPr>
            </w:pPr>
            <w:r>
              <w:rPr>
                <w:rFonts w:hint="eastAsia" w:ascii="宋体" w:hAnsi="宋体" w:cs="宋体"/>
                <w:bCs/>
                <w:szCs w:val="21"/>
              </w:rPr>
              <w:t>投标人承诺以下全部内容的得100分，否则不得分。</w:t>
            </w:r>
          </w:p>
          <w:p w14:paraId="435C8589">
            <w:pPr>
              <w:adjustRightInd w:val="0"/>
              <w:snapToGrid w:val="0"/>
              <w:spacing w:before="60" w:beforeLines="25" w:after="60" w:afterLines="25" w:line="276" w:lineRule="auto"/>
              <w:jc w:val="left"/>
              <w:textAlignment w:val="baseline"/>
              <w:outlineLvl w:val="1"/>
              <w:rPr>
                <w:rFonts w:hint="eastAsia" w:ascii="宋体" w:hAnsi="宋体" w:cs="宋体"/>
                <w:bCs/>
                <w:szCs w:val="21"/>
              </w:rPr>
            </w:pPr>
            <w:r>
              <w:rPr>
                <w:rFonts w:hint="eastAsia" w:ascii="宋体" w:hAnsi="宋体" w:cs="宋体"/>
                <w:bCs/>
                <w:szCs w:val="21"/>
              </w:rPr>
              <w:t>1.服务期满后主动离岗；</w:t>
            </w:r>
          </w:p>
          <w:p w14:paraId="5544605C">
            <w:pPr>
              <w:adjustRightInd w:val="0"/>
              <w:snapToGrid w:val="0"/>
              <w:spacing w:before="60" w:beforeLines="25" w:after="60" w:afterLines="25" w:line="276" w:lineRule="auto"/>
              <w:jc w:val="left"/>
              <w:textAlignment w:val="baseline"/>
              <w:outlineLvl w:val="1"/>
              <w:rPr>
                <w:rFonts w:hint="eastAsia" w:ascii="宋体" w:hAnsi="宋体" w:cs="宋体"/>
                <w:bCs/>
                <w:szCs w:val="21"/>
              </w:rPr>
            </w:pPr>
            <w:r>
              <w:rPr>
                <w:rFonts w:hint="eastAsia" w:ascii="宋体" w:hAnsi="宋体" w:cs="宋体"/>
                <w:bCs/>
                <w:szCs w:val="21"/>
              </w:rPr>
              <w:t>2.与后续服务公司的有序交接；</w:t>
            </w:r>
          </w:p>
          <w:p w14:paraId="7A438586">
            <w:pPr>
              <w:adjustRightInd w:val="0"/>
              <w:snapToGrid w:val="0"/>
              <w:spacing w:before="60" w:beforeLines="25" w:after="60" w:afterLines="25" w:line="276" w:lineRule="auto"/>
              <w:jc w:val="left"/>
              <w:textAlignment w:val="baseline"/>
              <w:outlineLvl w:val="1"/>
              <w:rPr>
                <w:rFonts w:hint="eastAsia" w:ascii="宋体" w:hAnsi="宋体" w:cs="宋体"/>
                <w:bCs/>
                <w:szCs w:val="21"/>
              </w:rPr>
            </w:pPr>
            <w:r>
              <w:rPr>
                <w:rFonts w:hint="eastAsia" w:ascii="宋体" w:hAnsi="宋体" w:cs="宋体"/>
                <w:bCs/>
                <w:szCs w:val="21"/>
              </w:rPr>
              <w:t>3.服务期满，后续服务公司未到位前仍按原合同提供物业管理服务。</w:t>
            </w:r>
          </w:p>
          <w:p w14:paraId="2EDDBD73">
            <w:pPr>
              <w:snapToGrid w:val="0"/>
              <w:rPr>
                <w:rFonts w:hint="eastAsia" w:ascii="宋体" w:hAnsi="宋体" w:cs="宋体"/>
                <w:bCs/>
                <w:szCs w:val="21"/>
              </w:rPr>
            </w:pPr>
            <w:r>
              <w:rPr>
                <w:rFonts w:hint="eastAsia" w:ascii="宋体" w:hAnsi="宋体" w:cs="宋体"/>
                <w:color w:val="0000FF"/>
                <w:kern w:val="0"/>
                <w:szCs w:val="21"/>
              </w:rPr>
              <w:t>（二）评审依据：</w:t>
            </w:r>
          </w:p>
          <w:p w14:paraId="0E9CE07C">
            <w:pPr>
              <w:adjustRightInd w:val="0"/>
              <w:snapToGrid w:val="0"/>
              <w:spacing w:before="60" w:beforeLines="25" w:after="60" w:afterLines="25" w:line="276" w:lineRule="auto"/>
              <w:jc w:val="left"/>
              <w:textAlignment w:val="baseline"/>
              <w:outlineLvl w:val="1"/>
              <w:rPr>
                <w:rFonts w:hint="eastAsia" w:ascii="宋体" w:hAnsi="宋体" w:eastAsia="宋体" w:cs="宋体"/>
                <w:bCs/>
                <w:kern w:val="2"/>
                <w:sz w:val="21"/>
                <w:szCs w:val="21"/>
                <w:lang w:val="en-US" w:eastAsia="zh-CN" w:bidi="ar-SA"/>
              </w:rPr>
            </w:pPr>
            <w:r>
              <w:rPr>
                <w:rFonts w:hint="eastAsia" w:ascii="宋体" w:hAnsi="宋体" w:cs="宋体"/>
                <w:bCs/>
                <w:color w:val="0000FF"/>
                <w:szCs w:val="21"/>
              </w:rPr>
              <w:t>提供承诺函（格式自拟），未提供承诺或承诺内容不满足要求不得分。</w:t>
            </w:r>
          </w:p>
        </w:tc>
      </w:tr>
      <w:tr w14:paraId="287F326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594CAE7C">
            <w:pPr>
              <w:rPr>
                <w:rFonts w:ascii="宋体" w:hAnsi="宋体" w:cs="宋体"/>
                <w:b/>
                <w:bCs/>
                <w:color w:val="0000FF"/>
                <w:sz w:val="24"/>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72ED65D3">
            <w:pPr>
              <w:wordWrap w:val="0"/>
              <w:jc w:val="center"/>
              <w:rPr>
                <w:rFonts w:hint="eastAsia" w:ascii="宋体" w:hAnsi="宋体" w:eastAsia="宋体" w:cs="宋体"/>
                <w:szCs w:val="21"/>
                <w:lang w:val="en-US" w:eastAsia="zh-CN"/>
              </w:rPr>
            </w:pPr>
            <w:r>
              <w:rPr>
                <w:rFonts w:hint="eastAsia" w:ascii="宋体" w:hAnsi="宋体" w:cs="宋体"/>
                <w:szCs w:val="21"/>
                <w:lang w:val="en-US" w:eastAsia="zh-CN"/>
              </w:rPr>
              <w:t>4</w:t>
            </w:r>
          </w:p>
        </w:tc>
        <w:tc>
          <w:tcPr>
            <w:tcW w:w="2835" w:type="dxa"/>
            <w:tcBorders>
              <w:top w:val="single" w:color="000000" w:sz="8" w:space="0"/>
              <w:left w:val="single" w:color="000000" w:sz="8" w:space="0"/>
              <w:bottom w:val="single" w:color="000000" w:sz="8" w:space="0"/>
              <w:right w:val="single" w:color="000000" w:sz="8" w:space="0"/>
            </w:tcBorders>
            <w:vAlign w:val="center"/>
          </w:tcPr>
          <w:p w14:paraId="1F954688">
            <w:pPr>
              <w:adjustRightInd w:val="0"/>
              <w:snapToGrid w:val="0"/>
              <w:spacing w:before="60" w:beforeLines="25" w:after="60" w:afterLines="25" w:line="276" w:lineRule="auto"/>
              <w:jc w:val="center"/>
              <w:textAlignment w:val="baseline"/>
              <w:outlineLvl w:val="1"/>
              <w:rPr>
                <w:rFonts w:hint="eastAsia" w:ascii="宋体" w:hAnsi="宋体" w:eastAsia="宋体" w:cs="宋体"/>
                <w:color w:val="000000"/>
                <w:kern w:val="0"/>
                <w:sz w:val="21"/>
                <w:szCs w:val="21"/>
                <w:lang w:val="en-US" w:eastAsia="zh-CN" w:bidi="ar-SA"/>
              </w:rPr>
            </w:pPr>
            <w:r>
              <w:rPr>
                <w:rFonts w:hint="eastAsia" w:ascii="宋体" w:hAnsi="宋体" w:cs="宋体"/>
                <w:color w:val="000000"/>
                <w:kern w:val="0"/>
                <w:szCs w:val="21"/>
              </w:rPr>
              <w:t>违约承诺</w:t>
            </w:r>
          </w:p>
        </w:tc>
        <w:tc>
          <w:tcPr>
            <w:tcW w:w="681" w:type="dxa"/>
            <w:tcBorders>
              <w:top w:val="single" w:color="000000" w:sz="8" w:space="0"/>
              <w:left w:val="single" w:color="000000" w:sz="8" w:space="0"/>
              <w:bottom w:val="single" w:color="000000" w:sz="8" w:space="0"/>
              <w:right w:val="single" w:color="000000" w:sz="8" w:space="0"/>
            </w:tcBorders>
            <w:vAlign w:val="center"/>
          </w:tcPr>
          <w:p w14:paraId="3CAD16D9">
            <w:pPr>
              <w:adjustRightInd w:val="0"/>
              <w:snapToGrid w:val="0"/>
              <w:spacing w:before="60" w:beforeLines="25" w:after="60" w:afterLines="25" w:line="276" w:lineRule="auto"/>
              <w:jc w:val="center"/>
              <w:textAlignment w:val="baseline"/>
              <w:outlineLvl w:val="1"/>
              <w:rPr>
                <w:rFonts w:hint="eastAsia" w:ascii="宋体" w:hAnsi="宋体" w:eastAsia="宋体" w:cs="宋体"/>
                <w:bCs/>
                <w:color w:val="000000"/>
                <w:kern w:val="44"/>
                <w:sz w:val="21"/>
                <w:szCs w:val="21"/>
                <w:lang w:val="en-US" w:eastAsia="zh-CN" w:bidi="ar-SA"/>
              </w:rPr>
            </w:pPr>
            <w:r>
              <w:rPr>
                <w:rFonts w:hint="eastAsia" w:ascii="宋体" w:hAnsi="宋体" w:cs="宋体"/>
                <w:bCs/>
                <w:color w:val="000000"/>
                <w:kern w:val="44"/>
                <w:szCs w:val="21"/>
              </w:rPr>
              <w:t>3</w:t>
            </w:r>
          </w:p>
        </w:tc>
        <w:tc>
          <w:tcPr>
            <w:tcW w:w="4196" w:type="dxa"/>
            <w:tcBorders>
              <w:top w:val="single" w:color="000000" w:sz="8" w:space="0"/>
              <w:left w:val="single" w:color="000000" w:sz="8" w:space="0"/>
              <w:bottom w:val="single" w:color="000000" w:sz="8" w:space="0"/>
              <w:right w:val="single" w:color="000000" w:sz="8" w:space="0"/>
            </w:tcBorders>
            <w:vAlign w:val="center"/>
          </w:tcPr>
          <w:p w14:paraId="65D7F9B7">
            <w:pPr>
              <w:snapToGrid w:val="0"/>
              <w:rPr>
                <w:rFonts w:hint="eastAsia" w:ascii="宋体" w:hAnsi="宋体" w:cs="宋体"/>
                <w:b/>
                <w:bCs/>
                <w:kern w:val="0"/>
                <w:szCs w:val="21"/>
              </w:rPr>
            </w:pPr>
            <w:r>
              <w:rPr>
                <w:rFonts w:hint="eastAsia" w:ascii="宋体" w:hAnsi="宋体" w:cs="宋体"/>
                <w:b/>
                <w:bCs/>
                <w:kern w:val="0"/>
                <w:szCs w:val="21"/>
              </w:rPr>
              <w:t>（一）评审内容：</w:t>
            </w:r>
          </w:p>
          <w:p w14:paraId="448845DF">
            <w:pPr>
              <w:adjustRightInd w:val="0"/>
              <w:snapToGrid w:val="0"/>
              <w:spacing w:before="60" w:beforeLines="25" w:after="60" w:afterLines="25" w:line="276" w:lineRule="auto"/>
              <w:jc w:val="left"/>
              <w:textAlignment w:val="baseline"/>
              <w:outlineLvl w:val="1"/>
              <w:rPr>
                <w:rFonts w:hint="eastAsia" w:ascii="宋体" w:hAnsi="宋体" w:cs="宋体"/>
                <w:bCs/>
                <w:szCs w:val="21"/>
              </w:rPr>
            </w:pPr>
            <w:r>
              <w:rPr>
                <w:rFonts w:hint="eastAsia" w:ascii="宋体" w:hAnsi="宋体" w:cs="宋体"/>
                <w:bCs/>
                <w:szCs w:val="21"/>
              </w:rPr>
              <w:t>投标人承诺以下全部内容的得100分，否则不得分。</w:t>
            </w:r>
          </w:p>
          <w:p w14:paraId="0CBC02E2">
            <w:pPr>
              <w:adjustRightInd w:val="0"/>
              <w:snapToGrid w:val="0"/>
              <w:spacing w:before="60" w:beforeLines="25" w:after="60" w:afterLines="25" w:line="276" w:lineRule="auto"/>
              <w:jc w:val="left"/>
              <w:textAlignment w:val="baseline"/>
              <w:outlineLvl w:val="1"/>
              <w:rPr>
                <w:rFonts w:hint="eastAsia" w:ascii="宋体" w:hAnsi="宋体" w:cs="宋体"/>
                <w:bCs/>
                <w:szCs w:val="21"/>
              </w:rPr>
            </w:pPr>
            <w:r>
              <w:rPr>
                <w:rFonts w:hint="eastAsia" w:ascii="宋体" w:hAnsi="宋体" w:cs="宋体"/>
                <w:bCs/>
                <w:szCs w:val="21"/>
              </w:rPr>
              <w:t>1.服务质量达到招标文件要求；</w:t>
            </w:r>
          </w:p>
          <w:p w14:paraId="16E5CDFB">
            <w:pPr>
              <w:adjustRightInd w:val="0"/>
              <w:snapToGrid w:val="0"/>
              <w:spacing w:before="60" w:beforeLines="25" w:after="60" w:afterLines="25" w:line="276" w:lineRule="auto"/>
              <w:jc w:val="left"/>
              <w:textAlignment w:val="baseline"/>
              <w:outlineLvl w:val="1"/>
              <w:rPr>
                <w:rFonts w:hint="eastAsia" w:ascii="宋体" w:hAnsi="宋体" w:cs="宋体"/>
                <w:bCs/>
                <w:szCs w:val="21"/>
              </w:rPr>
            </w:pPr>
            <w:r>
              <w:rPr>
                <w:rFonts w:hint="eastAsia" w:ascii="宋体" w:hAnsi="宋体" w:cs="宋体"/>
                <w:bCs/>
                <w:szCs w:val="21"/>
              </w:rPr>
              <w:t>2.对未能达到管理要求承担相应管理责任。</w:t>
            </w:r>
          </w:p>
          <w:p w14:paraId="0EAA50F5">
            <w:pPr>
              <w:snapToGrid w:val="0"/>
              <w:rPr>
                <w:rFonts w:hint="eastAsia" w:ascii="宋体" w:hAnsi="宋体" w:cs="宋体"/>
                <w:bCs/>
                <w:szCs w:val="21"/>
              </w:rPr>
            </w:pPr>
            <w:r>
              <w:rPr>
                <w:rFonts w:hint="eastAsia" w:ascii="宋体" w:hAnsi="宋体" w:cs="宋体"/>
                <w:color w:val="0000FF"/>
                <w:kern w:val="0"/>
                <w:szCs w:val="21"/>
              </w:rPr>
              <w:t>（二）评审依据：</w:t>
            </w:r>
          </w:p>
          <w:p w14:paraId="54E0F34D">
            <w:pPr>
              <w:adjustRightInd w:val="0"/>
              <w:snapToGrid w:val="0"/>
              <w:spacing w:before="60" w:beforeLines="25" w:after="60" w:afterLines="25" w:line="276" w:lineRule="auto"/>
              <w:jc w:val="left"/>
              <w:textAlignment w:val="baseline"/>
              <w:outlineLvl w:val="1"/>
              <w:rPr>
                <w:rFonts w:hint="eastAsia" w:ascii="宋体" w:hAnsi="宋体" w:eastAsia="宋体" w:cs="宋体"/>
                <w:bCs/>
                <w:color w:val="0000FF"/>
                <w:kern w:val="2"/>
                <w:sz w:val="21"/>
                <w:szCs w:val="21"/>
                <w:lang w:val="en-US" w:eastAsia="zh-CN" w:bidi="ar-SA"/>
              </w:rPr>
            </w:pPr>
            <w:r>
              <w:rPr>
                <w:rFonts w:hint="eastAsia" w:ascii="宋体" w:hAnsi="宋体" w:cs="宋体"/>
                <w:bCs/>
                <w:color w:val="0000FF"/>
                <w:szCs w:val="21"/>
              </w:rPr>
              <w:t>提供承诺函（格式自拟），未提供承诺或承诺内容不满足要求不得分。</w:t>
            </w:r>
          </w:p>
        </w:tc>
      </w:tr>
      <w:tr w14:paraId="372BE39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545F0194">
            <w:pPr>
              <w:rPr>
                <w:rFonts w:ascii="宋体" w:hAnsi="宋体" w:cs="宋体"/>
                <w:b/>
                <w:bCs/>
                <w:color w:val="0000FF"/>
                <w:sz w:val="24"/>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5B7879A3">
            <w:pPr>
              <w:wordWrap w:val="0"/>
              <w:jc w:val="center"/>
              <w:rPr>
                <w:rFonts w:hint="eastAsia" w:ascii="宋体" w:hAnsi="宋体" w:eastAsia="宋体" w:cs="宋体"/>
                <w:szCs w:val="21"/>
                <w:lang w:val="en-US" w:eastAsia="zh-CN"/>
              </w:rPr>
            </w:pPr>
            <w:r>
              <w:rPr>
                <w:rFonts w:hint="eastAsia" w:ascii="宋体" w:hAnsi="宋体" w:cs="宋体"/>
                <w:szCs w:val="21"/>
                <w:lang w:val="en-US" w:eastAsia="zh-CN"/>
              </w:rPr>
              <w:t>5</w:t>
            </w:r>
          </w:p>
        </w:tc>
        <w:tc>
          <w:tcPr>
            <w:tcW w:w="2835" w:type="dxa"/>
            <w:tcBorders>
              <w:top w:val="single" w:color="000000" w:sz="8" w:space="0"/>
              <w:left w:val="single" w:color="000000" w:sz="8" w:space="0"/>
              <w:bottom w:val="single" w:color="000000" w:sz="8" w:space="0"/>
              <w:right w:val="single" w:color="000000" w:sz="8" w:space="0"/>
            </w:tcBorders>
            <w:vAlign w:val="center"/>
          </w:tcPr>
          <w:p w14:paraId="2F5B253F">
            <w:pPr>
              <w:snapToGrid w:val="0"/>
              <w:spacing w:before="60" w:beforeLines="25" w:after="60" w:afterLines="25" w:line="276" w:lineRule="auto"/>
              <w:jc w:val="center"/>
              <w:rPr>
                <w:rFonts w:hint="eastAsia" w:ascii="宋体" w:hAnsi="宋体" w:eastAsia="宋体" w:cs="宋体"/>
                <w:color w:val="000000"/>
                <w:kern w:val="0"/>
                <w:sz w:val="21"/>
                <w:szCs w:val="21"/>
                <w:lang w:val="en-US" w:eastAsia="zh-CN" w:bidi="ar-SA"/>
              </w:rPr>
            </w:pPr>
            <w:r>
              <w:rPr>
                <w:rFonts w:hint="eastAsia" w:ascii="宋体" w:hAnsi="宋体" w:cs="宋体"/>
                <w:szCs w:val="21"/>
              </w:rPr>
              <w:t>拟安排的项目负责人情况（仅限1人）</w:t>
            </w:r>
          </w:p>
        </w:tc>
        <w:tc>
          <w:tcPr>
            <w:tcW w:w="681" w:type="dxa"/>
            <w:tcBorders>
              <w:top w:val="single" w:color="000000" w:sz="8" w:space="0"/>
              <w:left w:val="single" w:color="000000" w:sz="8" w:space="0"/>
              <w:bottom w:val="single" w:color="000000" w:sz="8" w:space="0"/>
              <w:right w:val="single" w:color="000000" w:sz="8" w:space="0"/>
            </w:tcBorders>
            <w:vAlign w:val="center"/>
          </w:tcPr>
          <w:p w14:paraId="416E45EC">
            <w:pPr>
              <w:snapToGrid w:val="0"/>
              <w:spacing w:before="60" w:beforeLines="25" w:after="60" w:afterLines="25" w:line="276" w:lineRule="auto"/>
              <w:jc w:val="center"/>
              <w:rPr>
                <w:rFonts w:hint="eastAsia" w:ascii="宋体" w:hAnsi="宋体" w:eastAsia="宋体" w:cs="宋体"/>
                <w:bCs/>
                <w:color w:val="000000"/>
                <w:kern w:val="44"/>
                <w:sz w:val="21"/>
                <w:szCs w:val="21"/>
                <w:lang w:val="en-US" w:eastAsia="zh-CN" w:bidi="ar-SA"/>
              </w:rPr>
            </w:pPr>
            <w:r>
              <w:rPr>
                <w:rFonts w:hint="eastAsia" w:ascii="宋体" w:hAnsi="宋体" w:cs="宋体"/>
                <w:szCs w:val="21"/>
              </w:rPr>
              <w:t>16</w:t>
            </w:r>
          </w:p>
        </w:tc>
        <w:tc>
          <w:tcPr>
            <w:tcW w:w="4196" w:type="dxa"/>
            <w:tcBorders>
              <w:top w:val="single" w:color="000000" w:sz="8" w:space="0"/>
              <w:left w:val="single" w:color="000000" w:sz="8" w:space="0"/>
              <w:bottom w:val="single" w:color="000000" w:sz="8" w:space="0"/>
              <w:right w:val="single" w:color="000000" w:sz="8" w:space="0"/>
            </w:tcBorders>
            <w:vAlign w:val="center"/>
          </w:tcPr>
          <w:p w14:paraId="673B7C8A">
            <w:pPr>
              <w:snapToGrid w:val="0"/>
              <w:rPr>
                <w:rFonts w:hint="eastAsia" w:ascii="宋体" w:hAnsi="宋体" w:cs="宋体"/>
                <w:b/>
                <w:bCs/>
                <w:kern w:val="0"/>
                <w:szCs w:val="21"/>
              </w:rPr>
            </w:pPr>
            <w:r>
              <w:rPr>
                <w:rFonts w:hint="eastAsia" w:ascii="宋体" w:hAnsi="宋体" w:cs="宋体"/>
                <w:b/>
                <w:bCs/>
                <w:kern w:val="0"/>
                <w:szCs w:val="21"/>
              </w:rPr>
              <w:t>（一）评审内容：</w:t>
            </w:r>
          </w:p>
          <w:p w14:paraId="5F757547">
            <w:pPr>
              <w:snapToGrid w:val="0"/>
              <w:spacing w:before="60" w:beforeLines="25" w:after="60" w:afterLines="25" w:line="276" w:lineRule="auto"/>
              <w:rPr>
                <w:rFonts w:hint="eastAsia" w:ascii="宋体" w:hAnsi="宋体" w:cs="宋体"/>
                <w:szCs w:val="21"/>
              </w:rPr>
            </w:pPr>
            <w:r>
              <w:rPr>
                <w:rFonts w:hint="eastAsia" w:ascii="宋体" w:hAnsi="宋体" w:cs="宋体"/>
                <w:szCs w:val="21"/>
              </w:rPr>
              <w:t>拟安排的项目负责人（仅限1人）须为投标人自有员工：</w:t>
            </w:r>
          </w:p>
          <w:p w14:paraId="42691217">
            <w:pPr>
              <w:pStyle w:val="90"/>
              <w:numPr>
                <w:ilvl w:val="0"/>
                <w:numId w:val="7"/>
              </w:numPr>
              <w:spacing w:before="60" w:beforeLines="25" w:after="60" w:afterLines="25"/>
              <w:rPr>
                <w:rFonts w:hint="eastAsia" w:cs="宋体"/>
                <w:color w:val="auto"/>
              </w:rPr>
            </w:pPr>
            <w:r>
              <w:rPr>
                <w:rFonts w:hint="eastAsia" w:cs="宋体"/>
                <w:color w:val="auto"/>
              </w:rPr>
              <w:t>具有人力资源管理专业本科（或以上）学历</w:t>
            </w:r>
            <w:r>
              <w:rPr>
                <w:rFonts w:hint="eastAsia" w:cs="宋体"/>
                <w:color w:val="auto"/>
                <w:lang w:val="en-US" w:eastAsia="zh-CN"/>
              </w:rPr>
              <w:t>的得5分</w:t>
            </w:r>
          </w:p>
          <w:p w14:paraId="51BD373D">
            <w:pPr>
              <w:pStyle w:val="90"/>
              <w:numPr>
                <w:ilvl w:val="0"/>
                <w:numId w:val="7"/>
              </w:numPr>
              <w:spacing w:before="60" w:beforeLines="25" w:after="60" w:afterLines="25"/>
              <w:rPr>
                <w:rFonts w:hint="eastAsia" w:cs="宋体"/>
                <w:color w:val="auto"/>
              </w:rPr>
            </w:pPr>
            <w:r>
              <w:rPr>
                <w:rFonts w:hint="eastAsia" w:cs="宋体"/>
                <w:lang w:val="en-US" w:eastAsia="zh-CN"/>
              </w:rPr>
              <w:t>具有</w:t>
            </w:r>
            <w:r>
              <w:rPr>
                <w:rFonts w:hint="eastAsia" w:cs="宋体"/>
              </w:rPr>
              <w:t>相关机构</w:t>
            </w:r>
            <w:r>
              <w:rPr>
                <w:rFonts w:hint="eastAsia" w:cs="宋体"/>
                <w:color w:val="auto"/>
              </w:rPr>
              <w:t>颁发的全国物业管理企业经理证书得</w:t>
            </w:r>
            <w:r>
              <w:rPr>
                <w:rFonts w:hint="eastAsia" w:cs="宋体"/>
                <w:color w:val="auto"/>
                <w:lang w:val="en-US" w:eastAsia="zh-CN"/>
              </w:rPr>
              <w:t>5</w:t>
            </w:r>
            <w:r>
              <w:rPr>
                <w:rFonts w:hint="eastAsia" w:cs="宋体"/>
                <w:color w:val="auto"/>
              </w:rPr>
              <w:t>分；</w:t>
            </w:r>
          </w:p>
          <w:p w14:paraId="4EC15C98">
            <w:pPr>
              <w:snapToGrid w:val="0"/>
              <w:spacing w:before="60" w:beforeLines="25" w:after="60" w:afterLines="25" w:line="276" w:lineRule="auto"/>
              <w:rPr>
                <w:rFonts w:hint="eastAsia" w:ascii="Calibri" w:hAnsi="Calibri" w:eastAsia="宋体" w:cs="宋体"/>
                <w:color w:val="auto"/>
                <w:kern w:val="2"/>
                <w:sz w:val="21"/>
                <w:szCs w:val="22"/>
                <w:lang w:val="en-US" w:eastAsia="zh-CN" w:bidi="ar-SA"/>
              </w:rPr>
            </w:pPr>
            <w:r>
              <w:rPr>
                <w:rFonts w:hint="eastAsia" w:ascii="宋体" w:hAnsi="宋体" w:cs="宋体"/>
                <w:bCs/>
                <w:szCs w:val="21"/>
                <w:lang w:val="en-US" w:eastAsia="zh-CN"/>
              </w:rPr>
              <w:t>3</w:t>
            </w:r>
            <w:r>
              <w:rPr>
                <w:rFonts w:hint="eastAsia" w:ascii="宋体" w:hAnsi="宋体" w:cs="宋体"/>
                <w:bCs/>
                <w:szCs w:val="21"/>
              </w:rPr>
              <w:t>.具有环境类副高级（或</w:t>
            </w:r>
            <w:r>
              <w:rPr>
                <w:rFonts w:hint="eastAsia" w:ascii="Calibri" w:hAnsi="Calibri" w:eastAsia="宋体" w:cs="宋体"/>
                <w:color w:val="auto"/>
                <w:kern w:val="2"/>
                <w:sz w:val="21"/>
                <w:szCs w:val="22"/>
                <w:lang w:val="en-US" w:eastAsia="zh-CN" w:bidi="ar-SA"/>
              </w:rPr>
              <w:t>以上）职称证书得30分；</w:t>
            </w:r>
          </w:p>
          <w:p w14:paraId="691341C3">
            <w:pPr>
              <w:snapToGrid w:val="0"/>
              <w:spacing w:before="60" w:beforeLines="25" w:after="60" w:afterLines="25" w:line="276" w:lineRule="auto"/>
              <w:rPr>
                <w:rFonts w:hint="eastAsia" w:ascii="Calibri" w:hAnsi="Calibri" w:eastAsia="宋体" w:cs="宋体"/>
                <w:color w:val="auto"/>
                <w:kern w:val="2"/>
                <w:sz w:val="21"/>
                <w:szCs w:val="22"/>
                <w:lang w:val="en-US" w:eastAsia="zh-CN" w:bidi="ar-SA"/>
              </w:rPr>
            </w:pPr>
            <w:r>
              <w:rPr>
                <w:rFonts w:hint="eastAsia" w:ascii="Calibri" w:hAnsi="Calibri" w:eastAsia="宋体" w:cs="宋体"/>
                <w:color w:val="auto"/>
                <w:kern w:val="2"/>
                <w:sz w:val="21"/>
                <w:szCs w:val="22"/>
                <w:lang w:val="en-US" w:eastAsia="zh-CN" w:bidi="ar-SA"/>
              </w:rPr>
              <w:t>4.具有机电类或暖通类中级（或以上）职称证书得20分；</w:t>
            </w:r>
          </w:p>
          <w:p w14:paraId="71449716">
            <w:pPr>
              <w:snapToGrid w:val="0"/>
              <w:spacing w:before="60" w:beforeLines="25" w:after="60" w:afterLines="25" w:line="276" w:lineRule="auto"/>
              <w:rPr>
                <w:rFonts w:hint="eastAsia" w:ascii="Calibri" w:hAnsi="Calibri" w:eastAsia="宋体" w:cs="宋体"/>
                <w:color w:val="auto"/>
                <w:kern w:val="2"/>
                <w:sz w:val="21"/>
                <w:szCs w:val="22"/>
                <w:lang w:val="en-US" w:eastAsia="zh-CN" w:bidi="ar-SA"/>
              </w:rPr>
            </w:pPr>
            <w:r>
              <w:rPr>
                <w:rFonts w:hint="eastAsia" w:ascii="Calibri" w:hAnsi="Calibri" w:eastAsia="宋体" w:cs="宋体"/>
                <w:color w:val="auto"/>
                <w:kern w:val="2"/>
                <w:sz w:val="21"/>
                <w:szCs w:val="22"/>
                <w:lang w:val="en-US" w:eastAsia="zh-CN" w:bidi="ar-SA"/>
              </w:rPr>
              <w:t>5.具有相关机构颁发的企业人力资源管理师一级/高级技师职业资格证书（或职业技能等级证书）得20分；</w:t>
            </w:r>
          </w:p>
          <w:p w14:paraId="35F4F7CA">
            <w:pPr>
              <w:snapToGrid w:val="0"/>
              <w:spacing w:before="60" w:beforeLines="25" w:after="60" w:afterLines="25" w:line="276" w:lineRule="auto"/>
              <w:rPr>
                <w:rFonts w:hint="eastAsia" w:ascii="Calibri" w:hAnsi="Calibri" w:eastAsia="宋体" w:cs="宋体"/>
                <w:color w:val="auto"/>
                <w:kern w:val="2"/>
                <w:sz w:val="21"/>
                <w:szCs w:val="22"/>
                <w:lang w:val="en-US" w:eastAsia="zh-CN" w:bidi="ar-SA"/>
              </w:rPr>
            </w:pPr>
            <w:r>
              <w:rPr>
                <w:rFonts w:hint="eastAsia" w:ascii="Calibri" w:hAnsi="Calibri" w:eastAsia="宋体" w:cs="宋体"/>
                <w:color w:val="auto"/>
                <w:kern w:val="2"/>
                <w:sz w:val="21"/>
                <w:szCs w:val="22"/>
                <w:lang w:val="en-US" w:eastAsia="zh-CN" w:bidi="ar-SA"/>
              </w:rPr>
              <w:t>6.具有相关机构颁发的保卫管理员二级/技师（或以上）职业资格证书（或职业技能等级证书）得15分；</w:t>
            </w:r>
          </w:p>
          <w:p w14:paraId="05954C7A">
            <w:pPr>
              <w:snapToGrid w:val="0"/>
              <w:spacing w:before="60" w:beforeLines="25" w:after="60" w:afterLines="25" w:line="276" w:lineRule="auto"/>
              <w:rPr>
                <w:rFonts w:hint="eastAsia" w:ascii="宋体" w:hAnsi="宋体" w:cs="宋体"/>
                <w:bCs/>
                <w:szCs w:val="21"/>
              </w:rPr>
            </w:pPr>
            <w:r>
              <w:rPr>
                <w:rFonts w:hint="eastAsia" w:ascii="Calibri" w:hAnsi="Calibri" w:eastAsia="宋体" w:cs="宋体"/>
                <w:color w:val="auto"/>
                <w:kern w:val="2"/>
                <w:sz w:val="21"/>
                <w:szCs w:val="22"/>
                <w:lang w:val="en-US" w:eastAsia="zh-CN" w:bidi="ar-SA"/>
              </w:rPr>
              <w:t>7.具有相关机构颁发的应急救援员职业资格证书（或职业技能等级证书）</w:t>
            </w:r>
            <w:r>
              <w:rPr>
                <w:rFonts w:hint="eastAsia" w:ascii="宋体" w:hAnsi="宋体" w:cs="宋体"/>
                <w:bCs/>
                <w:szCs w:val="21"/>
              </w:rPr>
              <w:t>得5分；</w:t>
            </w:r>
          </w:p>
          <w:p w14:paraId="39602816">
            <w:pPr>
              <w:snapToGrid w:val="0"/>
              <w:spacing w:before="60" w:beforeLines="25" w:after="60" w:afterLines="25" w:line="276" w:lineRule="auto"/>
              <w:rPr>
                <w:rFonts w:hint="eastAsia" w:ascii="宋体" w:hAnsi="宋体" w:cs="宋体"/>
                <w:bCs/>
                <w:szCs w:val="21"/>
              </w:rPr>
            </w:pPr>
            <w:r>
              <w:rPr>
                <w:rFonts w:hint="eastAsia" w:ascii="宋体" w:hAnsi="宋体" w:cs="宋体"/>
                <w:bCs/>
                <w:szCs w:val="21"/>
              </w:rPr>
              <w:t>以上合计最高得100分。</w:t>
            </w:r>
          </w:p>
          <w:p w14:paraId="006A5785">
            <w:pPr>
              <w:snapToGrid w:val="0"/>
              <w:rPr>
                <w:rFonts w:hint="eastAsia" w:ascii="宋体" w:hAnsi="宋体" w:cs="宋体"/>
                <w:color w:val="0000FF"/>
                <w:kern w:val="0"/>
                <w:szCs w:val="21"/>
              </w:rPr>
            </w:pPr>
            <w:r>
              <w:rPr>
                <w:rFonts w:hint="eastAsia" w:ascii="宋体" w:hAnsi="宋体" w:cs="宋体"/>
                <w:color w:val="0000FF"/>
                <w:kern w:val="0"/>
                <w:szCs w:val="21"/>
              </w:rPr>
              <w:t>（二）评审依据：</w:t>
            </w:r>
          </w:p>
          <w:p w14:paraId="6A051689">
            <w:pPr>
              <w:spacing w:before="60" w:beforeLines="25" w:after="60" w:afterLines="25" w:line="276" w:lineRule="auto"/>
              <w:jc w:val="left"/>
              <w:rPr>
                <w:rFonts w:hint="eastAsia" w:ascii="宋体" w:hAnsi="宋体" w:cs="宋体"/>
                <w:bCs/>
                <w:color w:val="0000FF"/>
                <w:szCs w:val="21"/>
              </w:rPr>
            </w:pPr>
            <w:r>
              <w:rPr>
                <w:rFonts w:hint="eastAsia" w:ascii="宋体" w:hAnsi="宋体" w:cs="宋体"/>
                <w:bCs/>
                <w:color w:val="0000FF"/>
                <w:szCs w:val="21"/>
              </w:rPr>
              <w:t>1.提供相关证书扫描件，其中：</w:t>
            </w:r>
          </w:p>
          <w:p w14:paraId="20D85174">
            <w:pPr>
              <w:spacing w:before="60" w:beforeLines="25" w:after="60" w:afterLines="25" w:line="276" w:lineRule="auto"/>
              <w:jc w:val="left"/>
              <w:rPr>
                <w:rFonts w:hint="eastAsia" w:ascii="宋体" w:hAnsi="宋体" w:cs="宋体"/>
                <w:bCs/>
                <w:color w:val="0000FF"/>
                <w:szCs w:val="21"/>
              </w:rPr>
            </w:pPr>
            <w:r>
              <w:rPr>
                <w:rFonts w:hint="eastAsia" w:ascii="宋体" w:hAnsi="宋体" w:cs="宋体"/>
                <w:bCs/>
                <w:color w:val="0000FF"/>
                <w:szCs w:val="21"/>
              </w:rPr>
              <w:t>（1）涉及学历的，需同时提供学信网信息查询截图：①如较早颁发的学历证书，学信网无法查询的，可提供毕业院校或教育或人社部门等颁发机构或监管机构等出具的证明。②如海外留学（含港澳台）人学历无法通过学信网站查询的，应当提供教育部留学服务中心出具的国外学历认证证书以及教育部留学服务中心官网查询截图。若证明文件为其他语言，必须附中文译文，以中文译文为准。</w:t>
            </w:r>
          </w:p>
          <w:p w14:paraId="48922255">
            <w:pPr>
              <w:spacing w:before="60" w:beforeLines="25" w:after="60" w:afterLines="25" w:line="276" w:lineRule="auto"/>
              <w:jc w:val="left"/>
              <w:rPr>
                <w:rFonts w:hint="eastAsia" w:ascii="宋体" w:hAnsi="宋体" w:cs="宋体"/>
                <w:color w:val="0000FF"/>
              </w:rPr>
            </w:pPr>
            <w:r>
              <w:rPr>
                <w:rFonts w:hint="eastAsia" w:ascii="宋体" w:hAnsi="宋体" w:cs="宋体"/>
                <w:bCs/>
                <w:color w:val="0000FF"/>
                <w:szCs w:val="21"/>
              </w:rPr>
              <w:t>（2）涉及职称证书的，</w:t>
            </w:r>
            <w:r>
              <w:rPr>
                <w:rFonts w:hint="eastAsia" w:ascii="宋体" w:hAnsi="宋体" w:cs="宋体"/>
                <w:color w:val="0000FF"/>
              </w:rPr>
              <w:t>需同时提供全国人力资源和社会保障政务服务平台(https://www.12333.gov.cn)查询截图。</w:t>
            </w:r>
          </w:p>
          <w:p w14:paraId="78297D1F">
            <w:pPr>
              <w:spacing w:before="60" w:beforeLines="25" w:after="60" w:afterLines="25" w:line="276" w:lineRule="auto"/>
              <w:jc w:val="left"/>
            </w:pPr>
            <w:r>
              <w:rPr>
                <w:rFonts w:hint="eastAsia" w:ascii="宋体" w:hAnsi="宋体" w:cs="宋体"/>
                <w:color w:val="0000FF"/>
              </w:rPr>
              <w:t>（3）涉及</w:t>
            </w:r>
            <w:r>
              <w:rPr>
                <w:rFonts w:hint="eastAsia" w:ascii="宋体" w:hAnsi="宋体" w:cs="宋体"/>
                <w:bCs/>
                <w:color w:val="0000FF"/>
                <w:szCs w:val="21"/>
              </w:rPr>
              <w:t>职业资格证书（或职业技能等级证书）的，需同时提供</w:t>
            </w:r>
            <w:r>
              <w:rPr>
                <w:rFonts w:hint="eastAsia" w:ascii="宋体" w:hAnsi="宋体" w:cs="宋体"/>
                <w:color w:val="0000FF"/>
              </w:rPr>
              <w:t>技能人才评价证书全国联网查询截图(http://zscx.osta.org.cn)。</w:t>
            </w:r>
          </w:p>
          <w:p w14:paraId="50DC54CF">
            <w:pPr>
              <w:pStyle w:val="2"/>
              <w:rPr>
                <w:rFonts w:hint="eastAsia" w:eastAsia="宋体"/>
                <w:lang w:eastAsia="zh-CN"/>
              </w:rPr>
            </w:pPr>
            <w:r>
              <w:rPr>
                <w:rFonts w:hint="eastAsia"/>
                <w:lang w:eastAsia="zh-CN"/>
              </w:rPr>
              <w:t>（</w:t>
            </w:r>
            <w:r>
              <w:rPr>
                <w:rFonts w:hint="eastAsia"/>
                <w:lang w:val="en-US" w:eastAsia="zh-CN"/>
              </w:rPr>
              <w:t>4</w:t>
            </w:r>
            <w:r>
              <w:rPr>
                <w:rFonts w:hint="eastAsia"/>
                <w:lang w:eastAsia="zh-CN"/>
              </w:rPr>
              <w:t>）</w:t>
            </w:r>
            <w:r>
              <w:rPr>
                <w:rFonts w:hint="eastAsia" w:ascii="宋体" w:hAnsi="宋体" w:eastAsia="宋体" w:cs="宋体"/>
                <w:color w:val="0000FF"/>
                <w:sz w:val="21"/>
                <w:szCs w:val="21"/>
                <w:highlight w:val="none"/>
                <w:lang w:val="en-US" w:eastAsia="zh-CN"/>
              </w:rPr>
              <w:t xml:space="preserve">如证书颁发单位为相关行业协会（或学会）的，则需同时提供证书颁发单位在全国社会组织信用信息公示平台（https://xxgs.chinanpo.mca.gov.cn/gsxt/newList）的信息查询截图（截图需显示发证单位状态为“正常”）。  </w:t>
            </w:r>
          </w:p>
          <w:p w14:paraId="44BE8B3F">
            <w:pPr>
              <w:spacing w:before="60" w:beforeLines="25" w:after="60" w:afterLines="25" w:line="276" w:lineRule="auto"/>
              <w:jc w:val="left"/>
              <w:rPr>
                <w:rFonts w:hint="eastAsia" w:ascii="宋体" w:hAnsi="宋体" w:cs="宋体"/>
                <w:color w:val="0000FF"/>
                <w:szCs w:val="21"/>
              </w:rPr>
            </w:pPr>
            <w:r>
              <w:rPr>
                <w:rFonts w:hint="eastAsia" w:ascii="宋体" w:hAnsi="宋体" w:cs="宋体"/>
                <w:color w:val="0000FF"/>
                <w:szCs w:val="21"/>
              </w:rPr>
              <w:t>2.提供相关人员开标日前一个月在本公司缴纳且载有社保部门（或税务部门）公章（或税务部门公章）的社保缴交证明材料（如开标日前一个月的社保材料因社保部门（或税务部门）原因暂时无法取得，则可以往前顺延一个月）；</w:t>
            </w:r>
            <w:r>
              <w:rPr>
                <w:rFonts w:hint="eastAsia" w:ascii="宋体" w:hAnsi="宋体" w:cs="宋体"/>
                <w:color w:val="0000FF"/>
                <w:szCs w:val="21"/>
                <w:lang w:eastAsia="zh-CN"/>
              </w:rPr>
              <w:t>若投标人成立不足1个月的，需提供成立情况说明函（格式自拟），无需提供相关人员社保，亦可得分；若为退休返聘人员，需提供说明函（格式自拟），无需提供相关人员社保，亦可得分”</w:t>
            </w:r>
            <w:r>
              <w:rPr>
                <w:rFonts w:hint="eastAsia" w:ascii="宋体" w:hAnsi="宋体" w:cs="宋体"/>
                <w:color w:val="0000FF"/>
                <w:szCs w:val="21"/>
              </w:rPr>
              <w:t>；</w:t>
            </w:r>
          </w:p>
          <w:p w14:paraId="3A7D4AE4">
            <w:pPr>
              <w:snapToGrid w:val="0"/>
              <w:spacing w:before="60" w:beforeLines="25" w:after="60" w:afterLines="25" w:line="276" w:lineRule="auto"/>
              <w:rPr>
                <w:rFonts w:hint="eastAsia" w:ascii="宋体" w:hAnsi="宋体" w:eastAsia="宋体" w:cs="宋体"/>
                <w:bCs/>
                <w:color w:val="0000FF"/>
                <w:kern w:val="2"/>
                <w:sz w:val="21"/>
                <w:szCs w:val="21"/>
                <w:lang w:val="en-US" w:eastAsia="zh-CN" w:bidi="ar-SA"/>
              </w:rPr>
            </w:pPr>
            <w:r>
              <w:rPr>
                <w:rFonts w:hint="eastAsia" w:ascii="宋体" w:hAnsi="宋体" w:cs="宋体"/>
                <w:color w:val="0000FF"/>
                <w:szCs w:val="21"/>
              </w:rPr>
              <w:t>3.</w:t>
            </w:r>
            <w:r>
              <w:rPr>
                <w:rFonts w:hint="eastAsia" w:ascii="宋体" w:hAnsi="宋体" w:cs="宋体"/>
                <w:color w:val="0000FF"/>
                <w:szCs w:val="21"/>
                <w:lang w:eastAsia="zh-CN"/>
              </w:rPr>
              <w:t>未按要求提供相关证明材料（或相关证明材料无法判断是否符合评分要求）的不计得分，原件备查</w:t>
            </w:r>
            <w:r>
              <w:rPr>
                <w:rFonts w:hint="eastAsia" w:ascii="宋体" w:hAnsi="宋体" w:cs="宋体"/>
                <w:color w:val="0000FF"/>
                <w:szCs w:val="21"/>
              </w:rPr>
              <w:t>。</w:t>
            </w:r>
          </w:p>
        </w:tc>
      </w:tr>
      <w:tr w14:paraId="025041C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4A188B4D">
            <w:pPr>
              <w:rPr>
                <w:rFonts w:ascii="宋体" w:hAnsi="宋体" w:cs="宋体"/>
                <w:b/>
                <w:bCs/>
                <w:color w:val="0000FF"/>
                <w:sz w:val="24"/>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7EA55B7E">
            <w:pPr>
              <w:wordWrap w:val="0"/>
              <w:jc w:val="center"/>
              <w:rPr>
                <w:rFonts w:hint="eastAsia" w:ascii="宋体" w:hAnsi="宋体" w:eastAsia="宋体" w:cs="宋体"/>
                <w:szCs w:val="21"/>
                <w:lang w:val="en-US" w:eastAsia="zh-CN"/>
              </w:rPr>
            </w:pPr>
            <w:r>
              <w:rPr>
                <w:rFonts w:hint="eastAsia" w:ascii="宋体" w:hAnsi="宋体" w:cs="宋体"/>
                <w:szCs w:val="21"/>
                <w:lang w:val="en-US" w:eastAsia="zh-CN"/>
              </w:rPr>
              <w:t>6</w:t>
            </w:r>
          </w:p>
        </w:tc>
        <w:tc>
          <w:tcPr>
            <w:tcW w:w="2835" w:type="dxa"/>
            <w:tcBorders>
              <w:top w:val="single" w:color="000000" w:sz="8" w:space="0"/>
              <w:left w:val="single" w:color="000000" w:sz="8" w:space="0"/>
              <w:bottom w:val="single" w:color="000000" w:sz="8" w:space="0"/>
              <w:right w:val="single" w:color="000000" w:sz="8" w:space="0"/>
            </w:tcBorders>
            <w:vAlign w:val="center"/>
          </w:tcPr>
          <w:p w14:paraId="363A58D0">
            <w:pPr>
              <w:snapToGrid w:val="0"/>
              <w:spacing w:before="60" w:beforeLines="25" w:after="60" w:afterLines="25" w:line="276" w:lineRule="auto"/>
              <w:jc w:val="center"/>
              <w:rPr>
                <w:rFonts w:hint="eastAsia" w:ascii="宋体" w:hAnsi="宋体" w:eastAsia="宋体" w:cs="宋体"/>
                <w:color w:val="000000"/>
                <w:kern w:val="0"/>
                <w:sz w:val="21"/>
                <w:szCs w:val="21"/>
                <w:lang w:val="en-US" w:eastAsia="zh-CN" w:bidi="ar-SA"/>
              </w:rPr>
            </w:pPr>
            <w:r>
              <w:rPr>
                <w:rFonts w:hint="eastAsia" w:ascii="宋体" w:hAnsi="宋体" w:cs="宋体"/>
                <w:bCs/>
                <w:szCs w:val="21"/>
              </w:rPr>
              <w:t>拟安排服务团队情况（</w:t>
            </w:r>
            <w:r>
              <w:rPr>
                <w:rFonts w:hint="eastAsia" w:ascii="宋体" w:hAnsi="宋体" w:cs="宋体"/>
                <w:szCs w:val="21"/>
              </w:rPr>
              <w:t>项目负责人除外）</w:t>
            </w:r>
          </w:p>
        </w:tc>
        <w:tc>
          <w:tcPr>
            <w:tcW w:w="681" w:type="dxa"/>
            <w:tcBorders>
              <w:top w:val="single" w:color="000000" w:sz="8" w:space="0"/>
              <w:left w:val="single" w:color="000000" w:sz="8" w:space="0"/>
              <w:bottom w:val="single" w:color="000000" w:sz="8" w:space="0"/>
              <w:right w:val="single" w:color="000000" w:sz="8" w:space="0"/>
            </w:tcBorders>
            <w:vAlign w:val="center"/>
          </w:tcPr>
          <w:p w14:paraId="6BFF3A57">
            <w:pPr>
              <w:snapToGrid w:val="0"/>
              <w:spacing w:before="60" w:beforeLines="25" w:after="60" w:afterLines="25" w:line="276" w:lineRule="auto"/>
              <w:jc w:val="center"/>
              <w:rPr>
                <w:rFonts w:hint="eastAsia" w:ascii="宋体" w:hAnsi="宋体" w:eastAsia="宋体" w:cs="宋体"/>
                <w:bCs/>
                <w:color w:val="000000"/>
                <w:kern w:val="44"/>
                <w:sz w:val="21"/>
                <w:szCs w:val="21"/>
                <w:lang w:val="en-US" w:eastAsia="zh-CN" w:bidi="ar-SA"/>
              </w:rPr>
            </w:pPr>
            <w:r>
              <w:rPr>
                <w:rFonts w:hint="eastAsia" w:ascii="宋体" w:hAnsi="宋体" w:cs="宋体"/>
                <w:szCs w:val="21"/>
              </w:rPr>
              <w:t>25</w:t>
            </w:r>
          </w:p>
        </w:tc>
        <w:tc>
          <w:tcPr>
            <w:tcW w:w="4196" w:type="dxa"/>
            <w:tcBorders>
              <w:top w:val="single" w:color="000000" w:sz="8" w:space="0"/>
              <w:left w:val="single" w:color="000000" w:sz="8" w:space="0"/>
              <w:bottom w:val="single" w:color="000000" w:sz="8" w:space="0"/>
              <w:right w:val="single" w:color="000000" w:sz="8" w:space="0"/>
            </w:tcBorders>
            <w:vAlign w:val="center"/>
          </w:tcPr>
          <w:p w14:paraId="3FB5A9F4">
            <w:pPr>
              <w:snapToGrid w:val="0"/>
              <w:rPr>
                <w:rFonts w:hint="eastAsia" w:ascii="宋体" w:hAnsi="宋体" w:cs="宋体"/>
                <w:b/>
                <w:bCs/>
                <w:kern w:val="0"/>
                <w:szCs w:val="21"/>
              </w:rPr>
            </w:pPr>
            <w:r>
              <w:rPr>
                <w:rFonts w:hint="eastAsia" w:ascii="宋体" w:hAnsi="宋体" w:cs="宋体"/>
                <w:b/>
                <w:bCs/>
                <w:kern w:val="0"/>
                <w:szCs w:val="21"/>
              </w:rPr>
              <w:t>（一）评审内容：</w:t>
            </w:r>
          </w:p>
          <w:p w14:paraId="429A478A">
            <w:pPr>
              <w:snapToGrid w:val="0"/>
              <w:spacing w:before="60" w:beforeLines="25" w:after="60" w:afterLines="25" w:line="276" w:lineRule="auto"/>
              <w:rPr>
                <w:rFonts w:hint="eastAsia" w:ascii="宋体" w:hAnsi="宋体" w:cs="宋体"/>
                <w:bCs/>
              </w:rPr>
            </w:pPr>
            <w:r>
              <w:rPr>
                <w:rFonts w:hint="eastAsia" w:ascii="宋体" w:hAnsi="宋体" w:cs="宋体"/>
                <w:bCs/>
                <w:szCs w:val="21"/>
              </w:rPr>
              <w:t>投标</w:t>
            </w:r>
            <w:r>
              <w:rPr>
                <w:rFonts w:hint="eastAsia" w:ascii="宋体" w:hAnsi="宋体" w:cs="宋体"/>
                <w:bCs/>
              </w:rPr>
              <w:t>人拟安排服务团队情况（项目负责人除外）须为投标人自有员工：</w:t>
            </w:r>
          </w:p>
          <w:p w14:paraId="3B9BFDCA">
            <w:pPr>
              <w:pStyle w:val="90"/>
              <w:numPr>
                <w:ilvl w:val="0"/>
                <w:numId w:val="0"/>
              </w:numPr>
              <w:spacing w:before="60" w:beforeLines="25" w:after="60" w:afterLines="25"/>
              <w:rPr>
                <w:rFonts w:hint="eastAsia" w:cs="宋体"/>
                <w:color w:val="auto"/>
                <w:szCs w:val="24"/>
              </w:rPr>
            </w:pPr>
            <w:r>
              <w:rPr>
                <w:rFonts w:hint="eastAsia" w:cs="宋体"/>
                <w:b/>
                <w:bCs w:val="0"/>
                <w:color w:val="auto"/>
                <w:szCs w:val="24"/>
              </w:rPr>
              <w:t>1、保安队长（仅限1人，本项最高得30分）：</w:t>
            </w:r>
          </w:p>
          <w:p w14:paraId="1EFDA6AC">
            <w:pPr>
              <w:snapToGrid w:val="0"/>
              <w:spacing w:before="60" w:beforeLines="25" w:after="60" w:afterLines="25" w:line="276" w:lineRule="auto"/>
              <w:rPr>
                <w:rFonts w:hint="eastAsia" w:ascii="宋体" w:hAnsi="宋体" w:cs="宋体"/>
                <w:bCs/>
              </w:rPr>
            </w:pPr>
            <w:r>
              <w:rPr>
                <w:rFonts w:hint="eastAsia" w:ascii="宋体" w:hAnsi="宋体" w:cs="宋体"/>
                <w:bCs/>
              </w:rPr>
              <w:t>（1）具有管理类或工程类本科（或以上）学历得5分；</w:t>
            </w:r>
          </w:p>
          <w:p w14:paraId="4ED789F2">
            <w:pPr>
              <w:snapToGrid w:val="0"/>
              <w:spacing w:before="60" w:beforeLines="25" w:after="60" w:afterLines="25" w:line="276" w:lineRule="auto"/>
              <w:rPr>
                <w:rFonts w:hint="eastAsia" w:ascii="宋体" w:hAnsi="宋体" w:cs="宋体"/>
                <w:bCs/>
              </w:rPr>
            </w:pPr>
            <w:r>
              <w:rPr>
                <w:rFonts w:hint="eastAsia" w:ascii="宋体" w:hAnsi="宋体" w:cs="宋体"/>
                <w:bCs/>
              </w:rPr>
              <w:t>（2）持有退伍军人证或士官退出现役证得5分；</w:t>
            </w:r>
          </w:p>
          <w:p w14:paraId="047D1CE9">
            <w:pPr>
              <w:snapToGrid w:val="0"/>
              <w:spacing w:before="60" w:beforeLines="25" w:after="60" w:afterLines="25" w:line="276" w:lineRule="auto"/>
              <w:rPr>
                <w:rFonts w:hint="eastAsia" w:ascii="宋体" w:hAnsi="宋体" w:cs="宋体"/>
                <w:bCs/>
              </w:rPr>
            </w:pPr>
            <w:r>
              <w:rPr>
                <w:rFonts w:hint="eastAsia" w:ascii="宋体" w:hAnsi="宋体" w:cs="宋体"/>
                <w:bCs/>
              </w:rPr>
              <w:t>（3）具有相关机构颁发的劳动关系协调员三级</w:t>
            </w:r>
            <w:r>
              <w:rPr>
                <w:rFonts w:hint="eastAsia" w:ascii="宋体" w:hAnsi="宋体" w:cs="宋体"/>
                <w:bCs/>
                <w:lang w:val="en-US" w:eastAsia="zh-CN"/>
              </w:rPr>
              <w:t>/高级</w:t>
            </w:r>
            <w:r>
              <w:rPr>
                <w:rFonts w:hint="eastAsia" w:ascii="宋体" w:hAnsi="宋体" w:cs="宋体"/>
                <w:bCs/>
              </w:rPr>
              <w:t>（或以上）职业资格证书（或职业技能等级证书）得10分；</w:t>
            </w:r>
          </w:p>
          <w:p w14:paraId="15BBD84B">
            <w:pPr>
              <w:snapToGrid w:val="0"/>
              <w:spacing w:before="60" w:beforeLines="25" w:after="60" w:afterLines="25" w:line="276" w:lineRule="auto"/>
              <w:rPr>
                <w:rFonts w:hint="eastAsia" w:ascii="宋体" w:hAnsi="宋体" w:cs="宋体"/>
                <w:bCs/>
              </w:rPr>
            </w:pPr>
            <w:r>
              <w:rPr>
                <w:rFonts w:hint="eastAsia" w:ascii="宋体" w:hAnsi="宋体" w:cs="宋体"/>
                <w:bCs/>
              </w:rPr>
              <w:t>（4）具有相关机构颁发的物业管理员（师）四级</w:t>
            </w:r>
            <w:r>
              <w:rPr>
                <w:rFonts w:hint="eastAsia" w:ascii="宋体" w:hAnsi="宋体" w:cs="宋体"/>
                <w:bCs/>
                <w:lang w:val="en-US" w:eastAsia="zh-CN"/>
              </w:rPr>
              <w:t>/中级</w:t>
            </w:r>
            <w:r>
              <w:rPr>
                <w:rFonts w:hint="eastAsia" w:ascii="宋体" w:hAnsi="宋体" w:cs="宋体"/>
                <w:bCs/>
              </w:rPr>
              <w:t>（或以上）职业资</w:t>
            </w:r>
            <w:r>
              <w:rPr>
                <w:rFonts w:hint="eastAsia" w:ascii="宋体" w:hAnsi="宋体" w:cs="宋体"/>
                <w:bCs/>
                <w:szCs w:val="21"/>
              </w:rPr>
              <w:t>格证书（或职业技能等级证书）得10分</w:t>
            </w:r>
            <w:r>
              <w:rPr>
                <w:rFonts w:hint="eastAsia" w:ascii="宋体" w:hAnsi="宋体" w:cs="宋体"/>
                <w:bCs/>
              </w:rPr>
              <w:t>；</w:t>
            </w:r>
          </w:p>
          <w:p w14:paraId="4C99DBD8">
            <w:pPr>
              <w:pStyle w:val="90"/>
              <w:numPr>
                <w:ilvl w:val="0"/>
                <w:numId w:val="0"/>
              </w:numPr>
              <w:spacing w:before="60" w:beforeLines="25" w:after="60" w:afterLines="25"/>
              <w:rPr>
                <w:rFonts w:hint="eastAsia" w:cs="宋体"/>
                <w:b/>
                <w:bCs w:val="0"/>
                <w:color w:val="auto"/>
                <w:szCs w:val="24"/>
              </w:rPr>
            </w:pPr>
            <w:r>
              <w:rPr>
                <w:rFonts w:hint="eastAsia" w:cs="宋体"/>
                <w:b/>
                <w:bCs w:val="0"/>
                <w:color w:val="auto"/>
                <w:szCs w:val="24"/>
              </w:rPr>
              <w:t>2、保洁主管（仅限1人，本项最高得25分）：</w:t>
            </w:r>
          </w:p>
          <w:p w14:paraId="74D68CFF">
            <w:pPr>
              <w:snapToGrid w:val="0"/>
              <w:spacing w:before="60" w:beforeLines="25" w:after="60" w:afterLines="25" w:line="276" w:lineRule="auto"/>
              <w:rPr>
                <w:rFonts w:hint="eastAsia" w:ascii="宋体" w:hAnsi="宋体" w:cs="宋体"/>
                <w:bCs/>
              </w:rPr>
            </w:pPr>
            <w:r>
              <w:rPr>
                <w:rFonts w:hint="eastAsia" w:ascii="宋体" w:hAnsi="宋体" w:cs="宋体"/>
                <w:bCs/>
              </w:rPr>
              <w:t>（1）具有管理类专业本科（或以上）学历得5分；</w:t>
            </w:r>
          </w:p>
          <w:p w14:paraId="13B5011B">
            <w:pPr>
              <w:snapToGrid w:val="0"/>
              <w:spacing w:before="60" w:beforeLines="25" w:after="60" w:afterLines="25" w:line="276" w:lineRule="auto"/>
              <w:rPr>
                <w:rFonts w:hint="eastAsia" w:ascii="宋体" w:hAnsi="宋体" w:cs="宋体"/>
                <w:bCs/>
              </w:rPr>
            </w:pPr>
            <w:r>
              <w:rPr>
                <w:rFonts w:hint="eastAsia" w:ascii="宋体" w:hAnsi="宋体" w:cs="宋体"/>
                <w:bCs/>
              </w:rPr>
              <w:t>（2）具有经济师（专业：人力资源管理）中级（或以上）职称证书得10分；</w:t>
            </w:r>
          </w:p>
          <w:p w14:paraId="21E9C3AA">
            <w:pPr>
              <w:snapToGrid w:val="0"/>
              <w:spacing w:before="60" w:beforeLines="25" w:after="60" w:afterLines="25" w:line="276" w:lineRule="auto"/>
              <w:rPr>
                <w:rFonts w:hint="eastAsia" w:ascii="宋体" w:hAnsi="宋体" w:cs="宋体"/>
                <w:bCs/>
              </w:rPr>
            </w:pPr>
            <w:r>
              <w:rPr>
                <w:rFonts w:hint="eastAsia" w:ascii="宋体" w:hAnsi="宋体" w:cs="宋体"/>
                <w:bCs/>
              </w:rPr>
              <w:t>（3）具有相关机构颁发的高级清洁管理师项目经理证书得5分；</w:t>
            </w:r>
          </w:p>
          <w:p w14:paraId="67FB52DE">
            <w:pPr>
              <w:snapToGrid w:val="0"/>
              <w:spacing w:before="60" w:beforeLines="25" w:after="60" w:afterLines="25" w:line="276" w:lineRule="auto"/>
              <w:rPr>
                <w:rFonts w:hint="eastAsia" w:ascii="宋体" w:hAnsi="宋体" w:cs="宋体"/>
                <w:bCs/>
                <w:szCs w:val="21"/>
              </w:rPr>
            </w:pPr>
            <w:r>
              <w:rPr>
                <w:rFonts w:hint="eastAsia" w:ascii="宋体" w:hAnsi="宋体" w:cs="宋体"/>
                <w:bCs/>
              </w:rPr>
              <w:t>（4）具有相关机构颁发</w:t>
            </w:r>
            <w:r>
              <w:rPr>
                <w:rFonts w:hint="eastAsia" w:ascii="宋体" w:hAnsi="宋体" w:cs="宋体"/>
                <w:bCs/>
                <w:szCs w:val="21"/>
              </w:rPr>
              <w:t>的有害生物防制员证书得5分；</w:t>
            </w:r>
          </w:p>
          <w:p w14:paraId="6BB57A7C">
            <w:pPr>
              <w:pStyle w:val="90"/>
              <w:numPr>
                <w:ilvl w:val="0"/>
                <w:numId w:val="0"/>
              </w:numPr>
              <w:spacing w:before="60" w:beforeLines="25" w:after="60" w:afterLines="25"/>
              <w:rPr>
                <w:rFonts w:hint="eastAsia" w:cs="宋体"/>
                <w:b/>
                <w:bCs w:val="0"/>
                <w:color w:val="auto"/>
                <w:szCs w:val="24"/>
              </w:rPr>
            </w:pPr>
            <w:r>
              <w:rPr>
                <w:rFonts w:hint="eastAsia" w:cs="宋体"/>
                <w:b/>
                <w:bCs w:val="0"/>
                <w:color w:val="auto"/>
                <w:szCs w:val="24"/>
              </w:rPr>
              <w:t>3、电工（仅限1人，本项最高得30分）：</w:t>
            </w:r>
          </w:p>
          <w:p w14:paraId="4B129FC1">
            <w:pPr>
              <w:snapToGrid w:val="0"/>
              <w:spacing w:before="60" w:beforeLines="25" w:after="60" w:afterLines="25" w:line="276" w:lineRule="auto"/>
              <w:rPr>
                <w:rFonts w:hint="eastAsia" w:ascii="宋体" w:hAnsi="宋体" w:cs="宋体"/>
                <w:bCs/>
              </w:rPr>
            </w:pPr>
            <w:r>
              <w:rPr>
                <w:rFonts w:hint="eastAsia" w:ascii="宋体" w:hAnsi="宋体" w:cs="宋体"/>
                <w:bCs/>
              </w:rPr>
              <w:t>（1）具有机电类或土木类专业本科（或以上）学历得5分；</w:t>
            </w:r>
          </w:p>
          <w:p w14:paraId="3109BEC9">
            <w:pPr>
              <w:snapToGrid w:val="0"/>
              <w:spacing w:before="60" w:beforeLines="25" w:after="60" w:afterLines="25" w:line="276" w:lineRule="auto"/>
              <w:rPr>
                <w:rFonts w:hint="eastAsia" w:ascii="宋体" w:hAnsi="宋体" w:cs="宋体"/>
                <w:bCs/>
              </w:rPr>
            </w:pPr>
            <w:r>
              <w:rPr>
                <w:rFonts w:hint="eastAsia" w:ascii="宋体" w:hAnsi="宋体" w:cs="宋体"/>
                <w:bCs/>
              </w:rPr>
              <w:t>（2）</w:t>
            </w:r>
            <w:r>
              <w:rPr>
                <w:rFonts w:hint="eastAsia" w:ascii="宋体" w:hAnsi="宋体" w:cs="宋体"/>
                <w:bCs/>
                <w:szCs w:val="21"/>
              </w:rPr>
              <w:t>具有机电类中级（或以上）职称证书得10分；</w:t>
            </w:r>
          </w:p>
          <w:p w14:paraId="4B5DD26B">
            <w:pPr>
              <w:snapToGrid w:val="0"/>
              <w:spacing w:before="60" w:beforeLines="25" w:after="60" w:afterLines="25" w:line="276" w:lineRule="auto"/>
              <w:rPr>
                <w:rFonts w:hint="eastAsia" w:ascii="宋体" w:hAnsi="宋体" w:cs="宋体"/>
                <w:bCs/>
                <w:color w:val="000000"/>
              </w:rPr>
            </w:pPr>
            <w:r>
              <w:rPr>
                <w:rFonts w:hint="eastAsia" w:ascii="宋体" w:hAnsi="宋体" w:cs="宋体"/>
                <w:bCs/>
              </w:rPr>
              <w:t>（3）具有相关机构颁发的电工三级/高级工（或以上）</w:t>
            </w:r>
            <w:r>
              <w:rPr>
                <w:rFonts w:hint="eastAsia" w:ascii="宋体" w:hAnsi="宋体" w:cs="宋体"/>
                <w:bCs/>
                <w:szCs w:val="21"/>
              </w:rPr>
              <w:t>职业资格证书（或职业</w:t>
            </w:r>
            <w:r>
              <w:rPr>
                <w:rFonts w:hint="eastAsia" w:ascii="宋体" w:hAnsi="宋体" w:cs="宋体"/>
                <w:bCs/>
                <w:color w:val="000000"/>
                <w:szCs w:val="21"/>
              </w:rPr>
              <w:t>技能等级证书）得10分</w:t>
            </w:r>
            <w:r>
              <w:rPr>
                <w:rFonts w:hint="eastAsia" w:ascii="宋体" w:hAnsi="宋体" w:cs="宋体"/>
                <w:bCs/>
                <w:color w:val="000000"/>
              </w:rPr>
              <w:t>；</w:t>
            </w:r>
          </w:p>
          <w:p w14:paraId="52182E3A">
            <w:pPr>
              <w:pStyle w:val="90"/>
              <w:numPr>
                <w:ilvl w:val="0"/>
                <w:numId w:val="0"/>
              </w:numPr>
              <w:spacing w:before="60" w:beforeLines="25" w:after="60" w:afterLines="25"/>
              <w:rPr>
                <w:rFonts w:hint="eastAsia" w:cs="宋体"/>
                <w:b/>
                <w:bCs w:val="0"/>
                <w:color w:val="000000"/>
                <w:szCs w:val="24"/>
              </w:rPr>
            </w:pPr>
            <w:r>
              <w:rPr>
                <w:rFonts w:hint="eastAsia" w:cs="宋体"/>
                <w:color w:val="000000"/>
              </w:rPr>
              <w:t>（4）具有</w:t>
            </w:r>
            <w:r>
              <w:rPr>
                <w:rFonts w:hint="eastAsia" w:cs="宋体"/>
              </w:rPr>
              <w:t>相关机构</w:t>
            </w:r>
            <w:r>
              <w:rPr>
                <w:rFonts w:hint="eastAsia" w:cs="宋体"/>
                <w:color w:val="auto"/>
              </w:rPr>
              <w:t>颁发的</w:t>
            </w:r>
            <w:r>
              <w:rPr>
                <w:rFonts w:hint="eastAsia" w:cs="宋体"/>
                <w:color w:val="000000"/>
              </w:rPr>
              <w:t>高级智能楼宇管理员证书得5分；</w:t>
            </w:r>
          </w:p>
          <w:p w14:paraId="2AAD9A5C">
            <w:pPr>
              <w:snapToGrid w:val="0"/>
              <w:spacing w:before="60" w:beforeLines="25" w:after="60" w:afterLines="25" w:line="276" w:lineRule="auto"/>
              <w:rPr>
                <w:rFonts w:hint="eastAsia" w:ascii="宋体" w:hAnsi="宋体" w:cs="宋体"/>
                <w:b/>
              </w:rPr>
            </w:pPr>
            <w:r>
              <w:rPr>
                <w:rFonts w:hint="eastAsia" w:ascii="宋体" w:hAnsi="宋体" w:cs="宋体"/>
                <w:b/>
              </w:rPr>
              <w:t>4、其他团队成员（仅限1人，本项最高得15分）</w:t>
            </w:r>
          </w:p>
          <w:p w14:paraId="6EB7F037">
            <w:pPr>
              <w:snapToGrid w:val="0"/>
              <w:spacing w:before="60" w:beforeLines="25" w:after="60" w:afterLines="25" w:line="276" w:lineRule="auto"/>
              <w:rPr>
                <w:rFonts w:hint="eastAsia" w:ascii="宋体" w:hAnsi="宋体" w:cs="宋体"/>
                <w:bCs/>
              </w:rPr>
            </w:pPr>
            <w:r>
              <w:rPr>
                <w:rFonts w:hint="eastAsia" w:ascii="宋体" w:hAnsi="宋体" w:cs="宋体"/>
                <w:bCs/>
              </w:rPr>
              <w:t>（1）具有本科（或以上）学历得5分；</w:t>
            </w:r>
          </w:p>
          <w:p w14:paraId="4D194090">
            <w:pPr>
              <w:snapToGrid w:val="0"/>
              <w:spacing w:before="60" w:beforeLines="25" w:after="60" w:afterLines="25" w:line="276" w:lineRule="auto"/>
              <w:rPr>
                <w:rFonts w:hint="eastAsia" w:ascii="宋体" w:hAnsi="宋体" w:cs="宋体"/>
                <w:bCs/>
              </w:rPr>
            </w:pPr>
            <w:r>
              <w:rPr>
                <w:rFonts w:hint="eastAsia" w:ascii="宋体" w:hAnsi="宋体" w:cs="宋体"/>
                <w:bCs/>
              </w:rPr>
              <w:t>（2）具有相关机构颁发的安全相关类工程师证书得5分；</w:t>
            </w:r>
          </w:p>
          <w:p w14:paraId="5844E595">
            <w:pPr>
              <w:snapToGrid w:val="0"/>
              <w:spacing w:before="60" w:beforeLines="25" w:after="60" w:afterLines="25" w:line="276" w:lineRule="auto"/>
              <w:rPr>
                <w:rFonts w:hint="eastAsia" w:ascii="宋体" w:hAnsi="宋体" w:cs="宋体"/>
                <w:bCs/>
              </w:rPr>
            </w:pPr>
            <w:r>
              <w:rPr>
                <w:rFonts w:hint="eastAsia" w:ascii="宋体" w:hAnsi="宋体" w:cs="宋体"/>
                <w:bCs/>
              </w:rPr>
              <w:t>（3）具有相关机构颁发的消防相关类工程师证书得5分。</w:t>
            </w:r>
          </w:p>
          <w:p w14:paraId="592B596D">
            <w:pPr>
              <w:snapToGrid w:val="0"/>
              <w:spacing w:before="60" w:beforeLines="25" w:after="60" w:afterLines="25" w:line="276" w:lineRule="auto"/>
              <w:rPr>
                <w:rFonts w:hint="eastAsia" w:ascii="宋体" w:hAnsi="宋体" w:cs="宋体"/>
                <w:bCs/>
              </w:rPr>
            </w:pPr>
            <w:r>
              <w:rPr>
                <w:rFonts w:hint="eastAsia" w:ascii="宋体" w:hAnsi="宋体" w:cs="宋体"/>
                <w:bCs/>
              </w:rPr>
              <w:t>注：以上累计最多得100分，同一人员不重复计分。</w:t>
            </w:r>
          </w:p>
          <w:p w14:paraId="1111E28F">
            <w:pPr>
              <w:snapToGrid w:val="0"/>
              <w:rPr>
                <w:rFonts w:hint="eastAsia" w:ascii="宋体" w:hAnsi="宋体" w:cs="宋体"/>
                <w:color w:val="0000FF"/>
                <w:kern w:val="0"/>
                <w:szCs w:val="21"/>
              </w:rPr>
            </w:pPr>
            <w:r>
              <w:rPr>
                <w:rFonts w:hint="eastAsia" w:ascii="宋体" w:hAnsi="宋体" w:cs="宋体"/>
                <w:color w:val="0000FF"/>
                <w:kern w:val="0"/>
                <w:szCs w:val="21"/>
              </w:rPr>
              <w:t>（二）评审依据：</w:t>
            </w:r>
          </w:p>
          <w:p w14:paraId="11DA3D86">
            <w:pPr>
              <w:spacing w:before="60" w:beforeLines="25" w:after="60" w:afterLines="25" w:line="276" w:lineRule="auto"/>
              <w:jc w:val="left"/>
              <w:rPr>
                <w:rFonts w:hint="eastAsia" w:ascii="宋体" w:hAnsi="宋体" w:cs="宋体"/>
                <w:bCs/>
                <w:color w:val="0000FF"/>
                <w:szCs w:val="21"/>
              </w:rPr>
            </w:pPr>
            <w:r>
              <w:rPr>
                <w:rFonts w:hint="eastAsia" w:ascii="宋体" w:hAnsi="宋体" w:cs="宋体"/>
                <w:bCs/>
                <w:color w:val="0000FF"/>
                <w:szCs w:val="21"/>
              </w:rPr>
              <w:t>1.提供相关证书扫描件，其中：</w:t>
            </w:r>
          </w:p>
          <w:p w14:paraId="7A4D8C7E">
            <w:pPr>
              <w:spacing w:before="60" w:beforeLines="25" w:after="60" w:afterLines="25" w:line="276" w:lineRule="auto"/>
              <w:jc w:val="left"/>
              <w:rPr>
                <w:rFonts w:hint="eastAsia" w:ascii="宋体" w:hAnsi="宋体" w:cs="宋体"/>
                <w:bCs/>
                <w:color w:val="0000FF"/>
                <w:szCs w:val="21"/>
              </w:rPr>
            </w:pPr>
            <w:r>
              <w:rPr>
                <w:rFonts w:hint="eastAsia" w:ascii="宋体" w:hAnsi="宋体" w:cs="宋体"/>
                <w:bCs/>
                <w:color w:val="0000FF"/>
                <w:szCs w:val="21"/>
              </w:rPr>
              <w:t>（1）涉及学历的，需同时提供学信网信息查询截图：①如较早颁发的学历证书，学信网无法查询的，可提供毕业院校或教育或人社部门等颁发机构或监管机构等出具的证明。②如海外留学（含港澳台）人学历无法通过学信网站查询的，应当提供教育部留学服务中心出具的国外学历认证证书以及教育部留学服务中心官网查询截图。若证明文件为其他语言，必须附中文译文，以中文译文为准。</w:t>
            </w:r>
          </w:p>
          <w:p w14:paraId="0FE49188">
            <w:pPr>
              <w:spacing w:before="60" w:beforeLines="25" w:after="60" w:afterLines="25" w:line="276" w:lineRule="auto"/>
              <w:jc w:val="left"/>
              <w:rPr>
                <w:rFonts w:hint="eastAsia" w:ascii="宋体" w:hAnsi="宋体" w:cs="宋体"/>
                <w:color w:val="0000FF"/>
              </w:rPr>
            </w:pPr>
            <w:r>
              <w:rPr>
                <w:rFonts w:hint="eastAsia" w:ascii="宋体" w:hAnsi="宋体" w:cs="宋体"/>
                <w:bCs/>
                <w:color w:val="0000FF"/>
                <w:szCs w:val="21"/>
              </w:rPr>
              <w:t>（2）涉及职称证书的，</w:t>
            </w:r>
            <w:r>
              <w:rPr>
                <w:rFonts w:hint="eastAsia" w:ascii="宋体" w:hAnsi="宋体" w:cs="宋体"/>
                <w:color w:val="0000FF"/>
              </w:rPr>
              <w:t>需同时提供全国人力资源和社会保障政务服务平台(https://www.12333.gov.cn)查询截图。</w:t>
            </w:r>
          </w:p>
          <w:p w14:paraId="734F7AF9">
            <w:pPr>
              <w:spacing w:before="60" w:beforeLines="25" w:after="60" w:afterLines="25" w:line="276" w:lineRule="auto"/>
              <w:jc w:val="left"/>
              <w:rPr>
                <w:rFonts w:hint="eastAsia" w:ascii="宋体" w:hAnsi="宋体" w:cs="宋体"/>
                <w:color w:val="0000FF"/>
              </w:rPr>
            </w:pPr>
            <w:r>
              <w:rPr>
                <w:rFonts w:hint="eastAsia" w:ascii="宋体" w:hAnsi="宋体" w:cs="宋体"/>
                <w:color w:val="0000FF"/>
              </w:rPr>
              <w:t>（3）涉及</w:t>
            </w:r>
            <w:r>
              <w:rPr>
                <w:rFonts w:hint="eastAsia" w:ascii="宋体" w:hAnsi="宋体" w:cs="宋体"/>
                <w:bCs/>
                <w:color w:val="0000FF"/>
                <w:szCs w:val="21"/>
              </w:rPr>
              <w:t>职业资格证书（或职业技能等级证书）的，需同时提供</w:t>
            </w:r>
            <w:r>
              <w:rPr>
                <w:rFonts w:hint="eastAsia" w:ascii="宋体" w:hAnsi="宋体" w:cs="宋体"/>
                <w:color w:val="0000FF"/>
              </w:rPr>
              <w:t>技能人才评价证书全国联网查询截图(http://zscx.osta.org.cn)。</w:t>
            </w:r>
          </w:p>
          <w:p w14:paraId="625B8C92">
            <w:pPr>
              <w:spacing w:before="60" w:beforeLines="25" w:after="60" w:afterLines="25" w:line="276" w:lineRule="auto"/>
              <w:jc w:val="left"/>
              <w:rPr>
                <w:rFonts w:hint="eastAsia" w:ascii="宋体" w:hAnsi="宋体" w:cs="宋体"/>
                <w:color w:val="0000FF"/>
              </w:rPr>
            </w:pPr>
            <w:r>
              <w:rPr>
                <w:rFonts w:hint="eastAsia" w:ascii="宋体" w:hAnsi="宋体" w:cs="宋体"/>
                <w:color w:val="0000FF"/>
              </w:rPr>
              <w:t>（4）如证书颁发单位为相关行业协会（或学会）的，则需同时提供证书颁发单位在全国社会组织信用信息公示平台的信息查询截图（显示发证单位状态为“正常”）（https://xxgs.chinanpo.mca.gov.cn）。</w:t>
            </w:r>
          </w:p>
          <w:p w14:paraId="432DE1E6">
            <w:pPr>
              <w:spacing w:before="60" w:beforeLines="25" w:after="60" w:afterLines="25" w:line="276" w:lineRule="auto"/>
              <w:jc w:val="left"/>
              <w:rPr>
                <w:rFonts w:hint="eastAsia" w:ascii="宋体" w:hAnsi="宋体" w:cs="宋体"/>
                <w:color w:val="0000FF"/>
                <w:szCs w:val="21"/>
              </w:rPr>
            </w:pPr>
            <w:r>
              <w:rPr>
                <w:rFonts w:hint="eastAsia" w:ascii="宋体" w:hAnsi="宋体" w:cs="宋体"/>
                <w:color w:val="0000FF"/>
                <w:szCs w:val="21"/>
              </w:rPr>
              <w:t>2.提供相关人员开标日前一个月在本公司缴纳且载有社保部门（或税务部门）公章（或税务部门公章）的社保缴交证明材料（如开标日前一个月的社保材料因社保部门（或税务部门）原因暂时无法取得，则可以往前顺延一个月）；</w:t>
            </w:r>
            <w:r>
              <w:rPr>
                <w:rFonts w:hint="eastAsia" w:ascii="宋体" w:hAnsi="宋体" w:cs="宋体"/>
                <w:color w:val="0000FF"/>
                <w:szCs w:val="21"/>
                <w:lang w:eastAsia="zh-CN"/>
              </w:rPr>
              <w:t>若投标人成立不足1个月的，需提供成立情况说明函（格式自拟），无需提供相关人员社保，亦可得分；若为退休返聘人员，需提供说明函（格式自拟），无需提供相关人员社保，亦可得分”</w:t>
            </w:r>
            <w:r>
              <w:rPr>
                <w:rFonts w:hint="eastAsia" w:ascii="宋体" w:hAnsi="宋体" w:cs="宋体"/>
                <w:color w:val="0000FF"/>
                <w:szCs w:val="21"/>
              </w:rPr>
              <w:t>；</w:t>
            </w:r>
          </w:p>
          <w:p w14:paraId="02932736">
            <w:pPr>
              <w:spacing w:before="60" w:beforeLines="25" w:after="60" w:afterLines="25" w:line="276" w:lineRule="auto"/>
              <w:jc w:val="left"/>
              <w:rPr>
                <w:rFonts w:hint="eastAsia" w:ascii="宋体" w:hAnsi="宋体" w:eastAsia="宋体" w:cs="宋体"/>
                <w:bCs/>
                <w:kern w:val="2"/>
                <w:sz w:val="21"/>
                <w:szCs w:val="21"/>
                <w:lang w:val="en-US" w:eastAsia="zh-CN" w:bidi="ar-SA"/>
              </w:rPr>
            </w:pPr>
            <w:r>
              <w:rPr>
                <w:rFonts w:hint="eastAsia" w:ascii="宋体" w:hAnsi="宋体" w:cs="宋体"/>
                <w:color w:val="0000FF"/>
                <w:szCs w:val="21"/>
              </w:rPr>
              <w:t>3.</w:t>
            </w:r>
            <w:r>
              <w:rPr>
                <w:rFonts w:hint="eastAsia" w:ascii="宋体" w:hAnsi="宋体" w:cs="宋体"/>
                <w:color w:val="0000FF"/>
                <w:szCs w:val="21"/>
                <w:lang w:eastAsia="zh-CN"/>
              </w:rPr>
              <w:t>未按要求提供相关证明材料（或相关证明材料无法判断是否符合评分要求）的不计得分，原件备查</w:t>
            </w:r>
            <w:r>
              <w:rPr>
                <w:rFonts w:hint="eastAsia" w:ascii="宋体" w:hAnsi="宋体" w:cs="宋体"/>
                <w:color w:val="0000FF"/>
                <w:szCs w:val="21"/>
              </w:rPr>
              <w:t>。</w:t>
            </w:r>
          </w:p>
        </w:tc>
      </w:tr>
      <w:tr w14:paraId="0AC518D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bottom w:val="single" w:color="000000" w:sz="8" w:space="0"/>
              <w:right w:val="single" w:color="000000" w:sz="8" w:space="0"/>
            </w:tcBorders>
          </w:tcPr>
          <w:p w14:paraId="7258E21E">
            <w:pPr>
              <w:wordWrap w:val="0"/>
              <w:jc w:val="center"/>
              <w:rPr>
                <w:rFonts w:ascii="宋体" w:hAnsi="宋体" w:cs="宋体"/>
                <w:b/>
                <w:bCs/>
                <w:color w:val="0000FF"/>
                <w:sz w:val="24"/>
              </w:rPr>
            </w:pPr>
            <w:r>
              <w:rPr>
                <w:b/>
                <w:bCs/>
                <w:color w:val="0000FF"/>
              </w:rPr>
              <w:t>3</w:t>
            </w:r>
          </w:p>
        </w:tc>
        <w:tc>
          <w:tcPr>
            <w:tcW w:w="4196" w:type="dxa"/>
            <w:gridSpan w:val="3"/>
            <w:tcBorders>
              <w:top w:val="single" w:color="000000" w:sz="8" w:space="0"/>
              <w:left w:val="single" w:color="000000" w:sz="8" w:space="0"/>
              <w:bottom w:val="single" w:color="000000" w:sz="8" w:space="0"/>
              <w:right w:val="single" w:color="000000" w:sz="8" w:space="0"/>
            </w:tcBorders>
          </w:tcPr>
          <w:p w14:paraId="66801BD1">
            <w:pPr>
              <w:wordWrap w:val="0"/>
              <w:jc w:val="center"/>
              <w:rPr>
                <w:rFonts w:ascii="宋体" w:hAnsi="宋体" w:cs="宋体"/>
                <w:b/>
                <w:bCs/>
                <w:color w:val="0000FF"/>
                <w:sz w:val="24"/>
              </w:rPr>
            </w:pPr>
            <w:r>
              <w:rPr>
                <w:rFonts w:hint="eastAsia" w:ascii="宋体" w:hAnsi="宋体" w:cs="宋体"/>
                <w:b/>
                <w:bCs/>
                <w:color w:val="0000FF"/>
                <w:sz w:val="24"/>
              </w:rPr>
              <w:t>商务部分</w:t>
            </w:r>
          </w:p>
        </w:tc>
        <w:tc>
          <w:tcPr>
            <w:tcW w:w="4196" w:type="dxa"/>
            <w:tcBorders>
              <w:top w:val="single" w:color="000000" w:sz="8" w:space="0"/>
              <w:left w:val="single" w:color="000000" w:sz="8" w:space="0"/>
              <w:bottom w:val="single" w:color="000000" w:sz="8" w:space="0"/>
              <w:right w:val="single" w:color="000000" w:sz="8" w:space="0"/>
            </w:tcBorders>
          </w:tcPr>
          <w:p w14:paraId="167937CF">
            <w:pPr>
              <w:wordWrap w:val="0"/>
              <w:jc w:val="center"/>
              <w:rPr>
                <w:rFonts w:hint="default" w:ascii="宋体" w:hAnsi="宋体" w:eastAsia="宋体" w:cs="宋体"/>
                <w:b/>
                <w:bCs/>
                <w:color w:val="0000FF"/>
                <w:sz w:val="24"/>
                <w:lang w:val="en-US" w:eastAsia="zh-CN"/>
              </w:rPr>
            </w:pPr>
            <w:r>
              <w:rPr>
                <w:rFonts w:hint="eastAsia"/>
                <w:lang w:val="en-US" w:eastAsia="zh-CN"/>
              </w:rPr>
              <w:t>23</w:t>
            </w:r>
          </w:p>
        </w:tc>
      </w:tr>
      <w:tr w14:paraId="6B9F1B8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6B9077F3">
            <w:pPr>
              <w:rPr>
                <w:rFonts w:ascii="宋体" w:hAnsi="宋体" w:cs="宋体"/>
                <w:b/>
                <w:bCs/>
                <w:color w:val="0000FF"/>
                <w:sz w:val="24"/>
              </w:rPr>
            </w:pPr>
          </w:p>
        </w:tc>
        <w:tc>
          <w:tcPr>
            <w:tcW w:w="8392" w:type="dxa"/>
            <w:gridSpan w:val="4"/>
            <w:tcBorders>
              <w:top w:val="single" w:color="000000" w:sz="8" w:space="0"/>
              <w:left w:val="single" w:color="000000" w:sz="8" w:space="0"/>
              <w:bottom w:val="single" w:color="000000" w:sz="8" w:space="0"/>
              <w:right w:val="single" w:color="000000" w:sz="8" w:space="0"/>
            </w:tcBorders>
          </w:tcPr>
          <w:p w14:paraId="425FB4DB">
            <w:pPr>
              <w:wordWrap w:val="0"/>
              <w:rPr>
                <w:rFonts w:ascii="宋体" w:hAnsi="宋体" w:cs="宋体"/>
                <w:szCs w:val="21"/>
              </w:rPr>
            </w:pPr>
          </w:p>
        </w:tc>
      </w:tr>
      <w:tr w14:paraId="2F89A64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14:paraId="0CA9516B">
            <w:pPr>
              <w:rPr>
                <w:rFonts w:ascii="宋体" w:hAnsi="宋体" w:cs="宋体"/>
                <w:b/>
                <w:bCs/>
                <w:color w:val="0000FF"/>
                <w:sz w:val="24"/>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40DB42B">
            <w:pPr>
              <w:wordWrap w:val="0"/>
              <w:jc w:val="center"/>
              <w:rPr>
                <w:rFonts w:ascii="宋体" w:hAnsi="宋体" w:cs="宋体"/>
                <w:szCs w:val="21"/>
              </w:rPr>
            </w:pPr>
            <w:r>
              <w:rPr>
                <w:szCs w:val="21"/>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31301386">
            <w:pPr>
              <w:wordWrap w:val="0"/>
              <w:jc w:val="center"/>
              <w:rPr>
                <w:rFonts w:ascii="宋体" w:hAnsi="宋体" w:cs="宋体"/>
                <w:szCs w:val="21"/>
              </w:rPr>
            </w:pPr>
            <w:r>
              <w:rPr>
                <w:szCs w:val="21"/>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0522D7E7">
            <w:pPr>
              <w:wordWrap w:val="0"/>
              <w:jc w:val="center"/>
              <w:rPr>
                <w:rFonts w:ascii="宋体" w:hAnsi="宋体" w:cs="宋体"/>
                <w:szCs w:val="21"/>
              </w:rPr>
            </w:pPr>
            <w:r>
              <w:rPr>
                <w:szCs w:val="21"/>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3B09263">
            <w:pPr>
              <w:wordWrap w:val="0"/>
              <w:jc w:val="center"/>
              <w:rPr>
                <w:rFonts w:ascii="宋体" w:hAnsi="宋体" w:cs="宋体"/>
                <w:szCs w:val="21"/>
              </w:rPr>
            </w:pPr>
            <w:r>
              <w:rPr>
                <w:szCs w:val="21"/>
              </w:rPr>
              <w:t>评分准则</w:t>
            </w:r>
          </w:p>
        </w:tc>
      </w:tr>
      <w:tr w14:paraId="37F3D07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72991B90">
            <w:pPr>
              <w:rPr>
                <w:rFonts w:ascii="宋体" w:hAnsi="宋体" w:cs="宋体"/>
                <w:b/>
                <w:bCs/>
                <w:color w:val="0000FF"/>
                <w:sz w:val="24"/>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54D316C3">
            <w:pPr>
              <w:wordWrap w:val="0"/>
              <w:jc w:val="center"/>
              <w:rPr>
                <w:rFonts w:hint="eastAsia" w:ascii="宋体" w:hAnsi="宋体" w:eastAsia="宋体" w:cs="宋体"/>
                <w:szCs w:val="21"/>
                <w:lang w:val="en-US" w:eastAsia="zh-CN"/>
              </w:rPr>
            </w:pPr>
            <w:r>
              <w:rPr>
                <w:rFonts w:hint="eastAsia" w:ascii="宋体" w:hAnsi="宋体" w:cs="宋体"/>
                <w:szCs w:val="21"/>
                <w:lang w:val="en-US" w:eastAsia="zh-CN"/>
              </w:rPr>
              <w:t>1</w:t>
            </w:r>
          </w:p>
        </w:tc>
        <w:tc>
          <w:tcPr>
            <w:tcW w:w="2835" w:type="dxa"/>
            <w:tcBorders>
              <w:top w:val="single" w:color="000000" w:sz="8" w:space="0"/>
              <w:left w:val="single" w:color="000000" w:sz="8" w:space="0"/>
              <w:bottom w:val="single" w:color="000000" w:sz="8" w:space="0"/>
              <w:right w:val="single" w:color="000000" w:sz="8" w:space="0"/>
            </w:tcBorders>
            <w:vAlign w:val="center"/>
          </w:tcPr>
          <w:p w14:paraId="190D6070">
            <w:pPr>
              <w:spacing w:before="60" w:beforeLines="25" w:after="60" w:afterLines="25" w:line="276" w:lineRule="auto"/>
              <w:jc w:val="center"/>
              <w:rPr>
                <w:rFonts w:hint="eastAsia" w:ascii="宋体" w:hAnsi="宋体" w:eastAsia="宋体" w:cs="宋体"/>
                <w:color w:val="000000"/>
                <w:kern w:val="0"/>
                <w:sz w:val="21"/>
                <w:szCs w:val="21"/>
                <w:lang w:val="en-US" w:eastAsia="zh-CN" w:bidi="ar-SA"/>
              </w:rPr>
            </w:pPr>
            <w:r>
              <w:rPr>
                <w:rFonts w:hint="eastAsia" w:ascii="宋体" w:hAnsi="宋体" w:cs="宋体"/>
                <w:color w:val="000000"/>
                <w:kern w:val="0"/>
                <w:szCs w:val="21"/>
              </w:rPr>
              <w:t>供应商认证情况</w:t>
            </w:r>
          </w:p>
        </w:tc>
        <w:tc>
          <w:tcPr>
            <w:tcW w:w="681" w:type="dxa"/>
            <w:tcBorders>
              <w:top w:val="single" w:color="000000" w:sz="8" w:space="0"/>
              <w:left w:val="single" w:color="000000" w:sz="8" w:space="0"/>
              <w:bottom w:val="single" w:color="000000" w:sz="8" w:space="0"/>
              <w:right w:val="single" w:color="000000" w:sz="8" w:space="0"/>
            </w:tcBorders>
            <w:vAlign w:val="center"/>
          </w:tcPr>
          <w:p w14:paraId="33CC1315">
            <w:pPr>
              <w:spacing w:before="60" w:beforeLines="25" w:after="60" w:afterLines="25" w:line="276" w:lineRule="auto"/>
              <w:jc w:val="center"/>
              <w:rPr>
                <w:rFonts w:hint="eastAsia" w:ascii="宋体" w:hAnsi="宋体" w:eastAsia="宋体" w:cs="宋体"/>
                <w:kern w:val="2"/>
                <w:sz w:val="21"/>
                <w:szCs w:val="21"/>
                <w:lang w:val="en-US" w:eastAsia="zh-CN" w:bidi="ar-SA"/>
              </w:rPr>
            </w:pPr>
            <w:r>
              <w:rPr>
                <w:rFonts w:hint="eastAsia" w:ascii="宋体" w:hAnsi="宋体" w:cs="宋体"/>
                <w:szCs w:val="21"/>
              </w:rPr>
              <w:t>5</w:t>
            </w:r>
          </w:p>
        </w:tc>
        <w:tc>
          <w:tcPr>
            <w:tcW w:w="4196" w:type="dxa"/>
            <w:tcBorders>
              <w:top w:val="single" w:color="000000" w:sz="8" w:space="0"/>
              <w:left w:val="single" w:color="000000" w:sz="8" w:space="0"/>
              <w:bottom w:val="single" w:color="000000" w:sz="8" w:space="0"/>
              <w:right w:val="single" w:color="000000" w:sz="8" w:space="0"/>
            </w:tcBorders>
            <w:vAlign w:val="center"/>
          </w:tcPr>
          <w:p w14:paraId="4F5D319A">
            <w:pPr>
              <w:spacing w:before="60" w:beforeLines="25" w:after="60" w:afterLines="25" w:line="276" w:lineRule="auto"/>
              <w:jc w:val="left"/>
              <w:rPr>
                <w:rFonts w:hint="eastAsia" w:ascii="宋体" w:hAnsi="宋体" w:cs="宋体"/>
                <w:szCs w:val="21"/>
              </w:rPr>
            </w:pPr>
            <w:r>
              <w:rPr>
                <w:rFonts w:hint="eastAsia" w:ascii="宋体" w:hAnsi="宋体" w:cs="宋体"/>
                <w:b/>
                <w:bCs/>
                <w:kern w:val="0"/>
                <w:szCs w:val="21"/>
              </w:rPr>
              <w:t>（一）评审内容</w:t>
            </w:r>
            <w:r>
              <w:rPr>
                <w:rFonts w:hint="eastAsia" w:ascii="宋体" w:hAnsi="宋体" w:cs="宋体"/>
                <w:szCs w:val="21"/>
              </w:rPr>
              <w:t>：</w:t>
            </w:r>
          </w:p>
          <w:p w14:paraId="6E84114F">
            <w:pPr>
              <w:spacing w:before="60" w:beforeLines="25" w:after="60" w:afterLines="25" w:line="276" w:lineRule="auto"/>
              <w:jc w:val="left"/>
              <w:rPr>
                <w:rFonts w:hint="eastAsia" w:ascii="宋体" w:hAnsi="宋体" w:cs="宋体"/>
                <w:szCs w:val="21"/>
              </w:rPr>
            </w:pPr>
            <w:r>
              <w:rPr>
                <w:rFonts w:hint="eastAsia" w:ascii="宋体" w:hAnsi="宋体" w:cs="宋体"/>
                <w:szCs w:val="21"/>
              </w:rPr>
              <w:t>投标人具有以下认证证书，且认证范围包含物业管理内容，每提供一项有效认证的得</w:t>
            </w:r>
            <w:r>
              <w:rPr>
                <w:rFonts w:hint="eastAsia" w:ascii="宋体" w:hAnsi="宋体" w:cs="宋体"/>
                <w:szCs w:val="21"/>
                <w:lang w:val="en-US" w:eastAsia="zh-CN"/>
              </w:rPr>
              <w:t>34</w:t>
            </w:r>
            <w:r>
              <w:rPr>
                <w:rFonts w:hint="eastAsia" w:ascii="宋体" w:hAnsi="宋体" w:cs="宋体"/>
                <w:szCs w:val="21"/>
              </w:rPr>
              <w:t>分，最高得100分：</w:t>
            </w:r>
          </w:p>
          <w:p w14:paraId="3F5EAD9B">
            <w:pPr>
              <w:spacing w:before="60" w:beforeLines="25" w:after="60" w:afterLines="25" w:line="276" w:lineRule="auto"/>
              <w:jc w:val="left"/>
              <w:rPr>
                <w:rFonts w:hint="eastAsia" w:ascii="宋体" w:hAnsi="宋体" w:cs="宋体"/>
                <w:szCs w:val="21"/>
              </w:rPr>
            </w:pPr>
            <w:r>
              <w:rPr>
                <w:rFonts w:hint="eastAsia" w:ascii="宋体" w:hAnsi="宋体" w:cs="宋体"/>
                <w:szCs w:val="21"/>
              </w:rPr>
              <w:t>1.质量管理认证证书；</w:t>
            </w:r>
          </w:p>
          <w:p w14:paraId="41011147">
            <w:pPr>
              <w:spacing w:before="60" w:beforeLines="25" w:after="60" w:afterLines="25" w:line="276" w:lineRule="auto"/>
              <w:jc w:val="left"/>
              <w:rPr>
                <w:rFonts w:hint="eastAsia" w:ascii="宋体" w:hAnsi="宋体" w:cs="宋体"/>
                <w:szCs w:val="21"/>
              </w:rPr>
            </w:pPr>
            <w:r>
              <w:rPr>
                <w:rFonts w:hint="eastAsia" w:ascii="宋体" w:hAnsi="宋体" w:cs="宋体"/>
                <w:szCs w:val="21"/>
              </w:rPr>
              <w:t>2.环境管理认证证书；</w:t>
            </w:r>
          </w:p>
          <w:p w14:paraId="6863B556">
            <w:pPr>
              <w:spacing w:before="60" w:beforeLines="25" w:after="60" w:afterLines="25" w:line="276" w:lineRule="auto"/>
              <w:jc w:val="left"/>
              <w:rPr>
                <w:rFonts w:hint="eastAsia" w:ascii="宋体" w:hAnsi="宋体" w:cs="宋体"/>
                <w:szCs w:val="21"/>
              </w:rPr>
            </w:pPr>
            <w:r>
              <w:rPr>
                <w:rFonts w:hint="eastAsia" w:ascii="宋体" w:hAnsi="宋体" w:cs="宋体"/>
                <w:szCs w:val="21"/>
              </w:rPr>
              <w:t xml:space="preserve">3.职业建康管理认证证书； </w:t>
            </w:r>
          </w:p>
          <w:p w14:paraId="3BDAEE6E">
            <w:pPr>
              <w:adjustRightInd w:val="0"/>
              <w:snapToGrid w:val="0"/>
              <w:spacing w:before="60" w:beforeLines="25" w:after="60" w:afterLines="25" w:line="276" w:lineRule="auto"/>
              <w:jc w:val="left"/>
              <w:textAlignment w:val="baseline"/>
              <w:outlineLvl w:val="1"/>
              <w:rPr>
                <w:rFonts w:hint="eastAsia" w:ascii="宋体" w:hAnsi="宋体" w:cs="宋体"/>
                <w:color w:val="0000FF"/>
                <w:szCs w:val="21"/>
              </w:rPr>
            </w:pPr>
            <w:r>
              <w:rPr>
                <w:rFonts w:hint="eastAsia" w:ascii="宋体" w:hAnsi="宋体" w:cs="宋体"/>
                <w:color w:val="0000FF"/>
                <w:kern w:val="0"/>
                <w:szCs w:val="21"/>
              </w:rPr>
              <w:t>（二）评审依据</w:t>
            </w:r>
            <w:r>
              <w:rPr>
                <w:rFonts w:hint="eastAsia" w:ascii="宋体" w:hAnsi="宋体" w:cs="宋体"/>
                <w:color w:val="0000FF"/>
                <w:szCs w:val="21"/>
              </w:rPr>
              <w:t>：</w:t>
            </w:r>
          </w:p>
          <w:p w14:paraId="388C217F">
            <w:pPr>
              <w:snapToGrid w:val="0"/>
              <w:spacing w:before="60" w:beforeLines="25" w:after="60" w:afterLines="25" w:line="276" w:lineRule="auto"/>
              <w:jc w:val="left"/>
              <w:rPr>
                <w:rFonts w:hint="eastAsia" w:ascii="宋体" w:hAnsi="宋体" w:eastAsia="宋体" w:cs="宋体"/>
                <w:color w:val="0000FF"/>
                <w:szCs w:val="21"/>
                <w:lang w:val="en-US" w:eastAsia="zh-CN"/>
              </w:rPr>
            </w:pPr>
            <w:r>
              <w:rPr>
                <w:rFonts w:hint="eastAsia" w:ascii="宋体" w:hAnsi="宋体" w:eastAsia="宋体" w:cs="宋体"/>
                <w:color w:val="0000FF"/>
                <w:szCs w:val="21"/>
                <w:lang w:val="en-US" w:eastAsia="zh-CN"/>
              </w:rPr>
              <w:t>1.提供相关认证机构颁发的有效期内的认证证书扫描件及认证信息查询截图（截图需显示证书状态为有效）。说明：1.证书与查询信息截图必须同时提供，缺一不可。未同时提供的不得分，后果由投标人自行承担。2.投标人应确保认证证书在开标当天仍处于有效状态，并对所提供的证书及查询截图的真实性负责，如出现与事实不符的情形，视同隐瞒真实情况，提供虚假资料，将依法承担相应的法律责任。3.质疑投诉处理中对证书是否有效的认定，以国家认监委网站【全国认证认可信息公共服务平台（//cx.cnca.cn）】查询结果为准。</w:t>
            </w:r>
          </w:p>
          <w:p w14:paraId="6EE1BAAE">
            <w:pPr>
              <w:snapToGrid w:val="0"/>
              <w:spacing w:before="60" w:beforeLines="25" w:after="60" w:afterLines="25" w:line="276" w:lineRule="auto"/>
              <w:jc w:val="left"/>
              <w:rPr>
                <w:rFonts w:hint="eastAsia" w:ascii="宋体" w:hAnsi="宋体" w:eastAsia="宋体" w:cs="宋体"/>
                <w:bCs/>
                <w:kern w:val="2"/>
                <w:sz w:val="21"/>
                <w:szCs w:val="21"/>
                <w:lang w:val="en-US" w:eastAsia="zh-CN" w:bidi="ar-SA"/>
              </w:rPr>
            </w:pPr>
            <w:r>
              <w:rPr>
                <w:rFonts w:hint="eastAsia" w:ascii="宋体" w:hAnsi="宋体" w:eastAsia="宋体" w:cs="宋体"/>
                <w:color w:val="0000FF"/>
                <w:szCs w:val="21"/>
                <w:lang w:val="en-US" w:eastAsia="zh-CN"/>
              </w:rPr>
              <w:t>2.未按要求提供证明材料（或证明材料无法判断是否符合评分要求）的不得分，原件备查。</w:t>
            </w:r>
          </w:p>
        </w:tc>
      </w:tr>
      <w:tr w14:paraId="4C615D2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502EF639">
            <w:pPr>
              <w:rPr>
                <w:rFonts w:ascii="宋体" w:hAnsi="宋体" w:cs="宋体"/>
                <w:b/>
                <w:bCs/>
                <w:color w:val="0000FF"/>
                <w:sz w:val="24"/>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4D461E29">
            <w:pPr>
              <w:wordWrap w:val="0"/>
              <w:jc w:val="center"/>
              <w:rPr>
                <w:rFonts w:hint="eastAsia" w:ascii="宋体" w:hAnsi="宋体" w:eastAsia="宋体" w:cs="宋体"/>
                <w:szCs w:val="21"/>
                <w:lang w:val="en-US" w:eastAsia="zh-CN"/>
              </w:rPr>
            </w:pPr>
            <w:r>
              <w:rPr>
                <w:rFonts w:hint="eastAsia" w:ascii="宋体" w:hAnsi="宋体" w:cs="宋体"/>
                <w:szCs w:val="21"/>
                <w:lang w:val="en-US" w:eastAsia="zh-CN"/>
              </w:rPr>
              <w:t>2</w:t>
            </w:r>
          </w:p>
        </w:tc>
        <w:tc>
          <w:tcPr>
            <w:tcW w:w="2835" w:type="dxa"/>
            <w:tcBorders>
              <w:top w:val="single" w:color="000000" w:sz="8" w:space="0"/>
              <w:left w:val="single" w:color="000000" w:sz="8" w:space="0"/>
              <w:bottom w:val="single" w:color="000000" w:sz="8" w:space="0"/>
              <w:right w:val="single" w:color="000000" w:sz="8" w:space="0"/>
            </w:tcBorders>
            <w:vAlign w:val="center"/>
          </w:tcPr>
          <w:p w14:paraId="266947CC">
            <w:pPr>
              <w:spacing w:before="60" w:beforeLines="25" w:after="60" w:afterLines="25" w:line="276" w:lineRule="auto"/>
              <w:jc w:val="center"/>
              <w:rPr>
                <w:rFonts w:hint="eastAsia" w:ascii="宋体" w:hAnsi="宋体" w:eastAsia="宋体" w:cs="宋体"/>
                <w:color w:val="000000"/>
                <w:kern w:val="0"/>
                <w:sz w:val="21"/>
                <w:szCs w:val="21"/>
                <w:lang w:val="en-US" w:eastAsia="zh-CN" w:bidi="ar-SA"/>
              </w:rPr>
            </w:pPr>
            <w:r>
              <w:rPr>
                <w:rFonts w:hint="eastAsia" w:ascii="宋体" w:hAnsi="宋体" w:cs="宋体"/>
                <w:color w:val="000000"/>
                <w:szCs w:val="21"/>
              </w:rPr>
              <w:t>投标人相关资质</w:t>
            </w:r>
          </w:p>
        </w:tc>
        <w:tc>
          <w:tcPr>
            <w:tcW w:w="681" w:type="dxa"/>
            <w:tcBorders>
              <w:top w:val="single" w:color="000000" w:sz="8" w:space="0"/>
              <w:left w:val="single" w:color="000000" w:sz="8" w:space="0"/>
              <w:bottom w:val="single" w:color="000000" w:sz="8" w:space="0"/>
              <w:right w:val="single" w:color="000000" w:sz="8" w:space="0"/>
            </w:tcBorders>
            <w:vAlign w:val="center"/>
          </w:tcPr>
          <w:p w14:paraId="181B2193">
            <w:pPr>
              <w:spacing w:before="60" w:beforeLines="25" w:after="60" w:afterLines="25" w:line="276" w:lineRule="auto"/>
              <w:jc w:val="center"/>
              <w:rPr>
                <w:rFonts w:hint="eastAsia" w:ascii="宋体" w:hAnsi="宋体" w:eastAsia="宋体" w:cs="宋体"/>
                <w:kern w:val="2"/>
                <w:sz w:val="21"/>
                <w:szCs w:val="21"/>
                <w:lang w:val="en-US" w:eastAsia="zh-CN" w:bidi="ar-SA"/>
              </w:rPr>
            </w:pPr>
            <w:r>
              <w:rPr>
                <w:rFonts w:hint="eastAsia" w:ascii="宋体" w:hAnsi="宋体" w:cs="宋体"/>
                <w:szCs w:val="21"/>
              </w:rPr>
              <w:t>5</w:t>
            </w:r>
          </w:p>
        </w:tc>
        <w:tc>
          <w:tcPr>
            <w:tcW w:w="4196" w:type="dxa"/>
            <w:tcBorders>
              <w:top w:val="single" w:color="000000" w:sz="8" w:space="0"/>
              <w:left w:val="single" w:color="000000" w:sz="8" w:space="0"/>
              <w:bottom w:val="single" w:color="000000" w:sz="8" w:space="0"/>
              <w:right w:val="single" w:color="000000" w:sz="8" w:space="0"/>
            </w:tcBorders>
            <w:vAlign w:val="center"/>
          </w:tcPr>
          <w:p w14:paraId="50194FE3">
            <w:pPr>
              <w:spacing w:before="60" w:beforeLines="25" w:after="60" w:afterLines="25" w:line="276" w:lineRule="auto"/>
              <w:jc w:val="left"/>
              <w:rPr>
                <w:rFonts w:hint="eastAsia" w:ascii="宋体" w:hAnsi="宋体" w:cs="宋体"/>
                <w:szCs w:val="21"/>
              </w:rPr>
            </w:pPr>
            <w:r>
              <w:rPr>
                <w:rFonts w:hint="eastAsia" w:ascii="宋体" w:hAnsi="宋体" w:cs="宋体"/>
                <w:b/>
                <w:bCs/>
                <w:kern w:val="0"/>
                <w:szCs w:val="21"/>
              </w:rPr>
              <w:t>（一）评审内容</w:t>
            </w:r>
            <w:r>
              <w:rPr>
                <w:rFonts w:hint="eastAsia" w:ascii="宋体" w:hAnsi="宋体" w:cs="宋体"/>
                <w:szCs w:val="21"/>
              </w:rPr>
              <w:t>：</w:t>
            </w:r>
          </w:p>
          <w:p w14:paraId="3BB2D458">
            <w:pPr>
              <w:spacing w:before="60" w:beforeLines="25" w:after="60" w:afterLines="25" w:line="276" w:lineRule="auto"/>
              <w:rPr>
                <w:rFonts w:hint="eastAsia" w:ascii="宋体" w:hAnsi="宋体" w:cs="宋体"/>
                <w:szCs w:val="21"/>
              </w:rPr>
            </w:pPr>
            <w:r>
              <w:rPr>
                <w:rFonts w:hint="eastAsia" w:ascii="宋体" w:hAnsi="宋体" w:cs="宋体"/>
                <w:szCs w:val="21"/>
              </w:rPr>
              <w:t>1.投标人具有相关机构颁发的清洁服务资格等级相关证书的得50分。</w:t>
            </w:r>
          </w:p>
          <w:p w14:paraId="56D90457">
            <w:pPr>
              <w:spacing w:before="60" w:beforeLines="25" w:after="60" w:afterLines="25" w:line="276" w:lineRule="auto"/>
              <w:rPr>
                <w:rFonts w:hint="eastAsia" w:ascii="宋体" w:hAnsi="宋体" w:cs="宋体"/>
                <w:szCs w:val="21"/>
              </w:rPr>
            </w:pPr>
            <w:r>
              <w:rPr>
                <w:rFonts w:hint="eastAsia" w:ascii="宋体" w:hAnsi="宋体" w:cs="宋体"/>
                <w:szCs w:val="21"/>
              </w:rPr>
              <w:t>2.投标人具有相关机构颁发的维修企业技术等级相关证书（业务范围：安防设备、机电制冷设备、教学仪器设备、办公设备）的得50分。</w:t>
            </w:r>
          </w:p>
          <w:p w14:paraId="2F95B225">
            <w:pPr>
              <w:adjustRightInd w:val="0"/>
              <w:snapToGrid w:val="0"/>
              <w:spacing w:before="60" w:beforeLines="25" w:after="60" w:afterLines="25" w:line="276" w:lineRule="auto"/>
              <w:jc w:val="left"/>
              <w:textAlignment w:val="baseline"/>
              <w:outlineLvl w:val="1"/>
              <w:rPr>
                <w:rFonts w:hint="eastAsia" w:ascii="宋体" w:hAnsi="宋体" w:cs="宋体"/>
                <w:color w:val="0000FF"/>
                <w:szCs w:val="21"/>
              </w:rPr>
            </w:pPr>
            <w:r>
              <w:rPr>
                <w:rFonts w:hint="eastAsia" w:ascii="宋体" w:hAnsi="宋体" w:cs="宋体"/>
                <w:color w:val="0000FF"/>
                <w:kern w:val="0"/>
                <w:szCs w:val="21"/>
              </w:rPr>
              <w:t>（二）评审依据</w:t>
            </w:r>
            <w:r>
              <w:rPr>
                <w:rFonts w:hint="eastAsia" w:ascii="宋体" w:hAnsi="宋体" w:cs="宋体"/>
                <w:color w:val="0000FF"/>
                <w:szCs w:val="21"/>
              </w:rPr>
              <w:t>：</w:t>
            </w:r>
          </w:p>
          <w:p w14:paraId="02830772">
            <w:pPr>
              <w:snapToGrid w:val="0"/>
              <w:spacing w:before="60" w:beforeLines="25" w:after="60" w:afterLines="25" w:line="276" w:lineRule="auto"/>
              <w:jc w:val="left"/>
              <w:rPr>
                <w:rFonts w:hint="eastAsia" w:ascii="宋体" w:hAnsi="宋体" w:cs="宋体"/>
                <w:color w:val="0000FF"/>
                <w:szCs w:val="21"/>
              </w:rPr>
            </w:pPr>
            <w:r>
              <w:rPr>
                <w:rFonts w:hint="eastAsia" w:ascii="宋体" w:hAnsi="宋体" w:cs="宋体"/>
                <w:color w:val="0000FF"/>
                <w:szCs w:val="21"/>
              </w:rPr>
              <w:t>1.提供有效证书扫描件，</w:t>
            </w:r>
            <w:r>
              <w:rPr>
                <w:rFonts w:hint="eastAsia" w:ascii="宋体" w:hAnsi="宋体" w:eastAsia="宋体" w:cs="宋体"/>
                <w:color w:val="0000FF"/>
                <w:sz w:val="21"/>
                <w:szCs w:val="21"/>
                <w:highlight w:val="none"/>
                <w:lang w:val="en-US" w:eastAsia="zh-CN"/>
              </w:rPr>
              <w:t xml:space="preserve">如证书颁发单位为相关行业协会（或学会）的，则需同时提供证书颁发单位在全国社会组织信用信息公示平台（https://xxgs.chinanpo.mca.gov.cn/gsxt/newList）的信息查询截图（截图需显示发证单位状态为“正常”） </w:t>
            </w:r>
            <w:r>
              <w:rPr>
                <w:rFonts w:hint="eastAsia" w:ascii="宋体" w:hAnsi="宋体" w:cs="宋体"/>
                <w:color w:val="0000FF"/>
                <w:szCs w:val="21"/>
              </w:rPr>
              <w:t>。</w:t>
            </w:r>
          </w:p>
          <w:p w14:paraId="2F230A41">
            <w:pPr>
              <w:snapToGrid w:val="0"/>
              <w:spacing w:before="60" w:beforeLines="25" w:after="60" w:afterLines="25" w:line="276" w:lineRule="auto"/>
              <w:jc w:val="left"/>
              <w:rPr>
                <w:rFonts w:hint="eastAsia" w:ascii="宋体" w:hAnsi="宋体" w:eastAsia="宋体" w:cs="宋体"/>
                <w:bCs/>
                <w:kern w:val="2"/>
                <w:sz w:val="21"/>
                <w:szCs w:val="21"/>
                <w:lang w:val="en-US" w:eastAsia="zh-CN" w:bidi="ar-SA"/>
              </w:rPr>
            </w:pPr>
            <w:r>
              <w:rPr>
                <w:rFonts w:hint="eastAsia" w:ascii="宋体" w:hAnsi="宋体" w:cs="宋体"/>
                <w:color w:val="0000FF"/>
                <w:szCs w:val="21"/>
              </w:rPr>
              <w:t>2.未按要求提供相关材料或扫描件不清晰导致无法判断的不得分。</w:t>
            </w:r>
          </w:p>
        </w:tc>
      </w:tr>
      <w:tr w14:paraId="3736252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006C9459">
            <w:pPr>
              <w:rPr>
                <w:rFonts w:ascii="宋体" w:hAnsi="宋体" w:cs="宋体"/>
                <w:b/>
                <w:bCs/>
                <w:color w:val="0000FF"/>
                <w:sz w:val="24"/>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38B5849C">
            <w:pPr>
              <w:wordWrap w:val="0"/>
              <w:jc w:val="center"/>
              <w:rPr>
                <w:rFonts w:hint="eastAsia" w:ascii="宋体" w:hAnsi="宋体" w:eastAsia="宋体" w:cs="宋体"/>
                <w:szCs w:val="21"/>
                <w:lang w:val="en-US" w:eastAsia="zh-CN"/>
              </w:rPr>
            </w:pPr>
            <w:r>
              <w:rPr>
                <w:rFonts w:hint="eastAsia" w:ascii="宋体" w:hAnsi="宋体" w:cs="宋体"/>
                <w:szCs w:val="21"/>
                <w:lang w:val="en-US" w:eastAsia="zh-CN"/>
              </w:rPr>
              <w:t>3</w:t>
            </w:r>
          </w:p>
        </w:tc>
        <w:tc>
          <w:tcPr>
            <w:tcW w:w="2835" w:type="dxa"/>
            <w:tcBorders>
              <w:top w:val="single" w:color="000000" w:sz="8" w:space="0"/>
              <w:left w:val="single" w:color="000000" w:sz="8" w:space="0"/>
              <w:bottom w:val="single" w:color="000000" w:sz="8" w:space="0"/>
              <w:right w:val="single" w:color="000000" w:sz="8" w:space="0"/>
            </w:tcBorders>
            <w:vAlign w:val="center"/>
          </w:tcPr>
          <w:p w14:paraId="55E981F0">
            <w:pPr>
              <w:snapToGrid w:val="0"/>
              <w:spacing w:before="60" w:beforeLines="25" w:after="60" w:afterLines="25" w:line="276" w:lineRule="auto"/>
              <w:jc w:val="center"/>
              <w:rPr>
                <w:rFonts w:hint="eastAsia" w:ascii="宋体" w:hAnsi="宋体" w:eastAsia="宋体" w:cs="宋体"/>
                <w:bCs/>
                <w:kern w:val="2"/>
                <w:sz w:val="21"/>
                <w:szCs w:val="21"/>
                <w:lang w:val="en-US" w:eastAsia="zh-CN" w:bidi="ar-SA"/>
              </w:rPr>
            </w:pPr>
            <w:r>
              <w:rPr>
                <w:rFonts w:hint="eastAsia" w:ascii="宋体" w:hAnsi="宋体" w:cs="宋体"/>
                <w:bCs/>
                <w:szCs w:val="21"/>
              </w:rPr>
              <w:t>供应商同类项目业绩情况</w:t>
            </w:r>
          </w:p>
        </w:tc>
        <w:tc>
          <w:tcPr>
            <w:tcW w:w="681" w:type="dxa"/>
            <w:tcBorders>
              <w:top w:val="single" w:color="000000" w:sz="8" w:space="0"/>
              <w:left w:val="single" w:color="000000" w:sz="8" w:space="0"/>
              <w:bottom w:val="single" w:color="000000" w:sz="8" w:space="0"/>
              <w:right w:val="single" w:color="000000" w:sz="8" w:space="0"/>
            </w:tcBorders>
            <w:vAlign w:val="center"/>
          </w:tcPr>
          <w:p w14:paraId="10B5DDA4">
            <w:pPr>
              <w:snapToGrid w:val="0"/>
              <w:spacing w:before="60" w:beforeLines="25" w:after="60" w:afterLines="25" w:line="276" w:lineRule="auto"/>
              <w:jc w:val="center"/>
              <w:rPr>
                <w:rFonts w:hint="eastAsia" w:ascii="宋体" w:hAnsi="宋体" w:eastAsia="宋体" w:cs="宋体"/>
                <w:bCs/>
                <w:kern w:val="2"/>
                <w:sz w:val="21"/>
                <w:szCs w:val="21"/>
                <w:lang w:val="en-US" w:eastAsia="zh-CN" w:bidi="ar-SA"/>
              </w:rPr>
            </w:pPr>
            <w:r>
              <w:rPr>
                <w:rFonts w:hint="eastAsia" w:ascii="宋体" w:hAnsi="宋体" w:cs="宋体"/>
                <w:bCs/>
                <w:szCs w:val="21"/>
              </w:rPr>
              <w:t>5</w:t>
            </w:r>
          </w:p>
        </w:tc>
        <w:tc>
          <w:tcPr>
            <w:tcW w:w="4196" w:type="dxa"/>
            <w:tcBorders>
              <w:top w:val="single" w:color="000000" w:sz="8" w:space="0"/>
              <w:left w:val="single" w:color="000000" w:sz="8" w:space="0"/>
              <w:bottom w:val="single" w:color="000000" w:sz="8" w:space="0"/>
              <w:right w:val="single" w:color="000000" w:sz="8" w:space="0"/>
            </w:tcBorders>
            <w:vAlign w:val="center"/>
          </w:tcPr>
          <w:p w14:paraId="050E6E64">
            <w:pPr>
              <w:snapToGrid w:val="0"/>
              <w:spacing w:before="60" w:beforeLines="25" w:after="60" w:afterLines="25" w:line="276" w:lineRule="auto"/>
              <w:rPr>
                <w:rFonts w:hint="eastAsia" w:ascii="宋体" w:hAnsi="宋体" w:cs="宋体"/>
                <w:szCs w:val="21"/>
              </w:rPr>
            </w:pPr>
            <w:r>
              <w:rPr>
                <w:rFonts w:hint="eastAsia" w:ascii="宋体" w:hAnsi="宋体" w:cs="宋体"/>
                <w:b/>
                <w:bCs/>
                <w:kern w:val="0"/>
                <w:szCs w:val="21"/>
              </w:rPr>
              <w:t>（一）评审内容</w:t>
            </w:r>
            <w:r>
              <w:rPr>
                <w:rFonts w:hint="eastAsia" w:ascii="宋体" w:hAnsi="宋体" w:cs="宋体"/>
                <w:szCs w:val="21"/>
              </w:rPr>
              <w:t>：</w:t>
            </w:r>
          </w:p>
          <w:p w14:paraId="10E40602">
            <w:pPr>
              <w:wordWrap w:val="0"/>
              <w:spacing w:before="60" w:beforeLines="25" w:after="60" w:afterLines="25" w:line="276" w:lineRule="auto"/>
              <w:rPr>
                <w:rFonts w:hint="eastAsia" w:ascii="宋体" w:hAnsi="宋体" w:cs="宋体"/>
                <w:szCs w:val="21"/>
              </w:rPr>
            </w:pPr>
            <w:r>
              <w:rPr>
                <w:rFonts w:hint="eastAsia" w:ascii="宋体" w:hAnsi="宋体" w:cs="宋体"/>
                <w:szCs w:val="21"/>
              </w:rPr>
              <w:t>投标人自2022年1月1日至本项目投标截止日（以合同签订日期为准）具有同类项目物业管理服务经验的，每提供1个业绩得25分，最高得100分。</w:t>
            </w:r>
          </w:p>
          <w:p w14:paraId="449105BC">
            <w:pPr>
              <w:spacing w:before="60" w:beforeLines="25" w:after="60" w:afterLines="25" w:line="276" w:lineRule="auto"/>
              <w:jc w:val="left"/>
              <w:rPr>
                <w:rFonts w:hint="eastAsia" w:ascii="宋体" w:hAnsi="宋体" w:cs="宋体"/>
                <w:color w:val="0000FF"/>
                <w:szCs w:val="21"/>
              </w:rPr>
            </w:pPr>
            <w:r>
              <w:rPr>
                <w:rFonts w:hint="eastAsia" w:ascii="宋体" w:hAnsi="宋体" w:cs="宋体"/>
                <w:color w:val="0000FF"/>
                <w:kern w:val="0"/>
                <w:szCs w:val="21"/>
              </w:rPr>
              <w:t>（二）评审依据</w:t>
            </w:r>
            <w:r>
              <w:rPr>
                <w:rFonts w:hint="eastAsia" w:ascii="宋体" w:hAnsi="宋体" w:cs="宋体"/>
                <w:color w:val="0000FF"/>
                <w:szCs w:val="21"/>
              </w:rPr>
              <w:t>：</w:t>
            </w:r>
          </w:p>
          <w:p w14:paraId="51329911">
            <w:pPr>
              <w:snapToGrid w:val="0"/>
              <w:spacing w:before="60" w:beforeLines="25" w:after="60" w:afterLines="25" w:line="276" w:lineRule="auto"/>
              <w:rPr>
                <w:rFonts w:hint="eastAsia" w:ascii="宋体" w:hAnsi="宋体" w:cs="宋体"/>
                <w:color w:val="0000FF"/>
                <w:szCs w:val="21"/>
              </w:rPr>
            </w:pPr>
            <w:r>
              <w:rPr>
                <w:rFonts w:hint="eastAsia" w:ascii="宋体" w:hAnsi="宋体" w:cs="宋体"/>
                <w:color w:val="0000FF"/>
                <w:szCs w:val="21"/>
              </w:rPr>
              <w:t>1.提供经验项目合同关键页</w:t>
            </w:r>
            <w:r>
              <w:rPr>
                <w:rFonts w:hint="eastAsia" w:ascii="宋体" w:hAnsi="宋体" w:eastAsia="宋体" w:cs="宋体"/>
                <w:b w:val="0"/>
                <w:bCs w:val="0"/>
                <w:color w:val="0000FF"/>
                <w:sz w:val="21"/>
                <w:szCs w:val="21"/>
                <w:highlight w:val="none"/>
                <w:shd w:val="clear" w:color="auto" w:fill="FFFFFF"/>
                <w:lang w:val="en-US" w:eastAsia="zh-CN"/>
              </w:rPr>
              <w:t>（包括但不限于</w:t>
            </w:r>
            <w:r>
              <w:rPr>
                <w:rFonts w:hint="eastAsia" w:ascii="宋体" w:hAnsi="宋体" w:eastAsia="宋体" w:cs="宋体"/>
                <w:color w:val="0000FF"/>
                <w:sz w:val="21"/>
                <w:szCs w:val="21"/>
                <w:highlight w:val="none"/>
                <w:shd w:val="clear" w:color="auto" w:fill="FFFFFF"/>
              </w:rPr>
              <w:t>签订合同双方的单位名称</w:t>
            </w:r>
            <w:r>
              <w:rPr>
                <w:rFonts w:hint="eastAsia" w:ascii="宋体" w:hAnsi="宋体" w:eastAsia="宋体" w:cs="宋体"/>
                <w:color w:val="0000FF"/>
                <w:sz w:val="21"/>
                <w:szCs w:val="21"/>
                <w:highlight w:val="none"/>
                <w:shd w:val="clear" w:color="auto" w:fill="FFFFFF"/>
                <w:lang w:eastAsia="zh-CN"/>
              </w:rPr>
              <w:t>、</w:t>
            </w:r>
            <w:r>
              <w:rPr>
                <w:rFonts w:hint="eastAsia" w:ascii="宋体" w:hAnsi="宋体" w:eastAsia="宋体" w:cs="宋体"/>
                <w:b w:val="0"/>
                <w:bCs w:val="0"/>
                <w:color w:val="0000FF"/>
                <w:sz w:val="21"/>
                <w:szCs w:val="21"/>
                <w:highlight w:val="none"/>
                <w:shd w:val="clear" w:color="auto" w:fill="FFFFFF"/>
                <w:lang w:val="en-US" w:eastAsia="zh-CN"/>
              </w:rPr>
              <w:t>合同内容、签订</w:t>
            </w:r>
            <w:r>
              <w:rPr>
                <w:rFonts w:hint="eastAsia" w:ascii="宋体" w:hAnsi="宋体" w:eastAsia="宋体" w:cs="宋体"/>
                <w:b w:val="0"/>
                <w:bCs w:val="0"/>
                <w:color w:val="0000FF"/>
                <w:sz w:val="21"/>
                <w:szCs w:val="21"/>
                <w:highlight w:val="none"/>
                <w:lang w:val="en-US" w:eastAsia="zh-CN"/>
              </w:rPr>
              <w:t>时间、双方盖章页）</w:t>
            </w:r>
            <w:r>
              <w:rPr>
                <w:rFonts w:hint="eastAsia" w:ascii="宋体" w:hAnsi="宋体" w:cs="宋体"/>
                <w:color w:val="0000FF"/>
                <w:szCs w:val="21"/>
              </w:rPr>
              <w:t>扫描件。未按要求提供证明材料（或证明材料无法判断是否符合评分要求）的不得分。</w:t>
            </w:r>
          </w:p>
          <w:p w14:paraId="4D1F5C58">
            <w:pPr>
              <w:snapToGrid w:val="0"/>
              <w:spacing w:before="60" w:beforeLines="25" w:after="60" w:afterLines="25" w:line="276" w:lineRule="auto"/>
              <w:rPr>
                <w:rFonts w:hint="eastAsia" w:ascii="宋体" w:hAnsi="宋体" w:eastAsia="宋体" w:cs="宋体"/>
                <w:bCs/>
                <w:kern w:val="2"/>
                <w:sz w:val="21"/>
                <w:szCs w:val="21"/>
                <w:lang w:val="en-US" w:eastAsia="zh-CN" w:bidi="ar-SA"/>
              </w:rPr>
            </w:pPr>
            <w:r>
              <w:rPr>
                <w:rFonts w:hint="eastAsia" w:ascii="宋体" w:hAnsi="宋体" w:cs="宋体"/>
                <w:color w:val="0000FF"/>
                <w:szCs w:val="21"/>
              </w:rPr>
              <w:t>2.同一项目续签合同的不重复计分。如涉及到需要判断是否为同一项目续签的情形，如项目名称相同、业主方单位名称相同的，投标人应提供能判别为不属同一项目续签的相关证明材料（如中标通知书或能反映不属同一项目续签的合同关键页），如不能判别，评标委员会有权对投标人作出不利判断。</w:t>
            </w:r>
          </w:p>
        </w:tc>
      </w:tr>
      <w:tr w14:paraId="4701283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13CCEAC9">
            <w:pPr>
              <w:rPr>
                <w:rFonts w:ascii="宋体" w:hAnsi="宋体" w:cs="宋体"/>
                <w:b/>
                <w:bCs/>
                <w:color w:val="0000FF"/>
                <w:sz w:val="24"/>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350E7780">
            <w:pPr>
              <w:wordWrap w:val="0"/>
              <w:jc w:val="center"/>
              <w:rPr>
                <w:rFonts w:hint="eastAsia" w:ascii="宋体" w:hAnsi="宋体" w:eastAsia="宋体" w:cs="宋体"/>
                <w:szCs w:val="21"/>
                <w:lang w:val="en-US" w:eastAsia="zh-CN"/>
              </w:rPr>
            </w:pPr>
            <w:r>
              <w:rPr>
                <w:rFonts w:hint="eastAsia" w:ascii="宋体" w:hAnsi="宋体" w:cs="宋体"/>
                <w:szCs w:val="21"/>
                <w:lang w:val="en-US" w:eastAsia="zh-CN"/>
              </w:rPr>
              <w:t>4</w:t>
            </w:r>
          </w:p>
        </w:tc>
        <w:tc>
          <w:tcPr>
            <w:tcW w:w="2835" w:type="dxa"/>
            <w:tcBorders>
              <w:top w:val="single" w:color="000000" w:sz="8" w:space="0"/>
              <w:left w:val="single" w:color="000000" w:sz="8" w:space="0"/>
              <w:bottom w:val="single" w:color="000000" w:sz="8" w:space="0"/>
              <w:right w:val="single" w:color="000000" w:sz="8" w:space="0"/>
            </w:tcBorders>
            <w:vAlign w:val="center"/>
          </w:tcPr>
          <w:p w14:paraId="3F5A89D9">
            <w:pPr>
              <w:snapToGrid w:val="0"/>
              <w:spacing w:before="60" w:beforeLines="25" w:after="60" w:afterLines="25" w:line="276" w:lineRule="auto"/>
              <w:jc w:val="center"/>
              <w:rPr>
                <w:rFonts w:hint="eastAsia" w:ascii="宋体" w:hAnsi="宋体" w:eastAsia="宋体" w:cs="宋体"/>
                <w:bCs/>
                <w:kern w:val="2"/>
                <w:sz w:val="21"/>
                <w:szCs w:val="21"/>
                <w:lang w:val="en-US" w:eastAsia="zh-CN" w:bidi="ar-SA"/>
              </w:rPr>
            </w:pPr>
            <w:r>
              <w:rPr>
                <w:rFonts w:hint="eastAsia" w:ascii="宋体" w:hAnsi="宋体" w:cs="宋体"/>
                <w:bCs/>
                <w:szCs w:val="21"/>
              </w:rPr>
              <w:t>投标人获奖情况</w:t>
            </w:r>
          </w:p>
        </w:tc>
        <w:tc>
          <w:tcPr>
            <w:tcW w:w="681" w:type="dxa"/>
            <w:tcBorders>
              <w:top w:val="single" w:color="000000" w:sz="8" w:space="0"/>
              <w:left w:val="single" w:color="000000" w:sz="8" w:space="0"/>
              <w:bottom w:val="single" w:color="000000" w:sz="8" w:space="0"/>
              <w:right w:val="single" w:color="000000" w:sz="8" w:space="0"/>
            </w:tcBorders>
            <w:vAlign w:val="center"/>
          </w:tcPr>
          <w:p w14:paraId="4DC76F66">
            <w:pPr>
              <w:snapToGrid w:val="0"/>
              <w:spacing w:before="60" w:beforeLines="25" w:after="60" w:afterLines="25" w:line="276" w:lineRule="auto"/>
              <w:jc w:val="center"/>
              <w:rPr>
                <w:rFonts w:hint="eastAsia" w:ascii="宋体" w:hAnsi="宋体" w:eastAsia="宋体" w:cs="宋体"/>
                <w:bCs/>
                <w:kern w:val="2"/>
                <w:sz w:val="21"/>
                <w:szCs w:val="21"/>
                <w:lang w:val="en-US" w:eastAsia="zh-CN" w:bidi="ar-SA"/>
              </w:rPr>
            </w:pPr>
            <w:r>
              <w:rPr>
                <w:rFonts w:hint="eastAsia" w:ascii="宋体" w:hAnsi="宋体" w:cs="宋体"/>
                <w:bCs/>
                <w:szCs w:val="21"/>
              </w:rPr>
              <w:t>2</w:t>
            </w:r>
          </w:p>
        </w:tc>
        <w:tc>
          <w:tcPr>
            <w:tcW w:w="4196" w:type="dxa"/>
            <w:tcBorders>
              <w:top w:val="single" w:color="000000" w:sz="8" w:space="0"/>
              <w:left w:val="single" w:color="000000" w:sz="8" w:space="0"/>
              <w:bottom w:val="single" w:color="000000" w:sz="8" w:space="0"/>
              <w:right w:val="single" w:color="000000" w:sz="8" w:space="0"/>
            </w:tcBorders>
            <w:vAlign w:val="center"/>
          </w:tcPr>
          <w:p w14:paraId="6545C63F">
            <w:pPr>
              <w:snapToGrid w:val="0"/>
              <w:spacing w:before="60" w:beforeLines="25" w:after="60" w:afterLines="25" w:line="276" w:lineRule="auto"/>
              <w:rPr>
                <w:rFonts w:hint="eastAsia" w:ascii="宋体" w:hAnsi="宋体" w:cs="宋体"/>
                <w:szCs w:val="21"/>
              </w:rPr>
            </w:pPr>
            <w:r>
              <w:rPr>
                <w:rFonts w:hint="eastAsia" w:ascii="宋体" w:hAnsi="宋体" w:cs="宋体"/>
                <w:b/>
                <w:bCs/>
                <w:kern w:val="0"/>
                <w:szCs w:val="21"/>
              </w:rPr>
              <w:t>（一）评审内容</w:t>
            </w:r>
            <w:r>
              <w:rPr>
                <w:rFonts w:hint="eastAsia" w:ascii="宋体" w:hAnsi="宋体" w:cs="宋体"/>
                <w:szCs w:val="21"/>
              </w:rPr>
              <w:t>：</w:t>
            </w:r>
          </w:p>
          <w:p w14:paraId="02FA8E1A">
            <w:pPr>
              <w:spacing w:before="60" w:beforeLines="25" w:after="60" w:afterLines="25" w:line="276" w:lineRule="auto"/>
              <w:jc w:val="left"/>
              <w:rPr>
                <w:rFonts w:hint="eastAsia" w:ascii="宋体" w:hAnsi="宋体" w:cs="宋体"/>
                <w:bCs/>
                <w:szCs w:val="21"/>
              </w:rPr>
            </w:pPr>
            <w:r>
              <w:rPr>
                <w:rFonts w:hint="eastAsia" w:ascii="宋体" w:hAnsi="宋体" w:cs="宋体"/>
                <w:bCs/>
                <w:szCs w:val="21"/>
              </w:rPr>
              <w:t>投标人自2022年1月1日至本项目投标截止日（以获奖日期为准）：</w:t>
            </w:r>
          </w:p>
          <w:p w14:paraId="69C71C23">
            <w:pPr>
              <w:spacing w:before="60" w:beforeLines="25" w:after="60" w:afterLines="25" w:line="276" w:lineRule="auto"/>
              <w:jc w:val="left"/>
              <w:rPr>
                <w:rFonts w:hint="eastAsia" w:ascii="宋体" w:hAnsi="宋体" w:cs="宋体"/>
                <w:bCs/>
                <w:szCs w:val="21"/>
              </w:rPr>
            </w:pPr>
            <w:r>
              <w:rPr>
                <w:rFonts w:hint="eastAsia" w:ascii="宋体" w:hAnsi="宋体" w:cs="宋体"/>
                <w:bCs/>
                <w:szCs w:val="21"/>
              </w:rPr>
              <w:t>1.获得过国家机关（或事业单位）颁发的安保服务</w:t>
            </w:r>
            <w:r>
              <w:rPr>
                <w:rFonts w:hint="eastAsia" w:ascii="宋体" w:hAnsi="宋体" w:cs="宋体"/>
                <w:bCs/>
                <w:szCs w:val="21"/>
                <w:lang w:val="en-US" w:eastAsia="zh-CN"/>
              </w:rPr>
              <w:t>相关</w:t>
            </w:r>
            <w:r>
              <w:rPr>
                <w:rFonts w:hint="eastAsia" w:ascii="宋体" w:hAnsi="宋体" w:cs="宋体"/>
                <w:bCs/>
                <w:szCs w:val="21"/>
              </w:rPr>
              <w:t>优秀企业（或先进单位）荣誉的，得35分；</w:t>
            </w:r>
          </w:p>
          <w:p w14:paraId="739F6008">
            <w:pPr>
              <w:spacing w:before="60" w:beforeLines="25" w:after="60" w:afterLines="25" w:line="276" w:lineRule="auto"/>
              <w:jc w:val="left"/>
              <w:rPr>
                <w:rFonts w:hint="eastAsia" w:ascii="宋体" w:hAnsi="宋体" w:cs="宋体"/>
                <w:bCs/>
                <w:szCs w:val="21"/>
              </w:rPr>
            </w:pPr>
            <w:r>
              <w:rPr>
                <w:rFonts w:hint="eastAsia" w:ascii="宋体" w:hAnsi="宋体" w:cs="宋体"/>
                <w:bCs/>
                <w:szCs w:val="21"/>
              </w:rPr>
              <w:t>2.获得过国家机关（或事业单位）颁发的消防安全管理</w:t>
            </w:r>
            <w:r>
              <w:rPr>
                <w:rFonts w:hint="eastAsia" w:ascii="宋体" w:hAnsi="宋体" w:cs="宋体"/>
                <w:bCs/>
                <w:szCs w:val="21"/>
                <w:lang w:val="en-US" w:eastAsia="zh-CN"/>
              </w:rPr>
              <w:t>相关</w:t>
            </w:r>
            <w:r>
              <w:rPr>
                <w:rFonts w:hint="eastAsia" w:ascii="宋体" w:hAnsi="宋体" w:cs="宋体"/>
                <w:bCs/>
                <w:szCs w:val="21"/>
              </w:rPr>
              <w:t>优秀企业（或先进单位）荣誉的，得35分；</w:t>
            </w:r>
          </w:p>
          <w:p w14:paraId="5EFBF161">
            <w:pPr>
              <w:spacing w:before="60" w:beforeLines="25" w:after="60" w:afterLines="25" w:line="276" w:lineRule="auto"/>
              <w:jc w:val="left"/>
              <w:rPr>
                <w:rFonts w:hint="eastAsia" w:ascii="宋体" w:hAnsi="宋体" w:cs="宋体"/>
                <w:bCs/>
                <w:szCs w:val="21"/>
              </w:rPr>
            </w:pPr>
            <w:r>
              <w:rPr>
                <w:rFonts w:hint="eastAsia" w:ascii="宋体" w:hAnsi="宋体" w:cs="宋体"/>
                <w:bCs/>
                <w:szCs w:val="21"/>
              </w:rPr>
              <w:t>3.获得过国家机关（或事业单位）颁发的环境卫生管理</w:t>
            </w:r>
            <w:r>
              <w:rPr>
                <w:rFonts w:hint="eastAsia" w:ascii="宋体" w:hAnsi="宋体" w:cs="宋体"/>
                <w:bCs/>
                <w:szCs w:val="21"/>
                <w:lang w:val="en-US" w:eastAsia="zh-CN"/>
              </w:rPr>
              <w:t>相关</w:t>
            </w:r>
            <w:r>
              <w:rPr>
                <w:rFonts w:hint="eastAsia" w:ascii="宋体" w:hAnsi="宋体" w:cs="宋体"/>
                <w:bCs/>
                <w:szCs w:val="21"/>
              </w:rPr>
              <w:t>优秀企业（或先进单位）荣誉的，得30分；</w:t>
            </w:r>
          </w:p>
          <w:p w14:paraId="3287D58E">
            <w:pPr>
              <w:spacing w:before="60" w:beforeLines="25" w:after="60" w:afterLines="25" w:line="276" w:lineRule="auto"/>
              <w:jc w:val="left"/>
              <w:rPr>
                <w:rFonts w:hint="eastAsia" w:ascii="宋体" w:hAnsi="宋体" w:cs="宋体"/>
                <w:bCs/>
                <w:szCs w:val="21"/>
              </w:rPr>
            </w:pPr>
            <w:r>
              <w:rPr>
                <w:rFonts w:hint="eastAsia" w:ascii="宋体" w:hAnsi="宋体" w:cs="宋体"/>
                <w:bCs/>
                <w:szCs w:val="21"/>
              </w:rPr>
              <w:t>以上累计得分，最高得100分。</w:t>
            </w:r>
          </w:p>
          <w:p w14:paraId="5C0793ED">
            <w:pPr>
              <w:spacing w:before="60" w:beforeLines="25" w:after="60" w:afterLines="25" w:line="276" w:lineRule="auto"/>
              <w:jc w:val="left"/>
              <w:rPr>
                <w:rFonts w:hint="eastAsia" w:ascii="宋体" w:hAnsi="宋体" w:cs="宋体"/>
                <w:color w:val="0000FF"/>
                <w:szCs w:val="21"/>
              </w:rPr>
            </w:pPr>
            <w:r>
              <w:rPr>
                <w:rFonts w:hint="eastAsia" w:ascii="宋体" w:hAnsi="宋体" w:cs="宋体"/>
                <w:color w:val="0000FF"/>
                <w:kern w:val="0"/>
                <w:szCs w:val="21"/>
              </w:rPr>
              <w:t>（二）评审依据</w:t>
            </w:r>
            <w:r>
              <w:rPr>
                <w:rFonts w:hint="eastAsia" w:ascii="宋体" w:hAnsi="宋体" w:cs="宋体"/>
                <w:color w:val="0000FF"/>
                <w:szCs w:val="21"/>
              </w:rPr>
              <w:t>：</w:t>
            </w:r>
          </w:p>
          <w:p w14:paraId="07927E55">
            <w:pPr>
              <w:snapToGrid w:val="0"/>
              <w:spacing w:before="60" w:beforeLines="25" w:after="60" w:afterLines="25" w:line="276" w:lineRule="auto"/>
              <w:rPr>
                <w:rFonts w:hint="eastAsia" w:ascii="宋体" w:hAnsi="宋体" w:cs="宋体"/>
                <w:bCs/>
                <w:color w:val="0000FF"/>
                <w:szCs w:val="21"/>
              </w:rPr>
            </w:pPr>
            <w:r>
              <w:rPr>
                <w:rFonts w:hint="eastAsia" w:ascii="宋体" w:hAnsi="宋体" w:cs="宋体"/>
                <w:bCs/>
                <w:color w:val="0000FF"/>
                <w:szCs w:val="21"/>
              </w:rPr>
              <w:t>1.提供相关奖项或荣誉证书材料（材料须能体现获奖人为投标人）扫描件。如奖项荣誉材料无法体现相关信息，须同时提供颁发主体出具的其他证明材料。</w:t>
            </w:r>
          </w:p>
          <w:p w14:paraId="04EB88C9">
            <w:pPr>
              <w:snapToGrid w:val="0"/>
              <w:spacing w:before="60" w:beforeLines="25" w:after="60" w:afterLines="25" w:line="276" w:lineRule="auto"/>
              <w:rPr>
                <w:rFonts w:hint="eastAsia" w:ascii="宋体" w:hAnsi="宋体" w:eastAsia="宋体" w:cs="宋体"/>
                <w:bCs/>
                <w:kern w:val="2"/>
                <w:sz w:val="21"/>
                <w:szCs w:val="21"/>
                <w:lang w:val="en-US" w:eastAsia="zh-CN" w:bidi="ar-SA"/>
              </w:rPr>
            </w:pPr>
            <w:r>
              <w:rPr>
                <w:rFonts w:hint="eastAsia" w:ascii="宋体" w:hAnsi="宋体" w:cs="宋体"/>
                <w:bCs/>
                <w:color w:val="0000FF"/>
                <w:szCs w:val="21"/>
              </w:rPr>
              <w:t>2.未按要求提供证明材料（或证明材料无法判断是否符合评分要求）的不得分。</w:t>
            </w:r>
          </w:p>
        </w:tc>
      </w:tr>
      <w:tr w14:paraId="64C8306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08394573">
            <w:pPr>
              <w:rPr>
                <w:rFonts w:ascii="宋体" w:hAnsi="宋体" w:cs="宋体"/>
                <w:b/>
                <w:bCs/>
                <w:color w:val="0000FF"/>
                <w:sz w:val="24"/>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22069875">
            <w:pPr>
              <w:wordWrap w:val="0"/>
              <w:jc w:val="center"/>
              <w:rPr>
                <w:rFonts w:hint="eastAsia" w:ascii="宋体" w:hAnsi="宋体" w:eastAsia="宋体" w:cs="宋体"/>
                <w:szCs w:val="21"/>
                <w:lang w:val="en-US" w:eastAsia="zh-CN"/>
              </w:rPr>
            </w:pPr>
            <w:r>
              <w:rPr>
                <w:rFonts w:hint="eastAsia" w:ascii="宋体" w:hAnsi="宋体" w:cs="宋体"/>
                <w:szCs w:val="21"/>
                <w:lang w:val="en-US" w:eastAsia="zh-CN"/>
              </w:rPr>
              <w:t>5</w:t>
            </w:r>
          </w:p>
        </w:tc>
        <w:tc>
          <w:tcPr>
            <w:tcW w:w="2835" w:type="dxa"/>
            <w:tcBorders>
              <w:top w:val="single" w:color="000000" w:sz="8" w:space="0"/>
              <w:left w:val="single" w:color="000000" w:sz="8" w:space="0"/>
              <w:bottom w:val="single" w:color="000000" w:sz="8" w:space="0"/>
              <w:right w:val="single" w:color="000000" w:sz="8" w:space="0"/>
            </w:tcBorders>
            <w:vAlign w:val="center"/>
          </w:tcPr>
          <w:p w14:paraId="7D595218">
            <w:pPr>
              <w:snapToGrid w:val="0"/>
              <w:spacing w:before="60" w:beforeLines="25" w:after="60" w:afterLines="25" w:line="276" w:lineRule="auto"/>
              <w:jc w:val="center"/>
              <w:rPr>
                <w:rFonts w:hint="eastAsia" w:ascii="宋体" w:hAnsi="宋体" w:eastAsia="宋体" w:cs="宋体"/>
                <w:bCs/>
                <w:kern w:val="2"/>
                <w:sz w:val="21"/>
                <w:szCs w:val="21"/>
                <w:lang w:val="en-US" w:eastAsia="zh-CN" w:bidi="ar-SA"/>
              </w:rPr>
            </w:pPr>
            <w:r>
              <w:rPr>
                <w:rFonts w:hint="eastAsia" w:ascii="宋体" w:hAnsi="宋体" w:cs="宋体"/>
                <w:bCs/>
                <w:szCs w:val="21"/>
              </w:rPr>
              <w:t>供应商自主知识产权产品（创新、设计）情况</w:t>
            </w:r>
          </w:p>
        </w:tc>
        <w:tc>
          <w:tcPr>
            <w:tcW w:w="681" w:type="dxa"/>
            <w:tcBorders>
              <w:top w:val="single" w:color="000000" w:sz="8" w:space="0"/>
              <w:left w:val="single" w:color="000000" w:sz="8" w:space="0"/>
              <w:bottom w:val="single" w:color="000000" w:sz="8" w:space="0"/>
              <w:right w:val="single" w:color="000000" w:sz="8" w:space="0"/>
            </w:tcBorders>
            <w:vAlign w:val="center"/>
          </w:tcPr>
          <w:p w14:paraId="083F496A">
            <w:pPr>
              <w:snapToGrid w:val="0"/>
              <w:spacing w:before="60" w:beforeLines="25" w:after="60" w:afterLines="25" w:line="276" w:lineRule="auto"/>
              <w:jc w:val="center"/>
              <w:rPr>
                <w:rFonts w:hint="eastAsia" w:ascii="宋体" w:hAnsi="宋体" w:eastAsia="宋体" w:cs="宋体"/>
                <w:bCs/>
                <w:kern w:val="2"/>
                <w:sz w:val="21"/>
                <w:szCs w:val="21"/>
                <w:lang w:val="en-US" w:eastAsia="zh-CN" w:bidi="ar-SA"/>
              </w:rPr>
            </w:pPr>
            <w:r>
              <w:rPr>
                <w:rFonts w:hint="eastAsia" w:ascii="宋体" w:hAnsi="宋体" w:cs="宋体"/>
                <w:bCs/>
                <w:szCs w:val="21"/>
              </w:rPr>
              <w:t>6</w:t>
            </w:r>
          </w:p>
        </w:tc>
        <w:tc>
          <w:tcPr>
            <w:tcW w:w="4196" w:type="dxa"/>
            <w:tcBorders>
              <w:top w:val="single" w:color="000000" w:sz="8" w:space="0"/>
              <w:left w:val="single" w:color="000000" w:sz="8" w:space="0"/>
              <w:bottom w:val="single" w:color="000000" w:sz="8" w:space="0"/>
              <w:right w:val="single" w:color="000000" w:sz="8" w:space="0"/>
            </w:tcBorders>
            <w:vAlign w:val="center"/>
          </w:tcPr>
          <w:p w14:paraId="24F670CE">
            <w:pPr>
              <w:snapToGrid w:val="0"/>
              <w:spacing w:before="60" w:beforeLines="25" w:after="60" w:afterLines="25" w:line="276" w:lineRule="auto"/>
              <w:rPr>
                <w:rFonts w:hint="eastAsia" w:ascii="宋体" w:hAnsi="宋体" w:cs="宋体"/>
                <w:bCs/>
                <w:szCs w:val="21"/>
              </w:rPr>
            </w:pPr>
            <w:r>
              <w:rPr>
                <w:rFonts w:hint="eastAsia" w:ascii="宋体" w:hAnsi="宋体" w:cs="宋体"/>
                <w:b/>
                <w:bCs/>
                <w:kern w:val="0"/>
                <w:szCs w:val="21"/>
              </w:rPr>
              <w:t>（一）评审内容</w:t>
            </w:r>
            <w:r>
              <w:rPr>
                <w:rFonts w:hint="eastAsia" w:ascii="宋体" w:hAnsi="宋体" w:cs="宋体"/>
                <w:bCs/>
                <w:szCs w:val="21"/>
              </w:rPr>
              <w:t>：</w:t>
            </w:r>
          </w:p>
          <w:p w14:paraId="3D444ACA">
            <w:pPr>
              <w:snapToGrid w:val="0"/>
              <w:spacing w:before="60" w:beforeLines="25" w:after="60" w:afterLines="25" w:line="276" w:lineRule="auto"/>
              <w:rPr>
                <w:rFonts w:hint="eastAsia" w:ascii="宋体" w:hAnsi="宋体" w:cs="宋体"/>
                <w:bCs/>
                <w:szCs w:val="21"/>
              </w:rPr>
            </w:pPr>
            <w:r>
              <w:rPr>
                <w:rFonts w:hint="eastAsia" w:ascii="宋体" w:hAnsi="宋体" w:cs="宋体"/>
                <w:bCs/>
                <w:szCs w:val="21"/>
              </w:rPr>
              <w:t>投标人具有自主知识产权产品（创新、设计）情况：</w:t>
            </w:r>
          </w:p>
          <w:p w14:paraId="565DA9F7">
            <w:pPr>
              <w:snapToGrid w:val="0"/>
              <w:spacing w:before="60" w:beforeLines="25" w:after="60" w:afterLines="25" w:line="276" w:lineRule="auto"/>
              <w:rPr>
                <w:rFonts w:hint="eastAsia" w:ascii="宋体" w:hAnsi="宋体" w:cs="宋体"/>
                <w:bCs/>
                <w:szCs w:val="21"/>
              </w:rPr>
            </w:pPr>
            <w:r>
              <w:rPr>
                <w:rFonts w:hint="eastAsia" w:ascii="宋体" w:hAnsi="宋体" w:cs="宋体"/>
                <w:bCs/>
                <w:szCs w:val="21"/>
              </w:rPr>
              <w:t>1.物业垃圾分类自动化分捡类系统</w:t>
            </w:r>
            <w:r>
              <w:rPr>
                <w:rFonts w:hint="eastAsia" w:ascii="宋体" w:hAnsi="宋体" w:cs="宋体"/>
                <w:b/>
                <w:szCs w:val="21"/>
              </w:rPr>
              <w:t>类</w:t>
            </w:r>
            <w:r>
              <w:rPr>
                <w:rFonts w:hint="eastAsia" w:ascii="宋体" w:hAnsi="宋体" w:cs="宋体"/>
                <w:bCs/>
                <w:szCs w:val="21"/>
              </w:rPr>
              <w:t>；</w:t>
            </w:r>
          </w:p>
          <w:p w14:paraId="26F5B1C2">
            <w:pPr>
              <w:snapToGrid w:val="0"/>
              <w:spacing w:before="60" w:beforeLines="25" w:after="60" w:afterLines="25" w:line="276" w:lineRule="auto"/>
              <w:rPr>
                <w:rFonts w:hint="eastAsia" w:ascii="宋体" w:hAnsi="宋体" w:cs="宋体"/>
                <w:bCs/>
                <w:szCs w:val="21"/>
              </w:rPr>
            </w:pPr>
            <w:r>
              <w:rPr>
                <w:rFonts w:hint="eastAsia" w:ascii="宋体" w:hAnsi="宋体" w:cs="宋体"/>
                <w:bCs/>
                <w:szCs w:val="21"/>
              </w:rPr>
              <w:t>2.物业能源管理类软件类；</w:t>
            </w:r>
          </w:p>
          <w:p w14:paraId="13DA66D7">
            <w:pPr>
              <w:snapToGrid w:val="0"/>
              <w:spacing w:before="60" w:beforeLines="25" w:after="60" w:afterLines="25" w:line="276" w:lineRule="auto"/>
              <w:rPr>
                <w:rFonts w:hint="eastAsia" w:ascii="宋体" w:hAnsi="宋体" w:cs="宋体"/>
                <w:bCs/>
                <w:szCs w:val="21"/>
              </w:rPr>
            </w:pPr>
            <w:r>
              <w:rPr>
                <w:rFonts w:hint="eastAsia" w:ascii="宋体" w:hAnsi="宋体" w:cs="宋体"/>
                <w:bCs/>
                <w:szCs w:val="21"/>
              </w:rPr>
              <w:t>3.物业电梯安全远程监控类系统类；</w:t>
            </w:r>
          </w:p>
          <w:p w14:paraId="42358B67">
            <w:pPr>
              <w:snapToGrid w:val="0"/>
              <w:spacing w:before="60" w:beforeLines="25" w:after="60" w:afterLines="25" w:line="276" w:lineRule="auto"/>
              <w:rPr>
                <w:rFonts w:hint="eastAsia" w:ascii="宋体" w:hAnsi="宋体" w:cs="宋体"/>
                <w:bCs/>
                <w:szCs w:val="21"/>
              </w:rPr>
            </w:pPr>
            <w:r>
              <w:rPr>
                <w:rFonts w:hint="eastAsia" w:ascii="宋体" w:hAnsi="宋体" w:cs="宋体"/>
                <w:bCs/>
                <w:szCs w:val="21"/>
              </w:rPr>
              <w:t>4.物业消防设备监测自动化类系统</w:t>
            </w:r>
            <w:r>
              <w:rPr>
                <w:rFonts w:hint="eastAsia" w:ascii="宋体" w:hAnsi="宋体" w:cs="宋体"/>
                <w:b/>
                <w:szCs w:val="21"/>
              </w:rPr>
              <w:t>类</w:t>
            </w:r>
            <w:r>
              <w:rPr>
                <w:rFonts w:hint="eastAsia" w:ascii="宋体" w:hAnsi="宋体" w:cs="宋体"/>
                <w:bCs/>
                <w:szCs w:val="21"/>
              </w:rPr>
              <w:t>；</w:t>
            </w:r>
          </w:p>
          <w:p w14:paraId="1F342DE0">
            <w:pPr>
              <w:snapToGrid w:val="0"/>
              <w:spacing w:before="60" w:beforeLines="25" w:after="60" w:afterLines="25" w:line="276" w:lineRule="auto"/>
              <w:rPr>
                <w:rFonts w:hint="eastAsia" w:ascii="宋体" w:hAnsi="宋体" w:cs="宋体"/>
                <w:bCs/>
                <w:szCs w:val="21"/>
              </w:rPr>
            </w:pPr>
            <w:r>
              <w:rPr>
                <w:rFonts w:hint="eastAsia" w:ascii="宋体" w:hAnsi="宋体" w:cs="宋体"/>
                <w:bCs/>
                <w:szCs w:val="21"/>
              </w:rPr>
              <w:t>5.物业空调运行自动化监测类系统</w:t>
            </w:r>
            <w:r>
              <w:rPr>
                <w:rFonts w:hint="eastAsia" w:ascii="宋体" w:hAnsi="宋体" w:cs="宋体"/>
                <w:b/>
                <w:szCs w:val="21"/>
              </w:rPr>
              <w:t>类</w:t>
            </w:r>
            <w:r>
              <w:rPr>
                <w:rFonts w:hint="eastAsia" w:ascii="宋体" w:hAnsi="宋体" w:cs="宋体"/>
                <w:bCs/>
                <w:szCs w:val="21"/>
              </w:rPr>
              <w:t>。</w:t>
            </w:r>
          </w:p>
          <w:p w14:paraId="742463FF">
            <w:pPr>
              <w:snapToGrid w:val="0"/>
              <w:spacing w:before="60" w:beforeLines="25" w:after="60" w:afterLines="25" w:line="276" w:lineRule="auto"/>
              <w:rPr>
                <w:rFonts w:hint="eastAsia" w:ascii="宋体" w:hAnsi="宋体" w:cs="宋体"/>
                <w:bCs/>
                <w:szCs w:val="21"/>
              </w:rPr>
            </w:pPr>
            <w:r>
              <w:rPr>
                <w:rFonts w:hint="eastAsia" w:ascii="宋体" w:hAnsi="宋体" w:cs="宋体"/>
                <w:bCs/>
                <w:szCs w:val="21"/>
              </w:rPr>
              <w:t>每提供上述一类相关软件系统得20分,合计最高100分。</w:t>
            </w:r>
          </w:p>
          <w:p w14:paraId="7DF9F879">
            <w:pPr>
              <w:snapToGrid w:val="0"/>
              <w:spacing w:before="60" w:beforeLines="25" w:after="60" w:afterLines="25" w:line="276" w:lineRule="auto"/>
              <w:rPr>
                <w:rFonts w:hint="eastAsia" w:ascii="宋体" w:hAnsi="宋体" w:cs="宋体"/>
                <w:bCs/>
                <w:color w:val="0000FF"/>
                <w:szCs w:val="21"/>
              </w:rPr>
            </w:pPr>
            <w:r>
              <w:rPr>
                <w:rFonts w:hint="eastAsia" w:ascii="宋体" w:hAnsi="宋体" w:cs="宋体"/>
                <w:bCs/>
                <w:color w:val="0000FF"/>
                <w:szCs w:val="21"/>
              </w:rPr>
              <w:t>（二）评审依据：</w:t>
            </w:r>
          </w:p>
          <w:p w14:paraId="3AD0CE4D">
            <w:pPr>
              <w:snapToGrid w:val="0"/>
              <w:spacing w:before="60" w:beforeLines="25" w:after="60" w:afterLines="25" w:line="276" w:lineRule="auto"/>
              <w:rPr>
                <w:rFonts w:hint="eastAsia" w:ascii="宋体" w:hAnsi="宋体" w:cs="宋体"/>
                <w:bCs/>
                <w:color w:val="0000FF"/>
                <w:szCs w:val="21"/>
              </w:rPr>
            </w:pPr>
            <w:r>
              <w:rPr>
                <w:rFonts w:hint="eastAsia" w:ascii="宋体" w:hAnsi="宋体" w:cs="宋体"/>
                <w:bCs/>
                <w:color w:val="0000FF"/>
                <w:szCs w:val="21"/>
              </w:rPr>
              <w:t>1、（1）如为自有的，提供国家版权局颁发的计算机软件著作权登记证书扫描件，需能体现投标人为著作权人；</w:t>
            </w:r>
          </w:p>
          <w:p w14:paraId="514BE9FC">
            <w:pPr>
              <w:snapToGrid w:val="0"/>
              <w:spacing w:before="60" w:beforeLines="25" w:after="60" w:afterLines="25" w:line="276" w:lineRule="auto"/>
              <w:rPr>
                <w:rFonts w:hint="eastAsia" w:ascii="宋体" w:hAnsi="宋体" w:cs="宋体"/>
                <w:bCs/>
                <w:color w:val="0000FF"/>
                <w:szCs w:val="21"/>
              </w:rPr>
            </w:pPr>
            <w:r>
              <w:rPr>
                <w:rFonts w:hint="eastAsia" w:ascii="宋体" w:hAnsi="宋体" w:cs="宋体"/>
                <w:bCs/>
                <w:color w:val="0000FF"/>
                <w:szCs w:val="21"/>
              </w:rPr>
              <w:t>（2）如为租赁（或购买）的，同时提供：</w:t>
            </w:r>
          </w:p>
          <w:p w14:paraId="00ED0112">
            <w:pPr>
              <w:snapToGrid w:val="0"/>
              <w:spacing w:before="60" w:beforeLines="25" w:after="60" w:afterLines="25" w:line="276" w:lineRule="auto"/>
              <w:rPr>
                <w:rFonts w:hint="eastAsia" w:ascii="宋体" w:hAnsi="宋体" w:cs="宋体"/>
                <w:bCs/>
                <w:color w:val="0000FF"/>
                <w:szCs w:val="21"/>
              </w:rPr>
            </w:pPr>
            <w:r>
              <w:rPr>
                <w:rFonts w:hint="eastAsia" w:ascii="宋体" w:hAnsi="宋体" w:cs="宋体"/>
                <w:bCs/>
                <w:color w:val="0000FF"/>
                <w:szCs w:val="21"/>
              </w:rPr>
              <w:t>①租赁（或购买）合同扫描件，需能体现投标人为租赁人或购买人；</w:t>
            </w:r>
          </w:p>
          <w:p w14:paraId="1426DACA">
            <w:pPr>
              <w:snapToGrid w:val="0"/>
              <w:spacing w:before="60" w:beforeLines="25" w:after="60" w:afterLines="25" w:line="276" w:lineRule="auto"/>
              <w:rPr>
                <w:rFonts w:hint="eastAsia" w:ascii="宋体" w:hAnsi="宋体" w:cs="宋体"/>
                <w:bCs/>
                <w:color w:val="0000FF"/>
                <w:szCs w:val="21"/>
              </w:rPr>
            </w:pPr>
            <w:r>
              <w:rPr>
                <w:rFonts w:hint="eastAsia" w:ascii="宋体" w:hAnsi="宋体" w:cs="宋体"/>
                <w:bCs/>
                <w:color w:val="0000FF"/>
                <w:szCs w:val="21"/>
              </w:rPr>
              <w:t>②出租（售）方以上每类系统由国家版权局颁发的计算机软件著作权登记证书扫描件，需能体现著作权人为出租（售）人；</w:t>
            </w:r>
          </w:p>
          <w:p w14:paraId="2E1AC899">
            <w:pPr>
              <w:snapToGrid w:val="0"/>
              <w:spacing w:before="60" w:beforeLines="25" w:after="60" w:afterLines="25" w:line="276" w:lineRule="auto"/>
              <w:rPr>
                <w:rFonts w:hint="eastAsia" w:ascii="宋体" w:hAnsi="宋体" w:cs="宋体"/>
                <w:bCs/>
                <w:color w:val="0000FF"/>
                <w:szCs w:val="21"/>
              </w:rPr>
            </w:pPr>
            <w:r>
              <w:rPr>
                <w:rFonts w:hint="eastAsia" w:ascii="宋体" w:hAnsi="宋体" w:cs="宋体"/>
                <w:bCs/>
                <w:color w:val="0000FF"/>
                <w:szCs w:val="21"/>
              </w:rPr>
              <w:t>（3）提供的计算机软件著作权登记证书扫描件如无法判断是否符合评分要求的，可同时提供系统或软件的功能截图辅助判断，证书及截图均无法判断的不得分；</w:t>
            </w:r>
          </w:p>
          <w:p w14:paraId="6F380692">
            <w:pPr>
              <w:snapToGrid w:val="0"/>
              <w:spacing w:before="60" w:beforeLines="25" w:after="60" w:afterLines="25" w:line="276" w:lineRule="auto"/>
              <w:rPr>
                <w:rFonts w:hint="eastAsia" w:ascii="宋体" w:hAnsi="宋体" w:eastAsia="宋体" w:cs="宋体"/>
                <w:bCs/>
                <w:kern w:val="2"/>
                <w:sz w:val="21"/>
                <w:szCs w:val="21"/>
                <w:lang w:val="en-US" w:eastAsia="zh-CN" w:bidi="ar-SA"/>
              </w:rPr>
            </w:pPr>
            <w:r>
              <w:rPr>
                <w:rFonts w:hint="eastAsia" w:ascii="宋体" w:hAnsi="宋体" w:cs="宋体"/>
                <w:bCs/>
                <w:color w:val="0000FF"/>
                <w:szCs w:val="21"/>
              </w:rPr>
              <w:t>2、未按要求提供相关证明材料（或相关证明材料无法判断是否符合评分要求）的不计得分，原件备查。</w:t>
            </w:r>
          </w:p>
        </w:tc>
      </w:tr>
      <w:tr w14:paraId="0E974F2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bottom w:val="single" w:color="000000" w:sz="8" w:space="0"/>
              <w:right w:val="single" w:color="000000" w:sz="8" w:space="0"/>
            </w:tcBorders>
          </w:tcPr>
          <w:p w14:paraId="6BF9E4EA">
            <w:pPr>
              <w:wordWrap w:val="0"/>
              <w:jc w:val="center"/>
              <w:rPr>
                <w:rFonts w:ascii="宋体" w:hAnsi="宋体" w:cs="宋体"/>
                <w:b/>
                <w:bCs/>
                <w:color w:val="0000FF"/>
                <w:sz w:val="24"/>
              </w:rPr>
            </w:pPr>
            <w:r>
              <w:rPr>
                <w:b/>
                <w:bCs/>
                <w:color w:val="0000FF"/>
              </w:rPr>
              <w:t>4</w:t>
            </w:r>
          </w:p>
        </w:tc>
        <w:tc>
          <w:tcPr>
            <w:tcW w:w="4196" w:type="dxa"/>
            <w:gridSpan w:val="3"/>
            <w:tcBorders>
              <w:top w:val="single" w:color="000000" w:sz="8" w:space="0"/>
              <w:left w:val="single" w:color="000000" w:sz="8" w:space="0"/>
              <w:bottom w:val="single" w:color="000000" w:sz="8" w:space="0"/>
              <w:right w:val="single" w:color="000000" w:sz="8" w:space="0"/>
            </w:tcBorders>
          </w:tcPr>
          <w:p w14:paraId="38ECFD23">
            <w:pPr>
              <w:wordWrap w:val="0"/>
              <w:jc w:val="center"/>
              <w:rPr>
                <w:rFonts w:ascii="宋体" w:hAnsi="宋体" w:cs="宋体"/>
                <w:b/>
                <w:bCs/>
                <w:color w:val="0000FF"/>
                <w:sz w:val="24"/>
              </w:rPr>
            </w:pPr>
            <w:r>
              <w:rPr>
                <w:b/>
                <w:bCs/>
                <w:color w:val="0000FF"/>
              </w:rPr>
              <w:t>诚信情况</w:t>
            </w:r>
          </w:p>
        </w:tc>
        <w:tc>
          <w:tcPr>
            <w:tcW w:w="4196" w:type="dxa"/>
            <w:tcBorders>
              <w:top w:val="single" w:color="000000" w:sz="8" w:space="0"/>
              <w:left w:val="single" w:color="000000" w:sz="8" w:space="0"/>
              <w:bottom w:val="single" w:color="000000" w:sz="8" w:space="0"/>
              <w:right w:val="single" w:color="000000" w:sz="8" w:space="0"/>
            </w:tcBorders>
          </w:tcPr>
          <w:p w14:paraId="76EEF506">
            <w:pPr>
              <w:wordWrap w:val="0"/>
              <w:jc w:val="center"/>
              <w:rPr>
                <w:rFonts w:ascii="宋体" w:hAnsi="宋体" w:cs="宋体"/>
                <w:b/>
                <w:bCs/>
                <w:color w:val="0000FF"/>
                <w:sz w:val="24"/>
              </w:rPr>
            </w:pPr>
            <w:r>
              <w:rPr>
                <w:b/>
                <w:bCs/>
                <w:color w:val="0000FF"/>
              </w:rPr>
              <w:t>5</w:t>
            </w:r>
          </w:p>
        </w:tc>
      </w:tr>
      <w:tr w14:paraId="1465F61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159B1205">
            <w:pPr>
              <w:rPr>
                <w:rFonts w:ascii="宋体" w:hAnsi="宋体" w:cs="宋体"/>
                <w:b/>
                <w:bCs/>
                <w:color w:val="0000FF"/>
                <w:sz w:val="24"/>
              </w:rPr>
            </w:pPr>
          </w:p>
        </w:tc>
        <w:tc>
          <w:tcPr>
            <w:tcW w:w="8392" w:type="dxa"/>
            <w:gridSpan w:val="4"/>
            <w:tcBorders>
              <w:top w:val="single" w:color="000000" w:sz="8" w:space="0"/>
              <w:left w:val="single" w:color="000000" w:sz="8" w:space="0"/>
              <w:bottom w:val="single" w:color="000000" w:sz="8" w:space="0"/>
              <w:right w:val="single" w:color="000000" w:sz="8" w:space="0"/>
            </w:tcBorders>
          </w:tcPr>
          <w:p w14:paraId="47EFF95A">
            <w:pPr>
              <w:wordWrap w:val="0"/>
              <w:rPr>
                <w:rFonts w:ascii="宋体" w:hAnsi="宋体" w:cs="宋体"/>
                <w:szCs w:val="21"/>
              </w:rPr>
            </w:pPr>
          </w:p>
        </w:tc>
      </w:tr>
      <w:tr w14:paraId="0F94A5B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14:paraId="5B50C3F0">
            <w:pPr>
              <w:rPr>
                <w:rFonts w:ascii="宋体" w:hAnsi="宋体" w:cs="宋体"/>
                <w:b/>
                <w:bCs/>
                <w:color w:val="0000FF"/>
                <w:sz w:val="24"/>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CA65ED9">
            <w:pPr>
              <w:wordWrap w:val="0"/>
              <w:jc w:val="center"/>
              <w:rPr>
                <w:rFonts w:ascii="宋体" w:hAnsi="宋体" w:cs="宋体"/>
                <w:szCs w:val="21"/>
              </w:rPr>
            </w:pPr>
            <w:r>
              <w:rPr>
                <w:szCs w:val="21"/>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1EA008F8">
            <w:pPr>
              <w:wordWrap w:val="0"/>
              <w:jc w:val="center"/>
              <w:rPr>
                <w:rFonts w:ascii="宋体" w:hAnsi="宋体" w:cs="宋体"/>
                <w:szCs w:val="21"/>
              </w:rPr>
            </w:pPr>
            <w:r>
              <w:rPr>
                <w:szCs w:val="21"/>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68D57FF7">
            <w:pPr>
              <w:wordWrap w:val="0"/>
              <w:jc w:val="center"/>
              <w:rPr>
                <w:rFonts w:ascii="宋体" w:hAnsi="宋体" w:cs="宋体"/>
                <w:szCs w:val="21"/>
              </w:rPr>
            </w:pPr>
            <w:r>
              <w:rPr>
                <w:szCs w:val="21"/>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CE4C675">
            <w:pPr>
              <w:wordWrap w:val="0"/>
              <w:jc w:val="center"/>
              <w:rPr>
                <w:rFonts w:ascii="宋体" w:hAnsi="宋体" w:cs="宋体"/>
                <w:szCs w:val="21"/>
              </w:rPr>
            </w:pPr>
            <w:r>
              <w:rPr>
                <w:szCs w:val="21"/>
              </w:rPr>
              <w:t>评分准则</w:t>
            </w:r>
          </w:p>
        </w:tc>
      </w:tr>
      <w:tr w14:paraId="54A3B7E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2267B7C8">
            <w:pPr>
              <w:rPr>
                <w:rFonts w:ascii="宋体" w:hAnsi="宋体" w:cs="宋体"/>
                <w:b/>
                <w:bCs/>
                <w:color w:val="0000FF"/>
                <w:sz w:val="24"/>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6061FFDC">
            <w:pPr>
              <w:wordWrap w:val="0"/>
              <w:jc w:val="center"/>
              <w:rPr>
                <w:rFonts w:ascii="宋体" w:hAnsi="宋体" w:cs="宋体"/>
                <w:szCs w:val="21"/>
              </w:rPr>
            </w:pPr>
            <w:r>
              <w:rPr>
                <w:szCs w:val="21"/>
              </w:rPr>
              <w:t>1</w:t>
            </w:r>
          </w:p>
        </w:tc>
        <w:tc>
          <w:tcPr>
            <w:tcW w:w="2835" w:type="dxa"/>
            <w:tcBorders>
              <w:top w:val="single" w:color="000000" w:sz="8" w:space="0"/>
              <w:left w:val="single" w:color="000000" w:sz="8" w:space="0"/>
              <w:bottom w:val="single" w:color="000000" w:sz="8" w:space="0"/>
              <w:right w:val="single" w:color="000000" w:sz="8" w:space="0"/>
            </w:tcBorders>
            <w:vAlign w:val="center"/>
          </w:tcPr>
          <w:p w14:paraId="6609D9C2">
            <w:pPr>
              <w:wordWrap w:val="0"/>
              <w:jc w:val="center"/>
              <w:rPr>
                <w:rFonts w:ascii="宋体" w:hAnsi="宋体" w:cs="宋体"/>
                <w:szCs w:val="21"/>
              </w:rPr>
            </w:pPr>
            <w:r>
              <w:rPr>
                <w:szCs w:val="21"/>
              </w:rPr>
              <w:t>诚信情况</w:t>
            </w:r>
          </w:p>
        </w:tc>
        <w:tc>
          <w:tcPr>
            <w:tcW w:w="681" w:type="dxa"/>
            <w:tcBorders>
              <w:top w:val="single" w:color="000000" w:sz="8" w:space="0"/>
              <w:left w:val="single" w:color="000000" w:sz="8" w:space="0"/>
              <w:bottom w:val="single" w:color="000000" w:sz="8" w:space="0"/>
              <w:right w:val="single" w:color="000000" w:sz="8" w:space="0"/>
            </w:tcBorders>
            <w:vAlign w:val="center"/>
          </w:tcPr>
          <w:p w14:paraId="26A4D2DD">
            <w:pPr>
              <w:widowControl/>
              <w:wordWrap w:val="0"/>
              <w:jc w:val="center"/>
              <w:textAlignment w:val="top"/>
              <w:rPr>
                <w:rFonts w:ascii="宋体" w:hAnsi="宋体" w:cs="宋体"/>
                <w:szCs w:val="21"/>
              </w:rPr>
            </w:pPr>
            <w:r>
              <w:rPr>
                <w:rFonts w:hint="eastAsia"/>
              </w:rPr>
              <w:t>5</w:t>
            </w:r>
          </w:p>
        </w:tc>
        <w:tc>
          <w:tcPr>
            <w:tcW w:w="4196" w:type="dxa"/>
            <w:tcBorders>
              <w:top w:val="single" w:color="000000" w:sz="8" w:space="0"/>
              <w:left w:val="single" w:color="000000" w:sz="8" w:space="0"/>
              <w:bottom w:val="single" w:color="000000" w:sz="8" w:space="0"/>
              <w:right w:val="single" w:color="000000" w:sz="8" w:space="0"/>
            </w:tcBorders>
          </w:tcPr>
          <w:p w14:paraId="2DD94159">
            <w:pPr>
              <w:pStyle w:val="21"/>
              <w:wordWrap w:val="0"/>
              <w:spacing w:line="240" w:lineRule="auto"/>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hint="eastAsia" w:ascii="宋体" w:hAnsi="宋体" w:eastAsia="宋体" w:cs="宋体"/>
                <w:b w:val="0"/>
                <w:bCs w:val="0"/>
                <w:sz w:val="21"/>
                <w:szCs w:val="21"/>
                <w:lang w:val="en-US" w:eastAsia="zh-CN"/>
              </w:rPr>
              <w:t>有关</w:t>
            </w:r>
            <w:r>
              <w:rPr>
                <w:rFonts w:hint="eastAsia" w:ascii="宋体" w:hAnsi="宋体" w:eastAsia="宋体" w:cs="宋体"/>
                <w:b w:val="0"/>
                <w:bCs w:val="0"/>
                <w:sz w:val="21"/>
                <w:szCs w:val="21"/>
              </w:rPr>
              <w:t>供应商诚信查询结果。</w:t>
            </w:r>
          </w:p>
          <w:p w14:paraId="0F59781D">
            <w:pPr>
              <w:pStyle w:val="21"/>
              <w:wordWrap w:val="0"/>
              <w:spacing w:line="240" w:lineRule="auto"/>
              <w:ind w:firstLine="420" w:firstLineChars="200"/>
              <w:rPr>
                <w:rFonts w:ascii="宋体" w:hAnsi="宋体" w:cs="宋体"/>
                <w:szCs w:val="21"/>
              </w:rPr>
            </w:pPr>
            <w:r>
              <w:rPr>
                <w:rFonts w:hint="eastAsia" w:ascii="宋体" w:hAnsi="宋体" w:eastAsia="宋体" w:cs="宋体"/>
                <w:b w:val="0"/>
                <w:bCs w:val="0"/>
                <w:sz w:val="21"/>
                <w:szCs w:val="21"/>
                <w:lang w:val="en-US" w:eastAsia="zh-CN"/>
              </w:rPr>
              <w:t>查询渠道：通过“信用中国”（www.creditchina.gov.cn，下载信用信息报告）、“中国政府采购网”（www.ccgp.gov.cn）、以及“深圳市政府采购监管网”（http://zfcg.sz.gov.cn）查询供应商信用信息，信用信息以开标当日的查询结果为准。</w:t>
            </w:r>
          </w:p>
        </w:tc>
      </w:tr>
    </w:tbl>
    <w:p w14:paraId="7AB1A4E8">
      <w:pPr>
        <w:rPr>
          <w:rFonts w:ascii="宋体" w:hAnsi="宋体"/>
          <w:sz w:val="24"/>
        </w:rPr>
      </w:pPr>
    </w:p>
    <w:p w14:paraId="18A13259">
      <w:pPr>
        <w:sectPr>
          <w:pgSz w:w="11907" w:h="16840"/>
          <w:pgMar w:top="1440" w:right="1417" w:bottom="1440" w:left="1417" w:header="851" w:footer="992" w:gutter="0"/>
          <w:cols w:space="720" w:num="1"/>
          <w:titlePg/>
          <w:docGrid w:linePitch="462" w:charSpace="0"/>
        </w:sectPr>
      </w:pPr>
    </w:p>
    <w:p w14:paraId="3CFAC476">
      <w:pPr>
        <w:jc w:val="center"/>
        <w:rPr>
          <w:rFonts w:hint="eastAsia"/>
          <w:b/>
          <w:sz w:val="120"/>
          <w:szCs w:val="120"/>
        </w:rPr>
      </w:pPr>
    </w:p>
    <w:p w14:paraId="4513D22B">
      <w:pPr>
        <w:jc w:val="center"/>
        <w:rPr>
          <w:rFonts w:hint="eastAsia"/>
          <w:b/>
          <w:sz w:val="120"/>
          <w:szCs w:val="120"/>
        </w:rPr>
      </w:pPr>
    </w:p>
    <w:p w14:paraId="4720E11E">
      <w:pPr>
        <w:jc w:val="center"/>
        <w:rPr>
          <w:rFonts w:hint="eastAsia"/>
          <w:b/>
          <w:sz w:val="120"/>
          <w:szCs w:val="120"/>
        </w:rPr>
      </w:pPr>
    </w:p>
    <w:p w14:paraId="4C868F43">
      <w:pPr>
        <w:jc w:val="center"/>
        <w:rPr>
          <w:b/>
          <w:sz w:val="120"/>
          <w:szCs w:val="120"/>
        </w:rPr>
      </w:pPr>
      <w:r>
        <w:rPr>
          <w:rFonts w:hint="eastAsia"/>
          <w:b/>
          <w:sz w:val="120"/>
          <w:szCs w:val="120"/>
        </w:rPr>
        <w:t>政府采购</w:t>
      </w:r>
    </w:p>
    <w:p w14:paraId="5614986D">
      <w:pPr>
        <w:jc w:val="center"/>
        <w:rPr>
          <w:b/>
          <w:sz w:val="120"/>
          <w:szCs w:val="120"/>
        </w:rPr>
      </w:pPr>
      <w:r>
        <w:rPr>
          <w:rFonts w:hint="eastAsia"/>
          <w:b/>
          <w:sz w:val="120"/>
          <w:szCs w:val="120"/>
        </w:rPr>
        <w:t>招标文件</w:t>
      </w:r>
    </w:p>
    <w:p w14:paraId="1A840553">
      <w:pPr>
        <w:jc w:val="center"/>
        <w:rPr>
          <w:b/>
          <w:sz w:val="52"/>
          <w:szCs w:val="52"/>
        </w:rPr>
      </w:pPr>
      <w:r>
        <w:rPr>
          <w:rFonts w:hint="eastAsia"/>
          <w:b/>
          <w:sz w:val="52"/>
          <w:szCs w:val="52"/>
        </w:rPr>
        <w:t>（服务类）</w:t>
      </w:r>
    </w:p>
    <w:p w14:paraId="452DE308">
      <w:pPr>
        <w:jc w:val="center"/>
        <w:rPr>
          <w:b/>
          <w:sz w:val="44"/>
          <w:szCs w:val="44"/>
        </w:rPr>
      </w:pPr>
    </w:p>
    <w:p w14:paraId="79E0D4E8">
      <w:pPr>
        <w:jc w:val="center"/>
        <w:rPr>
          <w:b/>
          <w:sz w:val="44"/>
          <w:szCs w:val="44"/>
        </w:rPr>
      </w:pPr>
    </w:p>
    <w:p w14:paraId="3C34BDD1">
      <w:pPr>
        <w:jc w:val="center"/>
        <w:rPr>
          <w:b/>
          <w:sz w:val="44"/>
          <w:szCs w:val="44"/>
        </w:rPr>
      </w:pPr>
    </w:p>
    <w:p w14:paraId="0FA51994">
      <w:pPr>
        <w:jc w:val="center"/>
        <w:rPr>
          <w:b/>
          <w:sz w:val="44"/>
          <w:szCs w:val="44"/>
        </w:rPr>
      </w:pPr>
    </w:p>
    <w:p w14:paraId="233E6D19">
      <w:pPr>
        <w:jc w:val="center"/>
        <w:rPr>
          <w:b/>
          <w:sz w:val="44"/>
          <w:szCs w:val="44"/>
        </w:rPr>
      </w:pPr>
    </w:p>
    <w:p w14:paraId="38996DAD">
      <w:pPr>
        <w:jc w:val="center"/>
        <w:rPr>
          <w:b/>
          <w:sz w:val="44"/>
          <w:szCs w:val="44"/>
        </w:rPr>
      </w:pPr>
    </w:p>
    <w:p w14:paraId="057FB25C">
      <w:pPr>
        <w:jc w:val="center"/>
        <w:rPr>
          <w:b/>
          <w:sz w:val="44"/>
          <w:szCs w:val="44"/>
        </w:rPr>
      </w:pPr>
    </w:p>
    <w:p w14:paraId="37BE377D">
      <w:pPr>
        <w:jc w:val="center"/>
        <w:rPr>
          <w:b/>
          <w:sz w:val="44"/>
          <w:szCs w:val="44"/>
        </w:rPr>
      </w:pPr>
    </w:p>
    <w:p w14:paraId="6D14BD1E">
      <w:pPr>
        <w:jc w:val="center"/>
        <w:rPr>
          <w:b/>
          <w:sz w:val="44"/>
          <w:szCs w:val="44"/>
        </w:rPr>
      </w:pPr>
      <w:bookmarkStart w:id="0" w:name="_Hlk71465316"/>
      <w:r>
        <w:rPr>
          <w:rFonts w:hint="eastAsia"/>
          <w:b/>
          <w:sz w:val="44"/>
          <w:szCs w:val="44"/>
        </w:rPr>
        <w:t>深圳公共资源交易中心</w:t>
      </w:r>
    </w:p>
    <w:p w14:paraId="5BFB8239">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5</w:t>
      </w:r>
      <w:r>
        <w:rPr>
          <w:rFonts w:hint="eastAsia"/>
          <w:b/>
          <w:sz w:val="28"/>
          <w:szCs w:val="28"/>
        </w:rPr>
        <w:t>）</w:t>
      </w:r>
      <w:bookmarkEnd w:id="0"/>
    </w:p>
    <w:p w14:paraId="1FD0CEED">
      <w:pPr>
        <w:ind w:firstLine="420" w:firstLineChars="200"/>
        <w:rPr>
          <w:rFonts w:hint="eastAsia"/>
        </w:rPr>
      </w:pPr>
      <w:r>
        <w:br w:type="page"/>
      </w:r>
    </w:p>
    <w:p w14:paraId="296E0C1B">
      <w:pPr>
        <w:pStyle w:val="3"/>
      </w:pPr>
      <w:r>
        <w:rPr>
          <w:rFonts w:hint="eastAsia"/>
        </w:rPr>
        <w:t>目   录</w:t>
      </w:r>
    </w:p>
    <w:p w14:paraId="5194BC82">
      <w:pPr>
        <w:outlineLvl w:val="0"/>
        <w:rPr>
          <w:b/>
          <w:sz w:val="24"/>
        </w:rPr>
      </w:pPr>
      <w:r>
        <w:rPr>
          <w:rFonts w:hint="eastAsia"/>
          <w:b/>
          <w:sz w:val="24"/>
        </w:rPr>
        <w:t>第一册  专用条款</w:t>
      </w:r>
    </w:p>
    <w:p w14:paraId="44D78626">
      <w:pPr>
        <w:ind w:firstLine="960" w:firstLineChars="400"/>
        <w:rPr>
          <w:sz w:val="24"/>
        </w:rPr>
      </w:pPr>
      <w:r>
        <w:rPr>
          <w:rFonts w:hint="eastAsia"/>
          <w:sz w:val="24"/>
        </w:rPr>
        <w:t>关键信息</w:t>
      </w:r>
    </w:p>
    <w:p w14:paraId="4140399F">
      <w:pPr>
        <w:ind w:left="630" w:leftChars="300" w:firstLine="630" w:firstLineChars="300"/>
        <w:rPr>
          <w:rFonts w:ascii="宋体" w:hAnsi="宋体"/>
          <w:szCs w:val="21"/>
        </w:rPr>
      </w:pPr>
      <w:r>
        <w:rPr>
          <w:rFonts w:hint="eastAsia" w:ascii="宋体" w:hAnsi="宋体"/>
          <w:szCs w:val="21"/>
        </w:rPr>
        <w:t>第一章  招标公告</w:t>
      </w:r>
    </w:p>
    <w:p w14:paraId="12AA6F03">
      <w:pPr>
        <w:ind w:left="630" w:leftChars="300" w:firstLine="630" w:firstLineChars="300"/>
        <w:rPr>
          <w:rFonts w:ascii="宋体" w:hAnsi="宋体"/>
          <w:szCs w:val="21"/>
        </w:rPr>
      </w:pPr>
      <w:r>
        <w:rPr>
          <w:rFonts w:hint="eastAsia" w:ascii="宋体" w:hAnsi="宋体"/>
          <w:szCs w:val="21"/>
        </w:rPr>
        <w:t xml:space="preserve">第二章  </w:t>
      </w:r>
      <w:bookmarkStart w:id="1" w:name="_Hlk71994379"/>
      <w:r>
        <w:rPr>
          <w:rFonts w:hint="eastAsia" w:ascii="宋体" w:hAnsi="宋体"/>
          <w:szCs w:val="21"/>
        </w:rPr>
        <w:t>对通用条款的补充内容及其他关键信息</w:t>
      </w:r>
      <w:bookmarkEnd w:id="1"/>
    </w:p>
    <w:p w14:paraId="205DDBEE">
      <w:pPr>
        <w:ind w:left="630" w:leftChars="300" w:firstLine="630" w:firstLineChars="300"/>
        <w:rPr>
          <w:rFonts w:ascii="宋体" w:hAnsi="宋体"/>
          <w:szCs w:val="21"/>
        </w:rPr>
      </w:pPr>
      <w:r>
        <w:rPr>
          <w:rFonts w:hint="eastAsia" w:ascii="宋体" w:hAnsi="宋体"/>
          <w:szCs w:val="21"/>
        </w:rPr>
        <w:t xml:space="preserve">第三章 </w:t>
      </w:r>
      <w:r>
        <w:rPr>
          <w:rFonts w:ascii="宋体" w:hAnsi="宋体"/>
          <w:szCs w:val="21"/>
        </w:rPr>
        <w:t xml:space="preserve"> </w:t>
      </w:r>
      <w:r>
        <w:rPr>
          <w:rFonts w:hint="eastAsia" w:ascii="宋体" w:hAnsi="宋体"/>
          <w:szCs w:val="21"/>
        </w:rPr>
        <w:t>用户需求书</w:t>
      </w:r>
    </w:p>
    <w:p w14:paraId="5EBEFA51">
      <w:pPr>
        <w:ind w:left="630" w:leftChars="300" w:firstLine="630" w:firstLineChars="300"/>
        <w:rPr>
          <w:rFonts w:ascii="宋体" w:hAnsi="宋体"/>
          <w:szCs w:val="21"/>
        </w:rPr>
      </w:pPr>
      <w:r>
        <w:rPr>
          <w:rFonts w:hint="eastAsia" w:ascii="宋体" w:hAnsi="宋体"/>
          <w:szCs w:val="21"/>
        </w:rPr>
        <w:t xml:space="preserve">第四章 </w:t>
      </w:r>
      <w:r>
        <w:rPr>
          <w:rFonts w:ascii="宋体" w:hAnsi="宋体"/>
          <w:szCs w:val="21"/>
        </w:rPr>
        <w:t xml:space="preserve"> </w:t>
      </w:r>
      <w:r>
        <w:rPr>
          <w:rFonts w:hint="eastAsia" w:ascii="宋体" w:hAnsi="宋体"/>
          <w:szCs w:val="21"/>
        </w:rPr>
        <w:t>投标文件组成要求及格式</w:t>
      </w:r>
    </w:p>
    <w:p w14:paraId="3F8EAD3F">
      <w:pPr>
        <w:ind w:left="630" w:leftChars="300" w:firstLine="630" w:firstLineChars="300"/>
        <w:rPr>
          <w:rFonts w:ascii="宋体" w:hAnsi="宋体"/>
          <w:szCs w:val="21"/>
        </w:rPr>
      </w:pPr>
      <w:r>
        <w:rPr>
          <w:rFonts w:hint="eastAsia" w:ascii="宋体" w:hAnsi="宋体"/>
          <w:szCs w:val="21"/>
        </w:rPr>
        <w:t>第五章  合同条款及格式</w:t>
      </w:r>
    </w:p>
    <w:p w14:paraId="09066BA8">
      <w:pPr>
        <w:rPr>
          <w:b/>
          <w:sz w:val="24"/>
        </w:rPr>
      </w:pPr>
    </w:p>
    <w:p w14:paraId="2AC3AD77">
      <w:pPr>
        <w:outlineLvl w:val="0"/>
        <w:rPr>
          <w:b/>
          <w:sz w:val="24"/>
        </w:rPr>
      </w:pPr>
      <w:r>
        <w:rPr>
          <w:rFonts w:hint="eastAsia"/>
          <w:b/>
          <w:sz w:val="24"/>
        </w:rPr>
        <w:t>第二册  通用条款</w:t>
      </w:r>
    </w:p>
    <w:p w14:paraId="6C4F1B41">
      <w:pPr>
        <w:ind w:left="630" w:leftChars="300" w:firstLine="411" w:firstLineChars="196"/>
        <w:rPr>
          <w:rFonts w:ascii="宋体" w:hAnsi="宋体"/>
          <w:szCs w:val="21"/>
        </w:rPr>
      </w:pPr>
      <w:r>
        <w:rPr>
          <w:rFonts w:hint="eastAsia" w:ascii="宋体" w:hAnsi="宋体"/>
          <w:szCs w:val="21"/>
        </w:rPr>
        <w:t>第一章  总则</w:t>
      </w:r>
    </w:p>
    <w:p w14:paraId="3E258C34">
      <w:pPr>
        <w:ind w:left="630" w:leftChars="300" w:firstLine="411" w:firstLineChars="196"/>
        <w:rPr>
          <w:rFonts w:ascii="宋体" w:hAnsi="宋体"/>
          <w:szCs w:val="21"/>
        </w:rPr>
      </w:pPr>
      <w:r>
        <w:rPr>
          <w:rFonts w:hint="eastAsia" w:ascii="宋体" w:hAnsi="宋体"/>
          <w:szCs w:val="21"/>
        </w:rPr>
        <w:t>第二章  招标文件</w:t>
      </w:r>
    </w:p>
    <w:p w14:paraId="03C37EDD">
      <w:pPr>
        <w:ind w:left="630" w:leftChars="300" w:firstLine="411" w:firstLineChars="196"/>
        <w:rPr>
          <w:rFonts w:ascii="宋体" w:hAnsi="宋体"/>
          <w:szCs w:val="21"/>
        </w:rPr>
      </w:pPr>
      <w:r>
        <w:rPr>
          <w:rFonts w:hint="eastAsia" w:ascii="宋体" w:hAnsi="宋体"/>
          <w:szCs w:val="21"/>
        </w:rPr>
        <w:t>第三章  投标文件的编制</w:t>
      </w:r>
    </w:p>
    <w:p w14:paraId="7618F7FB">
      <w:pPr>
        <w:ind w:left="630" w:leftChars="300" w:firstLine="411" w:firstLineChars="196"/>
        <w:rPr>
          <w:rFonts w:ascii="宋体" w:hAnsi="宋体"/>
          <w:szCs w:val="21"/>
        </w:rPr>
      </w:pPr>
      <w:r>
        <w:rPr>
          <w:rFonts w:hint="eastAsia" w:ascii="宋体" w:hAnsi="宋体"/>
          <w:szCs w:val="21"/>
        </w:rPr>
        <w:t>第四章  投标文件的递交</w:t>
      </w:r>
    </w:p>
    <w:p w14:paraId="513E244B">
      <w:pPr>
        <w:ind w:left="630" w:leftChars="300" w:firstLine="411" w:firstLineChars="196"/>
        <w:rPr>
          <w:rFonts w:ascii="宋体" w:hAnsi="宋体"/>
          <w:szCs w:val="21"/>
        </w:rPr>
      </w:pPr>
      <w:r>
        <w:rPr>
          <w:rFonts w:hint="eastAsia" w:ascii="宋体" w:hAnsi="宋体"/>
          <w:szCs w:val="21"/>
        </w:rPr>
        <w:t>第五章  开标</w:t>
      </w:r>
    </w:p>
    <w:p w14:paraId="38A61169">
      <w:pPr>
        <w:ind w:left="630" w:leftChars="300" w:firstLine="411" w:firstLineChars="196"/>
        <w:rPr>
          <w:rFonts w:ascii="宋体" w:hAnsi="宋体"/>
          <w:szCs w:val="21"/>
        </w:rPr>
      </w:pPr>
      <w:r>
        <w:rPr>
          <w:rFonts w:hint="eastAsia" w:ascii="宋体" w:hAnsi="宋体"/>
          <w:szCs w:val="21"/>
        </w:rPr>
        <w:t>第六章  评审要求</w:t>
      </w:r>
    </w:p>
    <w:p w14:paraId="036D48CD">
      <w:pPr>
        <w:ind w:left="630" w:leftChars="300" w:firstLine="411" w:firstLineChars="196"/>
        <w:rPr>
          <w:rFonts w:ascii="宋体" w:hAnsi="宋体"/>
          <w:szCs w:val="21"/>
        </w:rPr>
      </w:pPr>
      <w:r>
        <w:rPr>
          <w:rFonts w:hint="eastAsia" w:ascii="宋体" w:hAnsi="宋体"/>
          <w:szCs w:val="21"/>
        </w:rPr>
        <w:t>第七章  评审程序及评审方法</w:t>
      </w:r>
    </w:p>
    <w:p w14:paraId="7E34542E">
      <w:pPr>
        <w:ind w:left="630" w:leftChars="300" w:firstLine="411" w:firstLineChars="196"/>
        <w:rPr>
          <w:rFonts w:ascii="宋体" w:hAnsi="宋体"/>
          <w:szCs w:val="21"/>
        </w:rPr>
      </w:pPr>
      <w:r>
        <w:rPr>
          <w:rFonts w:hint="eastAsia" w:ascii="宋体" w:hAnsi="宋体"/>
          <w:szCs w:val="21"/>
        </w:rPr>
        <w:t>第八章  定标及公示</w:t>
      </w:r>
    </w:p>
    <w:p w14:paraId="692CDEF5">
      <w:pPr>
        <w:ind w:left="630" w:leftChars="300" w:firstLine="411" w:firstLineChars="196"/>
        <w:rPr>
          <w:rFonts w:ascii="宋体" w:hAnsi="宋体"/>
          <w:szCs w:val="21"/>
        </w:rPr>
      </w:pPr>
      <w:r>
        <w:rPr>
          <w:rFonts w:hint="eastAsia" w:ascii="宋体" w:hAnsi="宋体"/>
          <w:szCs w:val="21"/>
        </w:rPr>
        <w:t>第九章  公开招标失败的后续处理</w:t>
      </w:r>
    </w:p>
    <w:p w14:paraId="70A78E12">
      <w:pPr>
        <w:ind w:left="630" w:leftChars="300" w:firstLine="411" w:firstLineChars="196"/>
        <w:rPr>
          <w:rFonts w:ascii="宋体" w:hAnsi="宋体"/>
          <w:szCs w:val="21"/>
        </w:rPr>
      </w:pPr>
      <w:r>
        <w:rPr>
          <w:rFonts w:hint="eastAsia" w:ascii="宋体" w:hAnsi="宋体"/>
          <w:szCs w:val="21"/>
        </w:rPr>
        <w:t>第十章  合同的授予与备案</w:t>
      </w:r>
    </w:p>
    <w:p w14:paraId="22CEBE3D">
      <w:pPr>
        <w:ind w:firstLine="1050" w:firstLineChars="500"/>
        <w:outlineLvl w:val="0"/>
        <w:rPr>
          <w:b/>
          <w:sz w:val="24"/>
        </w:rPr>
      </w:pPr>
      <w:r>
        <w:rPr>
          <w:rFonts w:hint="eastAsia" w:ascii="宋体" w:hAnsi="宋体"/>
          <w:szCs w:val="21"/>
        </w:rPr>
        <w:t>第十一章  质疑处理</w:t>
      </w:r>
    </w:p>
    <w:p w14:paraId="6196E0ED">
      <w:pPr>
        <w:spacing w:line="360" w:lineRule="auto"/>
        <w:ind w:firstLine="420" w:firstLineChars="200"/>
        <w:jc w:val="left"/>
        <w:rPr>
          <w:rFonts w:ascii="宋体" w:hAnsi="宋体"/>
          <w:szCs w:val="21"/>
        </w:rPr>
      </w:pPr>
    </w:p>
    <w:p w14:paraId="36CDCF67">
      <w:pPr>
        <w:pStyle w:val="3"/>
        <w:rPr>
          <w:sz w:val="24"/>
        </w:rPr>
      </w:pPr>
      <w:r>
        <w:br w:type="page"/>
      </w:r>
      <w:bookmarkStart w:id="2" w:name="bt合同条款"/>
      <w:bookmarkEnd w:id="2"/>
      <w:bookmarkStart w:id="3" w:name="bt项目管理班子配备情况"/>
      <w:bookmarkEnd w:id="3"/>
      <w:bookmarkStart w:id="4" w:name="bt其他资料2"/>
      <w:bookmarkEnd w:id="4"/>
      <w:bookmarkStart w:id="5" w:name="bt投标函"/>
      <w:bookmarkEnd w:id="5"/>
      <w:bookmarkStart w:id="6" w:name="合同格式"/>
      <w:bookmarkEnd w:id="6"/>
      <w:bookmarkStart w:id="7" w:name="bt投标人须知"/>
      <w:bookmarkEnd w:id="7"/>
      <w:bookmarkStart w:id="8" w:name="bt商务标投标文件格式"/>
      <w:bookmarkEnd w:id="8"/>
      <w:bookmarkStart w:id="9" w:name="bt本工程承诺书"/>
      <w:bookmarkEnd w:id="9"/>
      <w:bookmarkStart w:id="10" w:name="bt投标报价汇总表"/>
      <w:bookmarkEnd w:id="10"/>
      <w:bookmarkStart w:id="11" w:name="bt技术标投标文件格式"/>
      <w:bookmarkEnd w:id="11"/>
      <w:bookmarkStart w:id="12" w:name="bt合同条款及格式"/>
      <w:bookmarkEnd w:id="12"/>
      <w:bookmarkStart w:id="13" w:name="bt说明"/>
      <w:bookmarkEnd w:id="13"/>
      <w:bookmarkStart w:id="14" w:name="bt投标人情况介绍"/>
      <w:bookmarkEnd w:id="14"/>
      <w:bookmarkStart w:id="15" w:name="bt开标一览表"/>
      <w:bookmarkEnd w:id="15"/>
      <w:bookmarkStart w:id="16" w:name="bt合同格式"/>
      <w:bookmarkEnd w:id="16"/>
      <w:bookmarkStart w:id="17" w:name="bt其他资料由投标人自定"/>
      <w:bookmarkEnd w:id="17"/>
      <w:bookmarkStart w:id="18" w:name="bt投标文件签署授权委托书"/>
      <w:bookmarkEnd w:id="18"/>
      <w:r>
        <w:rPr>
          <w:rFonts w:hint="eastAsia"/>
        </w:rPr>
        <w:t>第一册</w:t>
      </w:r>
      <w:r>
        <w:rPr>
          <w:rFonts w:hint="eastAsia"/>
          <w:lang w:val="en-US" w:eastAsia="zh-CN"/>
        </w:rPr>
        <w:t xml:space="preserve">  </w:t>
      </w:r>
      <w:r>
        <w:rPr>
          <w:rFonts w:hint="eastAsia"/>
        </w:rPr>
        <w:t>专用条款</w:t>
      </w:r>
    </w:p>
    <w:p w14:paraId="2006E0C5">
      <w:pPr>
        <w:pStyle w:val="5"/>
        <w:rPr>
          <w:rFonts w:hint="eastAsia"/>
          <w:sz w:val="28"/>
          <w:szCs w:val="28"/>
        </w:rPr>
      </w:pPr>
      <w:r>
        <w:rPr>
          <w:rFonts w:hint="eastAsia"/>
          <w:sz w:val="28"/>
          <w:szCs w:val="28"/>
        </w:rPr>
        <w:t>第一章  招标公告</w:t>
      </w:r>
    </w:p>
    <w:tbl>
      <w:tblPr>
        <w:tblStyle w:val="43"/>
        <w:tblW w:w="8147" w:type="dxa"/>
        <w:jc w:val="center"/>
        <w:tblCellSpacing w:w="0" w:type="dxa"/>
        <w:tblLayout w:type="fixed"/>
        <w:tblCellMar>
          <w:top w:w="0" w:type="dxa"/>
          <w:left w:w="0" w:type="dxa"/>
          <w:bottom w:w="0" w:type="dxa"/>
          <w:right w:w="0" w:type="dxa"/>
        </w:tblCellMar>
      </w:tblPr>
      <w:tblGrid>
        <w:gridCol w:w="8147"/>
      </w:tblGrid>
      <w:tr w14:paraId="66020833">
        <w:trPr>
          <w:tblCellSpacing w:w="0" w:type="dxa"/>
          <w:jc w:val="center"/>
        </w:trPr>
        <w:tc>
          <w:tcPr>
            <w:tcW w:w="8147" w:type="dxa"/>
            <w:vAlign w:val="center"/>
          </w:tcPr>
          <w:tbl>
            <w:tblPr>
              <w:tblStyle w:val="43"/>
              <w:tblW w:w="8147" w:type="dxa"/>
              <w:jc w:val="center"/>
              <w:tblCellSpacing w:w="0" w:type="dxa"/>
              <w:tblLayout w:type="fixed"/>
              <w:tblCellMar>
                <w:top w:w="30" w:type="dxa"/>
                <w:left w:w="30" w:type="dxa"/>
                <w:bottom w:w="30" w:type="dxa"/>
                <w:right w:w="30" w:type="dxa"/>
              </w:tblCellMar>
            </w:tblPr>
            <w:tblGrid>
              <w:gridCol w:w="8147"/>
            </w:tblGrid>
            <w:tr w14:paraId="0CF61A03">
              <w:tblPrEx>
                <w:tblCellMar>
                  <w:top w:w="30" w:type="dxa"/>
                  <w:left w:w="30" w:type="dxa"/>
                  <w:bottom w:w="30" w:type="dxa"/>
                  <w:right w:w="30" w:type="dxa"/>
                </w:tblCellMar>
              </w:tblPrEx>
              <w:trPr>
                <w:tblCellSpacing w:w="0" w:type="dxa"/>
                <w:jc w:val="center"/>
              </w:trPr>
              <w:tc>
                <w:tcPr>
                  <w:tcW w:w="8147" w:type="dxa"/>
                </w:tcPr>
                <w:p w14:paraId="2C725E68">
                  <w:pPr>
                    <w:spacing w:line="360" w:lineRule="auto"/>
                    <w:rPr>
                      <w:rFonts w:ascii="宋体" w:hAnsi="宋体" w:cs="宋体"/>
                      <w:b/>
                      <w:bCs/>
                      <w:kern w:val="0"/>
                      <w:szCs w:val="21"/>
                    </w:rPr>
                  </w:pPr>
                  <w:r>
                    <w:rPr>
                      <w:rFonts w:hint="eastAsia" w:ascii="宋体" w:hAnsi="宋体" w:cs="宋体"/>
                      <w:b/>
                      <w:bCs/>
                      <w:kern w:val="0"/>
                      <w:szCs w:val="21"/>
                    </w:rPr>
                    <w:t>申请人的资格要求：</w:t>
                  </w:r>
                </w:p>
                <w:p w14:paraId="6BCDEB4A">
                  <w:pPr>
                    <w:ind w:firstLine="630" w:firstLineChars="300"/>
                    <w:rPr>
                      <w:rFonts w:hint="eastAsia" w:ascii="宋体" w:hAnsi="宋体" w:eastAsia="宋体" w:cs="宋体"/>
                      <w:kern w:val="0"/>
                      <w:szCs w:val="21"/>
                      <w:lang w:eastAsia="zh-CN"/>
                    </w:rPr>
                  </w:pPr>
                  <w:r>
                    <w:rPr>
                      <w:rFonts w:hint="eastAsia" w:ascii="宋体" w:hAnsi="宋体" w:cs="宋体"/>
                      <w:kern w:val="0"/>
                      <w:szCs w:val="21"/>
                    </w:rPr>
                    <w:t>1</w:t>
                  </w:r>
                  <w:r>
                    <w:rPr>
                      <w:rFonts w:ascii="宋体" w:hAnsi="宋体" w:cs="宋体"/>
                      <w:kern w:val="0"/>
                      <w:szCs w:val="21"/>
                    </w:rPr>
                    <w:t>.</w:t>
                  </w:r>
                  <w:r>
                    <w:rPr>
                      <w:rFonts w:hint="eastAsia" w:ascii="宋体" w:hAnsi="宋体" w:cs="宋体"/>
                      <w:kern w:val="0"/>
                      <w:szCs w:val="21"/>
                    </w:rPr>
                    <w:t>具有独立法人资格或是具有独立承担民事责任能力的其它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p>
                <w:p w14:paraId="1D2C7090">
                  <w:pPr>
                    <w:ind w:firstLine="630" w:firstLineChars="300"/>
                    <w:rPr>
                      <w:rFonts w:ascii="宋体" w:hAnsi="宋体" w:cs="宋体"/>
                      <w:kern w:val="0"/>
                      <w:szCs w:val="21"/>
                    </w:rPr>
                  </w:pPr>
                  <w:r>
                    <w:rPr>
                      <w:rFonts w:hint="eastAsia" w:ascii="宋体" w:hAnsi="宋体" w:cs="宋体"/>
                      <w:color w:val="FF0000"/>
                      <w:kern w:val="0"/>
                      <w:szCs w:val="21"/>
                    </w:rPr>
                    <w:t>2.本项目不接受联合体投标</w:t>
                  </w:r>
                  <w:r>
                    <w:rPr>
                      <w:rFonts w:hint="eastAsia" w:ascii="宋体" w:hAnsi="宋体" w:cs="宋体"/>
                      <w:color w:val="FF0000"/>
                      <w:kern w:val="0"/>
                      <w:szCs w:val="21"/>
                      <w:lang w:val="en-US" w:eastAsia="zh-CN"/>
                    </w:rPr>
                    <w:t>，</w:t>
                  </w:r>
                  <w:r>
                    <w:rPr>
                      <w:rFonts w:hint="eastAsia" w:ascii="宋体" w:hAnsi="宋体" w:cs="宋体"/>
                      <w:color w:val="FF0000"/>
                      <w:kern w:val="0"/>
                      <w:szCs w:val="21"/>
                    </w:rPr>
                    <w:t>不接受投标人选用进口产品参与投标（由供应商在《政府采购投标及履约承诺函》中作出声明）；</w:t>
                  </w:r>
                </w:p>
                <w:p w14:paraId="3B68A376">
                  <w:pPr>
                    <w:ind w:firstLine="630" w:firstLineChars="300"/>
                    <w:rPr>
                      <w:rFonts w:ascii="宋体" w:hAnsi="宋体" w:cs="宋体"/>
                      <w:kern w:val="0"/>
                      <w:szCs w:val="21"/>
                    </w:rPr>
                  </w:pPr>
                  <w:r>
                    <w:rPr>
                      <w:rFonts w:hint="eastAsia" w:ascii="宋体" w:hAnsi="宋体" w:cs="宋体"/>
                      <w:kern w:val="0"/>
                      <w:szCs w:val="21"/>
                    </w:rPr>
                    <w:t>3</w:t>
                  </w:r>
                  <w:r>
                    <w:rPr>
                      <w:rFonts w:ascii="宋体" w:hAnsi="宋体" w:cs="宋体"/>
                      <w:kern w:val="0"/>
                      <w:szCs w:val="21"/>
                    </w:rPr>
                    <w:t>.</w:t>
                  </w:r>
                  <w:r>
                    <w:rPr>
                      <w:rFonts w:hint="eastAsia" w:ascii="宋体" w:hAnsi="宋体" w:cs="宋体"/>
                      <w:kern w:val="0"/>
                      <w:szCs w:val="21"/>
                    </w:rPr>
                    <w:t>参与本项目政府采购活动时不存在被有关部门禁止参与政府采购活动且在有效期内的情况（由供应商在《政府采购投标及履约承诺函》中作出声明）；</w:t>
                  </w:r>
                </w:p>
                <w:p w14:paraId="482EBD73">
                  <w:pPr>
                    <w:ind w:firstLine="630" w:firstLineChars="300"/>
                    <w:rPr>
                      <w:rFonts w:ascii="宋体" w:hAnsi="宋体" w:cs="宋体"/>
                      <w:kern w:val="0"/>
                      <w:szCs w:val="21"/>
                    </w:rPr>
                  </w:pPr>
                  <w:r>
                    <w:rPr>
                      <w:rFonts w:hint="eastAsia" w:ascii="宋体" w:hAnsi="宋体" w:cs="宋体"/>
                      <w:kern w:val="0"/>
                      <w:szCs w:val="21"/>
                      <w:lang w:val="en-US" w:eastAsia="zh-CN"/>
                    </w:rPr>
                    <w:t>4</w:t>
                  </w:r>
                  <w:r>
                    <w:rPr>
                      <w:rFonts w:ascii="宋体" w:hAnsi="宋体" w:cs="宋体"/>
                      <w:kern w:val="0"/>
                      <w:szCs w:val="21"/>
                    </w:rPr>
                    <w:t>.</w:t>
                  </w:r>
                  <w:r>
                    <w:rPr>
                      <w:rFonts w:hint="eastAsia" w:ascii="宋体" w:hAnsi="宋体" w:cs="宋体"/>
                      <w:kern w:val="0"/>
                      <w:szCs w:val="21"/>
                    </w:rPr>
                    <w:t>具备《中华人民共和国政府采购法》第二十二条第一款的条件（由供应商在《政府采购投标及履约承诺函》中作出声明）；</w:t>
                  </w:r>
                </w:p>
                <w:p w14:paraId="235C562C">
                  <w:pPr>
                    <w:ind w:firstLine="630" w:firstLineChars="300"/>
                    <w:rPr>
                      <w:rFonts w:hint="eastAsia" w:ascii="宋体" w:hAnsi="宋体" w:cs="宋体"/>
                      <w:kern w:val="0"/>
                      <w:szCs w:val="21"/>
                      <w:lang w:val="en-US" w:eastAsia="zh-CN"/>
                    </w:rPr>
                  </w:pPr>
                  <w:r>
                    <w:rPr>
                      <w:rFonts w:hint="eastAsia" w:ascii="宋体" w:hAnsi="宋体" w:cs="宋体"/>
                      <w:kern w:val="0"/>
                      <w:szCs w:val="21"/>
                      <w:lang w:val="en-US" w:eastAsia="zh-CN"/>
                    </w:rPr>
                    <w:t>5</w:t>
                  </w:r>
                  <w:r>
                    <w:rPr>
                      <w:rFonts w:ascii="宋体" w:hAnsi="宋体" w:cs="宋体"/>
                      <w:kern w:val="0"/>
                      <w:szCs w:val="21"/>
                    </w:rPr>
                    <w:t>.</w:t>
                  </w:r>
                  <w:r>
                    <w:rPr>
                      <w:rFonts w:hint="eastAsia" w:ascii="宋体" w:hAnsi="宋体" w:cs="宋体"/>
                      <w:kern w:val="0"/>
                      <w:szCs w:val="21"/>
                    </w:rPr>
                    <w:t>未被列入失信被执行人、重大税收违法案件当事人名单、政府采购严重违法失信行为记录名单（由供应商在《政府采购投标及履约承诺函》中作出声明）</w:t>
                  </w:r>
                  <w:r>
                    <w:rPr>
                      <w:rFonts w:hint="eastAsia" w:ascii="宋体" w:hAnsi="宋体" w:cs="宋体"/>
                      <w:kern w:val="0"/>
                      <w:szCs w:val="21"/>
                      <w:lang w:val="en-US" w:eastAsia="zh-CN"/>
                    </w:rPr>
                    <w:t>；</w:t>
                  </w:r>
                </w:p>
                <w:p w14:paraId="33416DC8">
                  <w:pPr>
                    <w:ind w:firstLine="630" w:firstLineChars="300"/>
                    <w:rPr>
                      <w:rFonts w:hint="default" w:ascii="宋体" w:hAnsi="宋体" w:cs="宋体"/>
                      <w:color w:val="FF0000"/>
                      <w:kern w:val="0"/>
                      <w:szCs w:val="21"/>
                      <w:lang w:val="en-US" w:eastAsia="zh-CN"/>
                    </w:rPr>
                  </w:pPr>
                  <w:r>
                    <w:rPr>
                      <w:rFonts w:hint="eastAsia" w:ascii="宋体" w:hAnsi="宋体" w:cs="宋体"/>
                      <w:color w:val="FF0000"/>
                      <w:kern w:val="0"/>
                      <w:szCs w:val="21"/>
                      <w:lang w:val="en-US" w:eastAsia="zh-CN"/>
                    </w:rPr>
                    <w:t>6.不存在《深圳市财政局政府采购供应商信用信息管理办法》（深财规〔2023〕3号）列明的严重违法失信行为</w:t>
                  </w:r>
                  <w:r>
                    <w:rPr>
                      <w:rFonts w:hint="eastAsia" w:ascii="宋体" w:hAnsi="宋体" w:cs="宋体"/>
                      <w:color w:val="FF0000"/>
                      <w:kern w:val="0"/>
                      <w:szCs w:val="21"/>
                    </w:rPr>
                    <w:t>（由供应商在《政府采购投标及履约承诺函》中作出声明）</w:t>
                  </w:r>
                  <w:r>
                    <w:rPr>
                      <w:rFonts w:hint="eastAsia" w:ascii="宋体" w:hAnsi="宋体" w:cs="宋体"/>
                      <w:color w:val="FF0000"/>
                      <w:kern w:val="0"/>
                      <w:szCs w:val="21"/>
                      <w:lang w:eastAsia="zh-CN"/>
                    </w:rPr>
                    <w:t>；</w:t>
                  </w:r>
                  <w:r>
                    <w:rPr>
                      <w:rFonts w:hint="eastAsia" w:ascii="宋体" w:hAnsi="宋体" w:cs="宋体"/>
                      <w:color w:val="FF0000"/>
                      <w:kern w:val="0"/>
                      <w:szCs w:val="21"/>
                      <w:lang w:val="en-US" w:eastAsia="zh-CN"/>
                    </w:rPr>
                    <w:t>;</w:t>
                  </w:r>
                </w:p>
                <w:p w14:paraId="7162196C">
                  <w:pPr>
                    <w:ind w:firstLine="630" w:firstLineChars="300"/>
                    <w:rPr>
                      <w:rFonts w:hint="eastAsia" w:ascii="宋体" w:hAnsi="宋体" w:cs="宋体"/>
                      <w:kern w:val="0"/>
                      <w:szCs w:val="21"/>
                      <w:lang w:val="en-US" w:eastAsia="zh-CN"/>
                    </w:rPr>
                  </w:pPr>
                  <w:r>
                    <w:rPr>
                      <w:rFonts w:hint="eastAsia" w:ascii="宋体" w:hAnsi="宋体" w:cs="宋体"/>
                      <w:kern w:val="0"/>
                      <w:szCs w:val="21"/>
                      <w:lang w:val="en-US" w:eastAsia="zh-CN"/>
                    </w:rPr>
                    <w:t>7</w:t>
                  </w:r>
                  <w:r>
                    <w:rPr>
                      <w:rFonts w:hint="eastAsia" w:ascii="宋体" w:hAnsi="宋体" w:cs="宋体"/>
                      <w:kern w:val="0"/>
                      <w:szCs w:val="21"/>
                    </w:rPr>
                    <w:t>.为采购项目提供整体设计、规范编制或者项目管理、监理、检测等服务的供应商，不得再参加该采购项目的其他采购活动（由供应商在《政府采购投标及履约承诺函》中作出声明）</w:t>
                  </w:r>
                  <w:r>
                    <w:rPr>
                      <w:rFonts w:hint="eastAsia" w:ascii="宋体" w:hAnsi="宋体" w:cs="宋体"/>
                      <w:kern w:val="0"/>
                      <w:szCs w:val="21"/>
                      <w:lang w:val="en-US" w:eastAsia="zh-CN"/>
                    </w:rPr>
                    <w:t>；</w:t>
                  </w:r>
                </w:p>
                <w:p w14:paraId="0A51CF8F">
                  <w:pPr>
                    <w:ind w:firstLine="630" w:firstLineChars="300"/>
                    <w:rPr>
                      <w:rFonts w:hint="eastAsia"/>
                      <w:lang w:eastAsia="zh-CN"/>
                    </w:rPr>
                  </w:pPr>
                  <w:r>
                    <w:rPr>
                      <w:rFonts w:hint="eastAsia" w:ascii="宋体" w:hAnsi="宋体" w:eastAsia="宋体" w:cs="宋体"/>
                      <w:color w:val="FF0000"/>
                      <w:kern w:val="0"/>
                      <w:sz w:val="21"/>
                      <w:szCs w:val="21"/>
                      <w:lang w:val="en-US" w:eastAsia="zh-CN" w:bidi="ar-SA"/>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14:paraId="51484F6C">
                  <w:pPr>
                    <w:ind w:firstLine="420" w:firstLineChars="200"/>
                    <w:rPr>
                      <w:rFonts w:ascii="宋体" w:hAnsi="宋体" w:cs="宋体"/>
                      <w:b/>
                      <w:bCs/>
                      <w:kern w:val="0"/>
                      <w:szCs w:val="21"/>
                      <w:highlight w:val="yellow"/>
                    </w:rPr>
                  </w:pPr>
                  <w:r>
                    <w:rPr>
                      <w:rFonts w:hint="eastAsia" w:ascii="宋体" w:hAnsi="宋体" w:cs="宋体"/>
                      <w:kern w:val="0"/>
                      <w:szCs w:val="21"/>
                      <w:highlight w:val="yellow"/>
                      <w:lang w:val="en-US" w:eastAsia="zh-CN"/>
                    </w:rPr>
                    <w:t>9.</w:t>
                  </w:r>
                  <w:r>
                    <w:rPr>
                      <w:rFonts w:hint="eastAsia" w:ascii="宋体" w:hAnsi="宋体" w:cs="宋体"/>
                      <w:kern w:val="0"/>
                      <w:szCs w:val="21"/>
                      <w:highlight w:val="yellow"/>
                    </w:rPr>
                    <w:t>本项目</w:t>
                  </w:r>
                  <w:r>
                    <w:rPr>
                      <w:rFonts w:hint="eastAsia" w:ascii="宋体" w:hAnsi="宋体" w:cs="宋体"/>
                      <w:kern w:val="0"/>
                      <w:szCs w:val="21"/>
                      <w:highlight w:val="yellow"/>
                      <w:lang w:val="en-US" w:eastAsia="zh-CN"/>
                    </w:rPr>
                    <w:t>全部</w:t>
                  </w:r>
                  <w:r>
                    <w:rPr>
                      <w:rFonts w:hint="eastAsia" w:ascii="宋体" w:hAnsi="宋体" w:cs="宋体"/>
                      <w:kern w:val="0"/>
                      <w:szCs w:val="21"/>
                      <w:highlight w:val="yellow"/>
                    </w:rPr>
                    <w:t>专门面向中小企业采购：是，</w:t>
                  </w:r>
                  <w:r>
                    <w:rPr>
                      <w:rFonts w:hint="eastAsia" w:ascii="宋体" w:hAnsi="宋体" w:cs="宋体"/>
                      <w:kern w:val="0"/>
                      <w:szCs w:val="21"/>
                      <w:highlight w:val="yellow"/>
                      <w:lang w:val="en-US" w:eastAsia="zh-CN"/>
                    </w:rPr>
                    <w:t>本项目的承接服务商为</w:t>
                  </w:r>
                  <w:r>
                    <w:rPr>
                      <w:rFonts w:hint="eastAsia" w:ascii="宋体" w:hAnsi="宋体" w:cs="宋体"/>
                      <w:kern w:val="0"/>
                      <w:szCs w:val="21"/>
                      <w:highlight w:val="yellow"/>
                    </w:rPr>
                    <w:t>符合政策要求的中小微企业、残疾人福利性</w:t>
                  </w:r>
                  <w:r>
                    <w:rPr>
                      <w:rFonts w:hint="eastAsia" w:ascii="宋体" w:hAnsi="宋体" w:cs="宋体"/>
                      <w:kern w:val="0"/>
                      <w:szCs w:val="21"/>
                      <w:highlight w:val="yellow"/>
                      <w:lang w:val="en-US" w:eastAsia="zh-CN"/>
                    </w:rPr>
                    <w:t>单位或</w:t>
                  </w:r>
                  <w:r>
                    <w:rPr>
                      <w:rFonts w:hint="eastAsia" w:ascii="宋体" w:hAnsi="宋体" w:cs="宋体"/>
                      <w:kern w:val="0"/>
                      <w:szCs w:val="21"/>
                      <w:highlight w:val="yellow"/>
                    </w:rPr>
                    <w:t>监狱企业（由供应商在《中小企业声明函、残疾人福利性单位声明函及监狱企业声明函》中作出声明</w:t>
                  </w:r>
                  <w:r>
                    <w:rPr>
                      <w:rFonts w:hint="eastAsia" w:ascii="宋体" w:hAnsi="宋体" w:cs="宋体"/>
                      <w:kern w:val="0"/>
                      <w:szCs w:val="21"/>
                      <w:highlight w:val="yellow"/>
                      <w:lang w:eastAsia="zh-CN"/>
                    </w:rPr>
                    <w:t>；</w:t>
                  </w:r>
                  <w:r>
                    <w:rPr>
                      <w:rFonts w:hint="eastAsia" w:ascii="宋体" w:hAnsi="宋体" w:cs="宋体"/>
                      <w:kern w:val="0"/>
                      <w:szCs w:val="21"/>
                      <w:highlight w:val="yellow"/>
                      <w:lang w:val="en-US" w:eastAsia="zh-CN"/>
                    </w:rPr>
                    <w:t>未提供声明函或声明函不符合“填写指引”的，按资格审查不通过处理</w:t>
                  </w:r>
                  <w:r>
                    <w:rPr>
                      <w:rFonts w:hint="eastAsia" w:ascii="宋体" w:hAnsi="宋体" w:cs="宋体"/>
                      <w:kern w:val="0"/>
                      <w:szCs w:val="21"/>
                      <w:highlight w:val="yellow"/>
                    </w:rPr>
                    <w:t>）</w:t>
                  </w:r>
                  <w:r>
                    <w:rPr>
                      <w:rFonts w:hint="eastAsia" w:ascii="宋体" w:hAnsi="宋体" w:cs="宋体"/>
                      <w:kern w:val="0"/>
                      <w:szCs w:val="21"/>
                      <w:highlight w:val="yellow"/>
                      <w:lang w:eastAsia="zh-CN"/>
                    </w:rPr>
                    <w:t>。</w:t>
                  </w:r>
                </w:p>
                <w:p w14:paraId="1C943BB3">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hint="eastAsia" w:ascii="宋体" w:hAnsi="宋体" w:cs="宋体"/>
                      <w:kern w:val="0"/>
                      <w:szCs w:val="21"/>
                    </w:rPr>
                    <w:t>注：（1）“信用中国”（www.creditchina.gov.cn</w:t>
                  </w:r>
                  <w:r>
                    <w:rPr>
                      <w:rFonts w:hint="eastAsia" w:ascii="宋体" w:hAnsi="宋体" w:cs="宋体"/>
                      <w:kern w:val="0"/>
                      <w:szCs w:val="21"/>
                      <w:lang w:eastAsia="zh-CN"/>
                    </w:rPr>
                    <w:t>，</w:t>
                  </w:r>
                  <w:r>
                    <w:rPr>
                      <w:rFonts w:hint="eastAsia" w:ascii="宋体" w:hAnsi="宋体" w:cs="宋体"/>
                      <w:kern w:val="0"/>
                      <w:szCs w:val="21"/>
                      <w:lang w:val="en-US" w:eastAsia="zh-CN"/>
                    </w:rPr>
                    <w:t>查询</w:t>
                  </w:r>
                  <w:r>
                    <w:rPr>
                      <w:rFonts w:hint="eastAsia" w:ascii="宋体" w:hAnsi="宋体" w:cs="宋体"/>
                      <w:kern w:val="0"/>
                      <w:szCs w:val="21"/>
                    </w:rPr>
                    <w:t>“信用服务”栏的“重大税收违法失信主体”“失信被执行人”</w:t>
                  </w:r>
                  <w:r>
                    <w:rPr>
                      <w:rFonts w:hint="eastAsia" w:ascii="宋体" w:hAnsi="宋体" w:cs="宋体"/>
                      <w:kern w:val="0"/>
                      <w:szCs w:val="21"/>
                      <w:lang w:val="en-US" w:eastAsia="zh-CN"/>
                    </w:rPr>
                    <w:t>或者下载信用信息报告）</w:t>
                  </w:r>
                  <w:r>
                    <w:rPr>
                      <w:rFonts w:hint="eastAsia" w:ascii="宋体" w:hAnsi="宋体" w:cs="宋体"/>
                      <w:kern w:val="0"/>
                      <w:szCs w:val="21"/>
                    </w:rPr>
                    <w:t>，“中国政府采购网”（www.ccgp.gov.cn）中的“政府采购严重违法失信行为记录名单”，以及“深圳市政府采购监管网”（http://zfcg.sz.gov.cn）为供应商信用信息的查询渠道，相关信息以开标当日的查询结果为准；</w:t>
                  </w:r>
                </w:p>
                <w:p w14:paraId="0FB1E63A">
                  <w:pPr>
                    <w:ind w:firstLine="420" w:firstLineChars="200"/>
                    <w:rPr>
                      <w:rFonts w:ascii="宋体" w:hAnsi="宋体"/>
                    </w:rPr>
                  </w:pPr>
                  <w:r>
                    <w:rPr>
                      <w:rFonts w:hint="eastAsia" w:ascii="宋体" w:hAnsi="宋体"/>
                    </w:rPr>
                    <w:t>（2）供应商投标（上传投标文件）必须先行办理注册手续，具体请按照本公告“六、其他补充事宜</w:t>
                  </w:r>
                  <w:r>
                    <w:rPr>
                      <w:rFonts w:ascii="宋体" w:hAnsi="宋体"/>
                    </w:rPr>
                    <w:t>”</w:t>
                  </w:r>
                  <w:r>
                    <w:rPr>
                      <w:rFonts w:hint="eastAsia" w:ascii="宋体" w:hAnsi="宋体"/>
                    </w:rPr>
                    <w:t>相关内容指引办理。</w:t>
                  </w:r>
                </w:p>
                <w:p w14:paraId="69BE6104">
                  <w:pPr>
                    <w:spacing w:beforeAutospacing="1" w:afterAutospacing="1"/>
                    <w:ind w:firstLine="442" w:firstLineChars="200"/>
                    <w:rPr>
                      <w:rFonts w:ascii="宋体" w:hAnsi="宋体" w:cs="宋体"/>
                      <w:sz w:val="24"/>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tc>
            </w:tr>
          </w:tbl>
          <w:p w14:paraId="3882C5B5">
            <w:pPr>
              <w:rPr>
                <w:rFonts w:ascii="宋体" w:hAnsi="宋体" w:cs="宋体"/>
                <w:sz w:val="24"/>
              </w:rPr>
            </w:pPr>
          </w:p>
        </w:tc>
      </w:tr>
    </w:tbl>
    <w:p w14:paraId="45CA6157">
      <w:r>
        <w:br w:type="page"/>
      </w:r>
    </w:p>
    <w:p w14:paraId="684EB75C">
      <w:pPr>
        <w:pStyle w:val="5"/>
        <w:rPr>
          <w:sz w:val="28"/>
          <w:szCs w:val="28"/>
        </w:rPr>
      </w:pPr>
      <w:r>
        <w:rPr>
          <w:rFonts w:hint="eastAsia"/>
          <w:sz w:val="28"/>
          <w:szCs w:val="28"/>
        </w:rPr>
        <w:t>第二章 对通用条款的补充内容及其他关键信息</w:t>
      </w:r>
    </w:p>
    <w:p w14:paraId="3B10057A">
      <w:pPr>
        <w:pStyle w:val="5"/>
        <w:spacing w:before="120" w:beforeLines="50" w:after="120" w:afterLines="50"/>
        <w:rPr>
          <w:sz w:val="28"/>
          <w:szCs w:val="28"/>
        </w:rPr>
      </w:pPr>
      <w:bookmarkStart w:id="19" w:name="_Toc73518117"/>
      <w:bookmarkStart w:id="20" w:name="_Toc73521635"/>
      <w:bookmarkStart w:id="21" w:name="_Toc60560625"/>
      <w:bookmarkStart w:id="22" w:name="_Toc73521547"/>
      <w:bookmarkStart w:id="23" w:name="_Toc101074876"/>
      <w:bookmarkStart w:id="24" w:name="_Toc100052364"/>
      <w:bookmarkStart w:id="25" w:name="_Toc73517639"/>
      <w:bookmarkStart w:id="26" w:name="_Toc60631620"/>
      <w:r>
        <w:rPr>
          <w:rFonts w:hint="eastAsia"/>
          <w:szCs w:val="24"/>
        </w:rPr>
        <w:t>一、对通用条款的补充内容</w:t>
      </w:r>
      <w:bookmarkEnd w:id="19"/>
      <w:bookmarkEnd w:id="20"/>
      <w:bookmarkEnd w:id="21"/>
      <w:bookmarkEnd w:id="22"/>
      <w:bookmarkEnd w:id="23"/>
      <w:bookmarkEnd w:id="24"/>
      <w:bookmarkEnd w:id="25"/>
      <w:bookmarkEnd w:id="26"/>
    </w:p>
    <w:tbl>
      <w:tblPr>
        <w:tblStyle w:val="43"/>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4980"/>
      </w:tblGrid>
      <w:tr w14:paraId="0A7880B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1102C9F">
            <w:pPr>
              <w:jc w:val="center"/>
              <w:rPr>
                <w:rFonts w:ascii="宋体" w:hAnsi="宋体"/>
                <w:b/>
                <w:bCs/>
              </w:rPr>
            </w:pPr>
            <w:r>
              <w:rPr>
                <w:rFonts w:hint="eastAsia" w:ascii="宋体" w:hAnsi="宋体"/>
                <w:b/>
                <w:bCs/>
              </w:rPr>
              <w:t>通用条款序号</w:t>
            </w:r>
          </w:p>
        </w:tc>
        <w:tc>
          <w:tcPr>
            <w:tcW w:w="2409" w:type="dxa"/>
            <w:vAlign w:val="center"/>
          </w:tcPr>
          <w:p w14:paraId="31CA30F1">
            <w:pPr>
              <w:jc w:val="center"/>
              <w:rPr>
                <w:rFonts w:ascii="宋体" w:hAnsi="宋体"/>
                <w:b/>
                <w:bCs/>
              </w:rPr>
            </w:pPr>
            <w:r>
              <w:rPr>
                <w:rFonts w:hint="eastAsia" w:ascii="宋体" w:hAnsi="宋体"/>
                <w:b/>
                <w:bCs/>
              </w:rPr>
              <w:t>涉及事项</w:t>
            </w:r>
          </w:p>
        </w:tc>
        <w:tc>
          <w:tcPr>
            <w:tcW w:w="4980" w:type="dxa"/>
            <w:vAlign w:val="center"/>
          </w:tcPr>
          <w:p w14:paraId="2F512433">
            <w:pPr>
              <w:jc w:val="center"/>
              <w:rPr>
                <w:rFonts w:ascii="宋体" w:hAnsi="宋体"/>
                <w:b/>
                <w:bCs/>
              </w:rPr>
            </w:pPr>
            <w:r>
              <w:rPr>
                <w:rFonts w:hint="eastAsia" w:ascii="宋体" w:hAnsi="宋体"/>
                <w:b/>
                <w:bCs/>
              </w:rPr>
              <w:t xml:space="preserve">具 </w:t>
            </w:r>
            <w:r>
              <w:rPr>
                <w:rFonts w:ascii="宋体" w:hAnsi="宋体"/>
                <w:b/>
                <w:bCs/>
              </w:rPr>
              <w:t xml:space="preserve"> </w:t>
            </w:r>
            <w:r>
              <w:rPr>
                <w:rFonts w:hint="eastAsia" w:ascii="宋体" w:hAnsi="宋体"/>
                <w:b/>
                <w:bCs/>
              </w:rPr>
              <w:t xml:space="preserve">体 </w:t>
            </w:r>
            <w:r>
              <w:rPr>
                <w:rFonts w:ascii="宋体" w:hAnsi="宋体"/>
                <w:b/>
                <w:bCs/>
              </w:rPr>
              <w:t xml:space="preserve"> </w:t>
            </w:r>
            <w:r>
              <w:rPr>
                <w:rFonts w:hint="eastAsia" w:ascii="宋体" w:hAnsi="宋体"/>
                <w:b/>
                <w:bCs/>
              </w:rPr>
              <w:t xml:space="preserve">补 </w:t>
            </w:r>
            <w:r>
              <w:rPr>
                <w:rFonts w:ascii="宋体" w:hAnsi="宋体"/>
                <w:b/>
                <w:bCs/>
              </w:rPr>
              <w:t xml:space="preserve"> </w:t>
            </w:r>
            <w:r>
              <w:rPr>
                <w:rFonts w:hint="eastAsia" w:ascii="宋体" w:hAnsi="宋体"/>
                <w:b/>
                <w:bCs/>
              </w:rPr>
              <w:t xml:space="preserve">充 </w:t>
            </w:r>
            <w:r>
              <w:rPr>
                <w:rFonts w:ascii="宋体" w:hAnsi="宋体"/>
                <w:b/>
                <w:bCs/>
              </w:rPr>
              <w:t xml:space="preserve"> </w:t>
            </w:r>
            <w:r>
              <w:rPr>
                <w:rFonts w:hint="eastAsia" w:ascii="宋体" w:hAnsi="宋体"/>
                <w:b/>
                <w:bCs/>
              </w:rPr>
              <w:t xml:space="preserve">内 </w:t>
            </w:r>
            <w:r>
              <w:rPr>
                <w:rFonts w:ascii="宋体" w:hAnsi="宋体"/>
                <w:b/>
                <w:bCs/>
              </w:rPr>
              <w:t xml:space="preserve"> </w:t>
            </w:r>
            <w:r>
              <w:rPr>
                <w:rFonts w:hint="eastAsia" w:ascii="宋体" w:hAnsi="宋体"/>
                <w:b/>
                <w:bCs/>
              </w:rPr>
              <w:t>容</w:t>
            </w:r>
          </w:p>
        </w:tc>
      </w:tr>
      <w:tr w14:paraId="2CF8885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12927FF8">
            <w:pPr>
              <w:jc w:val="center"/>
              <w:rPr>
                <w:rFonts w:ascii="宋体" w:hAnsi="宋体"/>
              </w:rPr>
            </w:pPr>
            <w:r>
              <w:rPr>
                <w:rFonts w:hint="eastAsia" w:ascii="宋体" w:hAnsi="宋体"/>
              </w:rPr>
              <w:t>3</w:t>
            </w:r>
            <w:r>
              <w:rPr>
                <w:rFonts w:ascii="宋体" w:hAnsi="宋体"/>
              </w:rPr>
              <w:t>.1</w:t>
            </w:r>
          </w:p>
        </w:tc>
        <w:tc>
          <w:tcPr>
            <w:tcW w:w="2409" w:type="dxa"/>
            <w:vAlign w:val="center"/>
          </w:tcPr>
          <w:p w14:paraId="2D97043C">
            <w:pPr>
              <w:jc w:val="center"/>
            </w:pPr>
            <w:r>
              <w:rPr>
                <w:rFonts w:hint="eastAsia"/>
              </w:rPr>
              <w:t>采购人</w:t>
            </w:r>
          </w:p>
        </w:tc>
        <w:tc>
          <w:tcPr>
            <w:tcW w:w="4980" w:type="dxa"/>
            <w:vAlign w:val="center"/>
          </w:tcPr>
          <w:p w14:paraId="5CC2FB8D">
            <w:pPr>
              <w:jc w:val="center"/>
              <w:rPr>
                <w:rFonts w:ascii="宋体" w:hAnsi="宋体"/>
              </w:rPr>
            </w:pPr>
            <w:r>
              <w:rPr>
                <w:rFonts w:hint="eastAsia" w:ascii="宋体" w:hAnsi="宋体" w:eastAsia="宋体" w:cs="Arial"/>
                <w:b/>
                <w:szCs w:val="21"/>
              </w:rPr>
              <w:t>深圳市宝安区西湾小学</w:t>
            </w:r>
          </w:p>
        </w:tc>
      </w:tr>
      <w:tr w14:paraId="422564C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30BEFD8">
            <w:pPr>
              <w:jc w:val="center"/>
              <w:rPr>
                <w:rFonts w:ascii="宋体" w:hAnsi="宋体"/>
              </w:rPr>
            </w:pPr>
            <w:r>
              <w:rPr>
                <w:rFonts w:hint="eastAsia" w:ascii="宋体" w:hAnsi="宋体"/>
              </w:rPr>
              <w:t>3</w:t>
            </w:r>
            <w:r>
              <w:rPr>
                <w:rFonts w:ascii="宋体" w:hAnsi="宋体"/>
              </w:rPr>
              <w:t>.2</w:t>
            </w:r>
          </w:p>
        </w:tc>
        <w:tc>
          <w:tcPr>
            <w:tcW w:w="2409" w:type="dxa"/>
            <w:vAlign w:val="center"/>
          </w:tcPr>
          <w:p w14:paraId="44BA7A57">
            <w:pPr>
              <w:jc w:val="center"/>
              <w:rPr>
                <w:rFonts w:ascii="宋体" w:hAnsi="宋体"/>
              </w:rPr>
            </w:pPr>
            <w:r>
              <w:rPr>
                <w:rFonts w:hint="eastAsia" w:ascii="宋体" w:hAnsi="宋体"/>
              </w:rPr>
              <w:t>政府集中采购机构</w:t>
            </w:r>
          </w:p>
        </w:tc>
        <w:tc>
          <w:tcPr>
            <w:tcW w:w="4980" w:type="dxa"/>
            <w:vAlign w:val="center"/>
          </w:tcPr>
          <w:p w14:paraId="03EB5D7D">
            <w:pPr>
              <w:jc w:val="center"/>
            </w:pPr>
            <w:r>
              <w:rPr>
                <w:rFonts w:hint="eastAsia"/>
              </w:rPr>
              <w:t>深圳公共资源交易中心</w:t>
            </w:r>
          </w:p>
          <w:p w14:paraId="7FC31923">
            <w:pPr>
              <w:jc w:val="center"/>
              <w:rPr>
                <w:rFonts w:ascii="宋体" w:hAnsi="宋体"/>
              </w:rPr>
            </w:pPr>
            <w:r>
              <w:rPr>
                <w:rFonts w:hint="eastAsia"/>
              </w:rPr>
              <w:t>（深圳交易集团有限公司</w:t>
            </w:r>
            <w:r>
              <w:rPr>
                <w:rFonts w:hint="eastAsia"/>
                <w:lang w:val="en-US" w:eastAsia="zh-CN"/>
              </w:rPr>
              <w:t>宝安</w:t>
            </w:r>
            <w:r>
              <w:rPr>
                <w:rFonts w:hint="eastAsia"/>
              </w:rPr>
              <w:t>分公司）</w:t>
            </w:r>
          </w:p>
        </w:tc>
      </w:tr>
      <w:tr w14:paraId="04B542E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DBABC0C">
            <w:pPr>
              <w:jc w:val="center"/>
              <w:rPr>
                <w:rFonts w:ascii="宋体" w:hAnsi="宋体"/>
              </w:rPr>
            </w:pPr>
            <w:r>
              <w:rPr>
                <w:rFonts w:hint="eastAsia" w:ascii="宋体" w:hAnsi="宋体"/>
              </w:rPr>
              <w:t>9</w:t>
            </w:r>
          </w:p>
        </w:tc>
        <w:tc>
          <w:tcPr>
            <w:tcW w:w="2409" w:type="dxa"/>
            <w:vAlign w:val="center"/>
          </w:tcPr>
          <w:p w14:paraId="1541545F">
            <w:pPr>
              <w:jc w:val="center"/>
              <w:rPr>
                <w:rFonts w:ascii="宋体" w:hAnsi="宋体"/>
              </w:rPr>
            </w:pPr>
            <w:r>
              <w:rPr>
                <w:rFonts w:hint="eastAsia" w:ascii="宋体" w:hAnsi="宋体"/>
              </w:rPr>
              <w:t>踏勘现场</w:t>
            </w:r>
          </w:p>
        </w:tc>
        <w:tc>
          <w:tcPr>
            <w:tcW w:w="4980" w:type="dxa"/>
            <w:vAlign w:val="center"/>
          </w:tcPr>
          <w:p w14:paraId="02E473C9">
            <w:pPr>
              <w:jc w:val="center"/>
              <w:rPr>
                <w:rFonts w:ascii="宋体" w:hAnsi="宋体"/>
              </w:rPr>
            </w:pPr>
            <w:r>
              <w:rPr>
                <w:rFonts w:hint="eastAsia"/>
              </w:rPr>
              <w:t>不组织</w:t>
            </w:r>
          </w:p>
        </w:tc>
      </w:tr>
      <w:tr w14:paraId="2B19493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12814AA4">
            <w:pPr>
              <w:jc w:val="center"/>
              <w:rPr>
                <w:rFonts w:ascii="宋体" w:hAnsi="宋体"/>
              </w:rPr>
            </w:pPr>
            <w:r>
              <w:rPr>
                <w:rFonts w:hint="eastAsia" w:ascii="宋体" w:hAnsi="宋体"/>
              </w:rPr>
              <w:t>1</w:t>
            </w:r>
            <w:r>
              <w:rPr>
                <w:rFonts w:ascii="宋体" w:hAnsi="宋体"/>
              </w:rPr>
              <w:t>0</w:t>
            </w:r>
          </w:p>
        </w:tc>
        <w:tc>
          <w:tcPr>
            <w:tcW w:w="2409" w:type="dxa"/>
            <w:vAlign w:val="center"/>
          </w:tcPr>
          <w:p w14:paraId="72935D17">
            <w:pPr>
              <w:jc w:val="center"/>
              <w:rPr>
                <w:rFonts w:ascii="宋体" w:hAnsi="宋体"/>
              </w:rPr>
            </w:pPr>
            <w:r>
              <w:rPr>
                <w:rFonts w:hint="eastAsia" w:ascii="宋体" w:hAnsi="宋体"/>
              </w:rPr>
              <w:t>标前会议</w:t>
            </w:r>
          </w:p>
        </w:tc>
        <w:tc>
          <w:tcPr>
            <w:tcW w:w="4980" w:type="dxa"/>
            <w:vAlign w:val="center"/>
          </w:tcPr>
          <w:p w14:paraId="27470D79">
            <w:pPr>
              <w:jc w:val="center"/>
              <w:rPr>
                <w:rFonts w:ascii="宋体" w:hAnsi="宋体"/>
              </w:rPr>
            </w:pPr>
            <w:r>
              <w:rPr>
                <w:rFonts w:hint="eastAsia"/>
              </w:rPr>
              <w:t>不组织</w:t>
            </w:r>
          </w:p>
        </w:tc>
      </w:tr>
      <w:tr w14:paraId="5D97F2F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A0EA4E0">
            <w:pPr>
              <w:jc w:val="center"/>
              <w:rPr>
                <w:rFonts w:ascii="宋体" w:hAnsi="宋体"/>
              </w:rPr>
            </w:pPr>
            <w:r>
              <w:rPr>
                <w:rFonts w:hint="eastAsia" w:ascii="宋体" w:hAnsi="宋体"/>
              </w:rPr>
              <w:t>1</w:t>
            </w:r>
            <w:r>
              <w:rPr>
                <w:rFonts w:ascii="宋体" w:hAnsi="宋体"/>
              </w:rPr>
              <w:t>2</w:t>
            </w:r>
            <w:r>
              <w:rPr>
                <w:rFonts w:hint="eastAsia" w:ascii="宋体" w:hAnsi="宋体"/>
              </w:rPr>
              <w:t>/1</w:t>
            </w:r>
            <w:r>
              <w:rPr>
                <w:rFonts w:ascii="宋体" w:hAnsi="宋体"/>
              </w:rPr>
              <w:t>3</w:t>
            </w:r>
          </w:p>
        </w:tc>
        <w:tc>
          <w:tcPr>
            <w:tcW w:w="2409" w:type="dxa"/>
            <w:vAlign w:val="center"/>
          </w:tcPr>
          <w:p w14:paraId="6E54987A">
            <w:pPr>
              <w:jc w:val="center"/>
              <w:rPr>
                <w:rFonts w:ascii="宋体" w:hAnsi="宋体"/>
              </w:rPr>
            </w:pPr>
            <w:r>
              <w:rPr>
                <w:rFonts w:hint="eastAsia" w:ascii="宋体" w:hAnsi="宋体"/>
              </w:rPr>
              <w:t>招标文件的澄清和修改</w:t>
            </w:r>
          </w:p>
        </w:tc>
        <w:tc>
          <w:tcPr>
            <w:tcW w:w="4980" w:type="dxa"/>
            <w:vAlign w:val="center"/>
          </w:tcPr>
          <w:p w14:paraId="68DF3E28">
            <w:pPr>
              <w:jc w:val="center"/>
              <w:rPr>
                <w:rFonts w:ascii="宋体" w:hAnsi="宋体" w:eastAsia="宋体" w:cs="Times New Roman"/>
                <w:kern w:val="2"/>
                <w:sz w:val="21"/>
                <w:szCs w:val="24"/>
                <w:highlight w:val="none"/>
                <w:lang w:val="en-US" w:eastAsia="zh-CN" w:bidi="ar-SA"/>
              </w:rPr>
            </w:pPr>
            <w:r>
              <w:rPr>
                <w:rFonts w:hint="eastAsia" w:ascii="宋体" w:hAnsi="宋体"/>
                <w:highlight w:val="none"/>
              </w:rPr>
              <w:t>投标截止日三日前，投标人有义务在招标期间在政府集中采购机构网站浏览与本项目有关的澄清和修改信息</w:t>
            </w:r>
          </w:p>
        </w:tc>
      </w:tr>
      <w:tr w14:paraId="23D932F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3B51C3D">
            <w:pPr>
              <w:jc w:val="center"/>
              <w:rPr>
                <w:rFonts w:ascii="宋体" w:hAnsi="宋体"/>
              </w:rPr>
            </w:pPr>
            <w:r>
              <w:rPr>
                <w:rFonts w:hint="eastAsia" w:ascii="宋体" w:hAnsi="宋体"/>
              </w:rPr>
              <w:t>2</w:t>
            </w:r>
            <w:r>
              <w:rPr>
                <w:rFonts w:ascii="宋体" w:hAnsi="宋体"/>
              </w:rPr>
              <w:t>0</w:t>
            </w:r>
          </w:p>
        </w:tc>
        <w:tc>
          <w:tcPr>
            <w:tcW w:w="2409" w:type="dxa"/>
            <w:vAlign w:val="center"/>
          </w:tcPr>
          <w:p w14:paraId="0191C63F">
            <w:pPr>
              <w:jc w:val="center"/>
              <w:rPr>
                <w:rFonts w:ascii="宋体" w:hAnsi="宋体"/>
              </w:rPr>
            </w:pPr>
            <w:r>
              <w:rPr>
                <w:rFonts w:hint="eastAsia" w:ascii="宋体" w:hAnsi="宋体"/>
              </w:rPr>
              <w:t>投标有效期</w:t>
            </w:r>
          </w:p>
        </w:tc>
        <w:tc>
          <w:tcPr>
            <w:tcW w:w="4980" w:type="dxa"/>
            <w:vAlign w:val="center"/>
          </w:tcPr>
          <w:p w14:paraId="1E8E6763">
            <w:pPr>
              <w:jc w:val="center"/>
              <w:rPr>
                <w:rFonts w:ascii="宋体" w:hAnsi="宋体" w:eastAsia="宋体" w:cs="Times New Roman"/>
                <w:kern w:val="2"/>
                <w:sz w:val="21"/>
                <w:szCs w:val="24"/>
                <w:highlight w:val="none"/>
                <w:lang w:val="en-US" w:eastAsia="zh-CN" w:bidi="ar-SA"/>
              </w:rPr>
            </w:pPr>
            <w:r>
              <w:rPr>
                <w:rFonts w:hint="eastAsia" w:ascii="宋体" w:hAnsi="宋体"/>
                <w:highlight w:val="none"/>
              </w:rPr>
              <w:t>120个日历日</w:t>
            </w:r>
          </w:p>
        </w:tc>
      </w:tr>
      <w:tr w14:paraId="464247C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14E20A5">
            <w:pPr>
              <w:jc w:val="center"/>
              <w:rPr>
                <w:rFonts w:ascii="宋体" w:hAnsi="宋体"/>
              </w:rPr>
            </w:pPr>
            <w:r>
              <w:rPr>
                <w:rFonts w:hint="eastAsia" w:ascii="宋体" w:hAnsi="宋体"/>
              </w:rPr>
              <w:t>2</w:t>
            </w:r>
            <w:r>
              <w:rPr>
                <w:rFonts w:ascii="宋体" w:hAnsi="宋体"/>
              </w:rPr>
              <w:t>2</w:t>
            </w:r>
          </w:p>
        </w:tc>
        <w:tc>
          <w:tcPr>
            <w:tcW w:w="2409" w:type="dxa"/>
            <w:vAlign w:val="center"/>
          </w:tcPr>
          <w:p w14:paraId="099FC531">
            <w:pPr>
              <w:jc w:val="center"/>
              <w:rPr>
                <w:rFonts w:ascii="宋体" w:hAnsi="宋体"/>
              </w:rPr>
            </w:pPr>
            <w:r>
              <w:rPr>
                <w:rFonts w:hint="eastAsia" w:ascii="宋体" w:hAnsi="宋体"/>
              </w:rPr>
              <w:t>投标人的替代方案</w:t>
            </w:r>
          </w:p>
        </w:tc>
        <w:tc>
          <w:tcPr>
            <w:tcW w:w="4980" w:type="dxa"/>
            <w:vAlign w:val="center"/>
          </w:tcPr>
          <w:p w14:paraId="276D279A">
            <w:pPr>
              <w:jc w:val="center"/>
              <w:rPr>
                <w:rFonts w:ascii="宋体" w:hAnsi="宋体" w:eastAsia="宋体" w:cs="Times New Roman"/>
                <w:kern w:val="2"/>
                <w:sz w:val="21"/>
                <w:szCs w:val="24"/>
                <w:highlight w:val="none"/>
                <w:lang w:val="en-US" w:eastAsia="zh-CN" w:bidi="ar-SA"/>
              </w:rPr>
            </w:pPr>
            <w:r>
              <w:rPr>
                <w:rFonts w:hint="eastAsia" w:ascii="宋体" w:hAnsi="宋体"/>
                <w:highlight w:val="none"/>
              </w:rPr>
              <w:t>不接受</w:t>
            </w:r>
          </w:p>
        </w:tc>
      </w:tr>
      <w:tr w14:paraId="0DD6E20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F46FCAA">
            <w:pPr>
              <w:jc w:val="center"/>
              <w:rPr>
                <w:rFonts w:ascii="宋体" w:hAnsi="宋体"/>
              </w:rPr>
            </w:pPr>
            <w:r>
              <w:rPr>
                <w:rFonts w:hint="eastAsia" w:ascii="宋体" w:hAnsi="宋体"/>
              </w:rPr>
              <w:t>2</w:t>
            </w:r>
            <w:r>
              <w:rPr>
                <w:rFonts w:ascii="宋体" w:hAnsi="宋体"/>
              </w:rPr>
              <w:t>5</w:t>
            </w:r>
          </w:p>
        </w:tc>
        <w:tc>
          <w:tcPr>
            <w:tcW w:w="2409" w:type="dxa"/>
            <w:vAlign w:val="center"/>
          </w:tcPr>
          <w:p w14:paraId="06E6BB7E">
            <w:pPr>
              <w:jc w:val="center"/>
              <w:rPr>
                <w:rFonts w:ascii="宋体" w:hAnsi="宋体"/>
              </w:rPr>
            </w:pPr>
            <w:r>
              <w:rPr>
                <w:rFonts w:hint="eastAsia" w:ascii="宋体" w:hAnsi="宋体"/>
              </w:rPr>
              <w:t>投标文件的大小</w:t>
            </w:r>
          </w:p>
        </w:tc>
        <w:tc>
          <w:tcPr>
            <w:tcW w:w="4980" w:type="dxa"/>
            <w:vAlign w:val="center"/>
          </w:tcPr>
          <w:p w14:paraId="6F2F7D18">
            <w:pPr>
              <w:jc w:val="center"/>
              <w:rPr>
                <w:rFonts w:ascii="宋体" w:hAnsi="宋体" w:eastAsia="宋体" w:cs="Times New Roman"/>
                <w:kern w:val="2"/>
                <w:sz w:val="21"/>
                <w:szCs w:val="24"/>
                <w:highlight w:val="none"/>
                <w:lang w:val="en-US" w:eastAsia="zh-CN" w:bidi="ar-SA"/>
              </w:rPr>
            </w:pPr>
            <w:r>
              <w:rPr>
                <w:rFonts w:hint="eastAsia" w:ascii="宋体" w:hAnsi="宋体"/>
                <w:highlight w:val="none"/>
              </w:rPr>
              <w:t>投标文件大小不得超过100MB</w:t>
            </w:r>
          </w:p>
        </w:tc>
      </w:tr>
      <w:tr w14:paraId="1F580EB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0783EF7">
            <w:pPr>
              <w:jc w:val="center"/>
              <w:rPr>
                <w:rFonts w:ascii="宋体" w:hAnsi="宋体"/>
              </w:rPr>
            </w:pPr>
            <w:r>
              <w:rPr>
                <w:rFonts w:hint="eastAsia" w:ascii="宋体" w:hAnsi="宋体"/>
              </w:rPr>
              <w:t>2</w:t>
            </w:r>
            <w:r>
              <w:rPr>
                <w:rFonts w:ascii="宋体" w:hAnsi="宋体"/>
              </w:rPr>
              <w:t>6</w:t>
            </w:r>
          </w:p>
        </w:tc>
        <w:tc>
          <w:tcPr>
            <w:tcW w:w="2409" w:type="dxa"/>
            <w:vAlign w:val="center"/>
          </w:tcPr>
          <w:p w14:paraId="375F42E5">
            <w:pPr>
              <w:jc w:val="center"/>
              <w:rPr>
                <w:rFonts w:ascii="宋体" w:hAnsi="宋体"/>
              </w:rPr>
            </w:pPr>
            <w:bookmarkStart w:id="27" w:name="_Hlk71664860"/>
            <w:r>
              <w:rPr>
                <w:rFonts w:hint="eastAsia" w:ascii="宋体" w:hAnsi="宋体"/>
              </w:rPr>
              <w:t>样品、现场演示、方案讲解</w:t>
            </w:r>
            <w:bookmarkEnd w:id="27"/>
          </w:p>
        </w:tc>
        <w:tc>
          <w:tcPr>
            <w:tcW w:w="4980" w:type="dxa"/>
            <w:vAlign w:val="center"/>
          </w:tcPr>
          <w:p w14:paraId="7D813582">
            <w:pPr>
              <w:jc w:val="center"/>
              <w:rPr>
                <w:rFonts w:ascii="宋体" w:hAnsi="宋体"/>
              </w:rPr>
            </w:pPr>
            <w:r>
              <w:rPr>
                <w:rFonts w:hint="eastAsia"/>
              </w:rPr>
              <w:t>如有样品、演示、方案讲解，具体安排见第三章 用户需求书相关要求</w:t>
            </w:r>
          </w:p>
        </w:tc>
      </w:tr>
      <w:tr w14:paraId="04FE0C2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1A9E71E9">
            <w:pPr>
              <w:jc w:val="center"/>
              <w:rPr>
                <w:rFonts w:ascii="宋体" w:hAnsi="宋体"/>
              </w:rPr>
            </w:pPr>
            <w:r>
              <w:rPr>
                <w:rFonts w:hint="eastAsia" w:ascii="宋体" w:hAnsi="宋体"/>
              </w:rPr>
              <w:t>3</w:t>
            </w:r>
            <w:r>
              <w:rPr>
                <w:rFonts w:ascii="宋体" w:hAnsi="宋体"/>
              </w:rPr>
              <w:t>7</w:t>
            </w:r>
          </w:p>
        </w:tc>
        <w:tc>
          <w:tcPr>
            <w:tcW w:w="2409" w:type="dxa"/>
            <w:vAlign w:val="center"/>
          </w:tcPr>
          <w:p w14:paraId="0C35DD45">
            <w:pPr>
              <w:jc w:val="center"/>
              <w:rPr>
                <w:rFonts w:ascii="宋体" w:hAnsi="宋体"/>
              </w:rPr>
            </w:pPr>
            <w:r>
              <w:rPr>
                <w:rFonts w:hint="eastAsia" w:ascii="宋体" w:hAnsi="宋体"/>
              </w:rPr>
              <w:t>评审方法</w:t>
            </w:r>
          </w:p>
        </w:tc>
        <w:tc>
          <w:tcPr>
            <w:tcW w:w="4980" w:type="dxa"/>
            <w:vAlign w:val="center"/>
          </w:tcPr>
          <w:p w14:paraId="05E3D06D">
            <w:pPr>
              <w:jc w:val="center"/>
              <w:rPr>
                <w:rFonts w:ascii="宋体" w:hAnsi="宋体"/>
              </w:rPr>
            </w:pPr>
            <w:r>
              <w:rPr>
                <w:rFonts w:hint="eastAsia"/>
              </w:rPr>
              <w:t>综合评分法</w:t>
            </w:r>
          </w:p>
        </w:tc>
      </w:tr>
      <w:tr w14:paraId="2FBB8B5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3C78426">
            <w:pPr>
              <w:jc w:val="center"/>
              <w:rPr>
                <w:rFonts w:ascii="宋体" w:hAnsi="宋体"/>
              </w:rPr>
            </w:pPr>
            <w:r>
              <w:rPr>
                <w:rFonts w:hint="eastAsia" w:ascii="宋体" w:hAnsi="宋体"/>
              </w:rPr>
              <w:t>3</w:t>
            </w:r>
            <w:r>
              <w:rPr>
                <w:rFonts w:ascii="宋体" w:hAnsi="宋体"/>
              </w:rPr>
              <w:t>8</w:t>
            </w:r>
          </w:p>
        </w:tc>
        <w:tc>
          <w:tcPr>
            <w:tcW w:w="2409" w:type="dxa"/>
            <w:vAlign w:val="center"/>
          </w:tcPr>
          <w:p w14:paraId="7BC5666C">
            <w:pPr>
              <w:jc w:val="center"/>
              <w:rPr>
                <w:rFonts w:ascii="宋体" w:hAnsi="宋体"/>
              </w:rPr>
            </w:pPr>
            <w:r>
              <w:rPr>
                <w:rFonts w:hint="eastAsia" w:ascii="宋体" w:hAnsi="宋体"/>
              </w:rPr>
              <w:t>定标方法</w:t>
            </w:r>
          </w:p>
        </w:tc>
        <w:tc>
          <w:tcPr>
            <w:tcW w:w="4980" w:type="dxa"/>
            <w:vAlign w:val="center"/>
          </w:tcPr>
          <w:p w14:paraId="19986263">
            <w:pPr>
              <w:jc w:val="center"/>
              <w:rPr>
                <w:rFonts w:ascii="宋体" w:hAnsi="宋体"/>
              </w:rPr>
            </w:pPr>
            <w:r>
              <w:rPr>
                <w:rFonts w:hint="eastAsia"/>
              </w:rPr>
              <w:t>评定分离</w:t>
            </w:r>
          </w:p>
        </w:tc>
      </w:tr>
      <w:tr w14:paraId="03C3C97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8C6A813">
            <w:pPr>
              <w:jc w:val="center"/>
              <w:rPr>
                <w:rFonts w:ascii="宋体" w:hAnsi="宋体"/>
              </w:rPr>
            </w:pPr>
            <w:r>
              <w:rPr>
                <w:rFonts w:hint="eastAsia" w:ascii="宋体" w:hAnsi="宋体"/>
              </w:rPr>
              <w:t>4</w:t>
            </w:r>
            <w:r>
              <w:rPr>
                <w:rFonts w:ascii="宋体" w:hAnsi="宋体"/>
              </w:rPr>
              <w:t>6</w:t>
            </w:r>
          </w:p>
        </w:tc>
        <w:tc>
          <w:tcPr>
            <w:tcW w:w="2409" w:type="dxa"/>
            <w:vAlign w:val="center"/>
          </w:tcPr>
          <w:p w14:paraId="42A54368">
            <w:pPr>
              <w:jc w:val="center"/>
              <w:rPr>
                <w:rFonts w:ascii="宋体" w:hAnsi="宋体"/>
              </w:rPr>
            </w:pPr>
            <w:r>
              <w:rPr>
                <w:rFonts w:hint="eastAsia" w:ascii="宋体" w:hAnsi="宋体"/>
              </w:rPr>
              <w:t>履约担保</w:t>
            </w:r>
          </w:p>
        </w:tc>
        <w:tc>
          <w:tcPr>
            <w:tcW w:w="4980" w:type="dxa"/>
            <w:vAlign w:val="center"/>
          </w:tcPr>
          <w:p w14:paraId="2A550E57">
            <w:pPr>
              <w:jc w:val="center"/>
              <w:rPr>
                <w:rFonts w:ascii="宋体" w:hAnsi="宋体"/>
              </w:rPr>
            </w:pPr>
            <w:r>
              <w:rPr>
                <w:rFonts w:hint="eastAsia"/>
              </w:rPr>
              <w:t>不需要</w:t>
            </w:r>
          </w:p>
        </w:tc>
      </w:tr>
    </w:tbl>
    <w:p w14:paraId="487E18E1">
      <w:pPr>
        <w:rPr>
          <w:b/>
        </w:rPr>
      </w:pPr>
      <w:r>
        <w:rPr>
          <w:rFonts w:hint="eastAsia"/>
          <w:szCs w:val="21"/>
        </w:rPr>
        <w:t>备注：本表是通用条款相关条款的补充和明确，如与通用条款内容相冲突的，以本表为准。</w:t>
      </w:r>
    </w:p>
    <w:p w14:paraId="6EBB7621">
      <w:pPr>
        <w:rPr>
          <w:b/>
        </w:rPr>
      </w:pPr>
    </w:p>
    <w:p w14:paraId="44A39FF9">
      <w:pPr>
        <w:pStyle w:val="5"/>
        <w:spacing w:before="120" w:beforeLines="50" w:after="120" w:afterLines="50"/>
        <w:rPr>
          <w:szCs w:val="24"/>
        </w:rPr>
      </w:pPr>
      <w:r>
        <w:rPr>
          <w:rFonts w:hint="eastAsia"/>
          <w:szCs w:val="24"/>
        </w:rPr>
        <w:t>二、其他关键信息</w:t>
      </w:r>
    </w:p>
    <w:p w14:paraId="74E9DFCD">
      <w:pPr>
        <w:ind w:firstLine="422" w:firstLineChars="200"/>
        <w:rPr>
          <w:b/>
          <w:bCs/>
        </w:rPr>
      </w:pPr>
      <w:r>
        <w:rPr>
          <w:rFonts w:hint="eastAsia"/>
          <w:b/>
          <w:bCs/>
        </w:rPr>
        <w:t>（一）与“对通用条款的补充内容”章节相关的事项</w:t>
      </w:r>
    </w:p>
    <w:p w14:paraId="094C04E5">
      <w:pPr>
        <w:spacing w:line="276" w:lineRule="auto"/>
        <w:ind w:firstLine="422" w:firstLineChars="200"/>
        <w:jc w:val="left"/>
        <w:rPr>
          <w:rFonts w:ascii="宋体" w:hAnsi="宋体" w:eastAsia="宋体"/>
          <w:b/>
          <w:kern w:val="0"/>
          <w:szCs w:val="20"/>
        </w:rPr>
      </w:pPr>
      <w:bookmarkStart w:id="28" w:name="_Hlk72579465"/>
      <w:r>
        <w:rPr>
          <w:rFonts w:hint="eastAsia" w:ascii="宋体" w:hAnsi="宋体" w:eastAsia="宋体"/>
          <w:b/>
          <w:kern w:val="0"/>
          <w:szCs w:val="20"/>
        </w:rPr>
        <w:t>1、评标定标信息</w:t>
      </w:r>
    </w:p>
    <w:p w14:paraId="2D46FB30">
      <w:pPr>
        <w:pStyle w:val="36"/>
      </w:pPr>
    </w:p>
    <w:p w14:paraId="717E661B">
      <w:pPr>
        <w:jc w:val="center"/>
        <w:rPr>
          <w:b/>
        </w:rPr>
      </w:pPr>
      <w:r>
        <w:rPr>
          <w:rFonts w:hint="eastAsia"/>
          <w:b/>
        </w:rPr>
        <w:t>评定分离项目</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32"/>
        <w:gridCol w:w="4397"/>
      </w:tblGrid>
      <w:tr w14:paraId="7ABE8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2" w:type="dxa"/>
          </w:tcPr>
          <w:p w14:paraId="17C6E06E">
            <w:pPr>
              <w:jc w:val="center"/>
            </w:pPr>
            <w:r>
              <w:rPr>
                <w:rFonts w:hint="eastAsia"/>
              </w:rPr>
              <w:t>评标方法</w:t>
            </w:r>
          </w:p>
        </w:tc>
        <w:tc>
          <w:tcPr>
            <w:tcW w:w="4397" w:type="dxa"/>
          </w:tcPr>
          <w:p w14:paraId="3F0DAB44">
            <w:pPr>
              <w:jc w:val="center"/>
            </w:pPr>
            <w:r>
              <w:rPr>
                <w:rFonts w:hint="eastAsia"/>
              </w:rPr>
              <w:t>综合评分法</w:t>
            </w:r>
          </w:p>
        </w:tc>
      </w:tr>
      <w:tr w14:paraId="247F7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2" w:type="dxa"/>
          </w:tcPr>
          <w:p w14:paraId="12E9047B">
            <w:pPr>
              <w:jc w:val="center"/>
            </w:pPr>
            <w:r>
              <w:rPr>
                <w:rFonts w:hint="eastAsia"/>
              </w:rPr>
              <w:t>定标方法</w:t>
            </w:r>
          </w:p>
        </w:tc>
        <w:tc>
          <w:tcPr>
            <w:tcW w:w="4397" w:type="dxa"/>
          </w:tcPr>
          <w:p w14:paraId="7B234AD0">
            <w:pPr>
              <w:jc w:val="center"/>
            </w:pPr>
            <w:r>
              <w:rPr>
                <w:rFonts w:hint="eastAsia"/>
              </w:rPr>
              <w:t>自定法</w:t>
            </w:r>
          </w:p>
        </w:tc>
      </w:tr>
      <w:tr w14:paraId="183F1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2" w:type="dxa"/>
          </w:tcPr>
          <w:p w14:paraId="5DF7FE92">
            <w:pPr>
              <w:jc w:val="center"/>
            </w:pPr>
            <w:r>
              <w:rPr>
                <w:rFonts w:hint="eastAsia"/>
              </w:rPr>
              <w:t>推荐候选中标供应商家数</w:t>
            </w:r>
          </w:p>
        </w:tc>
        <w:tc>
          <w:tcPr>
            <w:tcW w:w="4397" w:type="dxa"/>
          </w:tcPr>
          <w:p w14:paraId="613FE567">
            <w:pPr>
              <w:jc w:val="center"/>
            </w:pPr>
            <w:r>
              <w:rPr>
                <w:rFonts w:hint="eastAsia"/>
              </w:rPr>
              <w:t>3</w:t>
            </w:r>
          </w:p>
        </w:tc>
      </w:tr>
      <w:tr w14:paraId="7501D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2" w:type="dxa"/>
          </w:tcPr>
          <w:p w14:paraId="532A9D14">
            <w:pPr>
              <w:jc w:val="center"/>
            </w:pPr>
            <w:r>
              <w:rPr>
                <w:rFonts w:hint="eastAsia"/>
              </w:rPr>
              <w:t>中标供应商家数</w:t>
            </w:r>
          </w:p>
        </w:tc>
        <w:tc>
          <w:tcPr>
            <w:tcW w:w="4397" w:type="dxa"/>
          </w:tcPr>
          <w:p w14:paraId="336E49BE">
            <w:pPr>
              <w:jc w:val="center"/>
            </w:pPr>
            <w:r>
              <w:rPr>
                <w:rFonts w:hint="eastAsia"/>
              </w:rPr>
              <w:t>1</w:t>
            </w:r>
          </w:p>
        </w:tc>
      </w:tr>
      <w:bookmarkEnd w:id="28"/>
    </w:tbl>
    <w:p w14:paraId="62F00FB5">
      <w:pPr>
        <w:ind w:firstLine="422" w:firstLineChars="200"/>
        <w:rPr>
          <w:rFonts w:ascii="宋体" w:hAnsi="宋体"/>
          <w:b/>
        </w:rPr>
      </w:pPr>
    </w:p>
    <w:p w14:paraId="328A054E">
      <w:pPr>
        <w:ind w:firstLine="422" w:firstLineChars="200"/>
        <w:rPr>
          <w:rFonts w:hint="eastAsia"/>
          <w:b/>
        </w:rPr>
      </w:pPr>
      <w:r>
        <w:rPr>
          <w:rFonts w:hint="eastAsia"/>
          <w:b/>
        </w:rPr>
        <w:t>（二）其他事项</w:t>
      </w:r>
    </w:p>
    <w:p w14:paraId="5FCE36AE">
      <w:pPr>
        <w:ind w:firstLine="422" w:firstLineChars="200"/>
      </w:pPr>
      <w:r>
        <w:rPr>
          <w:b/>
          <w:bCs/>
        </w:rPr>
        <w:t>1</w:t>
      </w:r>
      <w:r>
        <w:rPr>
          <w:rFonts w:hint="eastAsia"/>
          <w:b/>
          <w:bCs/>
        </w:rPr>
        <w:t>、关于享受优惠政策的主体及价格扣除比例</w:t>
      </w:r>
    </w:p>
    <w:p w14:paraId="35197177">
      <w:pPr>
        <w:ind w:firstLine="420" w:firstLineChars="200"/>
        <w:rPr>
          <w:rFonts w:hint="default" w:eastAsia="宋体"/>
          <w:lang w:val="en-US" w:eastAsia="zh-CN"/>
        </w:rPr>
      </w:pPr>
      <w:r>
        <w:rPr>
          <w:rFonts w:hint="eastAsia"/>
        </w:rPr>
        <w:t>（1）</w:t>
      </w:r>
      <w:r>
        <w:rPr>
          <w:rFonts w:hint="eastAsia" w:ascii="Times New Roman" w:eastAsia="宋体"/>
          <w:lang w:val="en-US" w:eastAsia="zh-CN"/>
        </w:rPr>
        <w:t>专门面向中小企业采购的项目，不再执行价格扣除比例。</w:t>
      </w:r>
    </w:p>
    <w:p w14:paraId="50B0EDC3">
      <w:pPr>
        <w:ind w:firstLine="420" w:firstLineChars="200"/>
      </w:pPr>
      <w:r>
        <w:rPr>
          <w:rFonts w:hint="eastAsia"/>
        </w:rPr>
        <w:t>（</w:t>
      </w:r>
      <w:r>
        <w:rPr>
          <w:rFonts w:hint="eastAsia"/>
          <w:lang w:val="en-US" w:eastAsia="zh-CN"/>
        </w:rPr>
        <w:t>2</w:t>
      </w:r>
      <w:r>
        <w:rPr>
          <w:rFonts w:hint="eastAsia"/>
        </w:rPr>
        <w:t>）</w:t>
      </w:r>
      <w:r>
        <w:rPr>
          <w:rFonts w:hint="eastAsia" w:ascii="Times New Roman" w:eastAsia="宋体"/>
          <w:lang w:val="en-US" w:eastAsia="zh-CN"/>
        </w:rPr>
        <w:t>非专门面向中小企业采购的项目，应执行价格扣除比例：</w:t>
      </w:r>
      <w:r>
        <w:rPr>
          <w:rFonts w:hint="eastAsia"/>
          <w:lang w:val="en-US" w:eastAsia="zh-CN"/>
        </w:rPr>
        <w:t>供应商</w:t>
      </w:r>
      <w:r>
        <w:rPr>
          <w:rFonts w:hint="eastAsia"/>
        </w:rPr>
        <w:t>提供的服务全部由优惠主体承接，则对其投标总价给予</w:t>
      </w:r>
      <w:r>
        <w:rPr>
          <w:color w:val="FF0000"/>
          <w:u w:val="single"/>
        </w:rPr>
        <w:t xml:space="preserve">  </w:t>
      </w:r>
      <w:r>
        <w:rPr>
          <w:rFonts w:hint="eastAsia"/>
          <w:color w:val="FF0000"/>
          <w:u w:val="single"/>
          <w:lang w:val="en-US" w:eastAsia="zh-CN"/>
        </w:rPr>
        <w:t>/</w:t>
      </w:r>
      <w:r>
        <w:rPr>
          <w:color w:val="FF0000"/>
          <w:u w:val="single"/>
        </w:rPr>
        <w:t xml:space="preserve"> %</w:t>
      </w:r>
      <w:r>
        <w:rPr>
          <w:rFonts w:hint="eastAsia" w:eastAsia="宋体"/>
          <w:color w:val="000000"/>
          <w:u w:val="none"/>
          <w:lang w:eastAsia="zh-CN"/>
        </w:rPr>
        <w:t>（</w:t>
      </w:r>
      <w:r>
        <w:rPr>
          <w:rFonts w:hint="eastAsia" w:ascii="Times New Roman" w:eastAsia="宋体"/>
          <w:color w:val="000000"/>
          <w:u w:val="none"/>
          <w:lang w:val="en-US" w:eastAsia="zh-CN"/>
        </w:rPr>
        <w:t>10%~20%</w:t>
      </w:r>
      <w:r>
        <w:rPr>
          <w:rFonts w:hint="eastAsia" w:eastAsia="宋体"/>
          <w:color w:val="000000"/>
          <w:u w:val="none"/>
          <w:lang w:eastAsia="zh-CN"/>
        </w:rPr>
        <w:t>）</w:t>
      </w:r>
      <w:r>
        <w:rPr>
          <w:rFonts w:hint="eastAsia"/>
        </w:rPr>
        <w:t>的扣除，用扣除后的价格参与评审。满足多项优惠政策的企业，不重复享受多项价格扣除政策。</w:t>
      </w:r>
    </w:p>
    <w:p w14:paraId="6E53A40A">
      <w:pPr>
        <w:ind w:firstLine="420" w:firstLineChars="200"/>
        <w:rPr>
          <w:rFonts w:hint="eastAsia"/>
        </w:rPr>
      </w:pPr>
      <w:r>
        <w:rPr>
          <w:rFonts w:hint="eastAsia"/>
        </w:rPr>
        <w:t>备注：（a）</w:t>
      </w:r>
      <w:r>
        <w:rPr>
          <w:rFonts w:hint="eastAsia" w:ascii="Times New Roman" w:eastAsia="宋体"/>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优惠主体承接是指提供服务的人员为中小企业依照《中华人民共和国劳动合同法》订立劳动合同的从业人员。</w:t>
      </w:r>
    </w:p>
    <w:p w14:paraId="438A4F5A">
      <w:pPr>
        <w:numPr>
          <w:ilvl w:val="0"/>
          <w:numId w:val="8"/>
        </w:numPr>
        <w:ind w:firstLine="420" w:firstLineChars="200"/>
        <w:rPr>
          <w:rFonts w:hint="eastAsia"/>
          <w:sz w:val="21"/>
          <w:szCs w:val="21"/>
        </w:rPr>
      </w:pPr>
      <w:r>
        <w:rPr>
          <w:rFonts w:ascii="宋体" w:hAnsi="宋体" w:eastAsia="宋体" w:cs="宋体"/>
          <w:sz w:val="21"/>
          <w:szCs w:val="21"/>
        </w:rPr>
        <w:t>中小企业参加政府采购活动，应当按照国务院批准的《中小企业划型标准规定》（工信部联企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ascii="宋体" w:hAnsi="宋体" w:eastAsia="宋体" w:cs="宋体"/>
          <w:b/>
          <w:bCs/>
          <w:color w:val="FF0000"/>
          <w:sz w:val="21"/>
          <w:szCs w:val="21"/>
        </w:rPr>
        <w:t>《中小企业声明函》中相关企业</w:t>
      </w:r>
      <w:r>
        <w:rPr>
          <w:rFonts w:hint="eastAsia" w:ascii="宋体" w:hAnsi="宋体" w:cs="宋体"/>
          <w:b/>
          <w:bCs/>
          <w:color w:val="FF0000"/>
          <w:sz w:val="21"/>
          <w:szCs w:val="21"/>
          <w:lang w:eastAsia="zh-CN"/>
        </w:rPr>
        <w:t>（服务承接商）</w:t>
      </w:r>
      <w:r>
        <w:rPr>
          <w:rFonts w:ascii="宋体" w:hAnsi="宋体" w:eastAsia="宋体" w:cs="宋体"/>
          <w:b/>
          <w:bCs/>
          <w:color w:val="FF0000"/>
          <w:sz w:val="21"/>
          <w:szCs w:val="21"/>
        </w:rPr>
        <w:t>所属行业应当与采购标的所属行业相一致</w:t>
      </w:r>
      <w:r>
        <w:rPr>
          <w:rFonts w:hint="eastAsia" w:eastAsia="宋体"/>
          <w:b/>
          <w:bCs/>
          <w:color w:val="FF0000"/>
          <w:lang w:eastAsia="zh-CN"/>
        </w:rPr>
        <w:t>，</w:t>
      </w:r>
      <w:r>
        <w:rPr>
          <w:rFonts w:hint="eastAsia"/>
          <w:b/>
          <w:bCs/>
          <w:color w:val="FF0000"/>
        </w:rPr>
        <w:t>标的所属行业</w:t>
      </w:r>
      <w:r>
        <w:rPr>
          <w:rFonts w:hint="eastAsia" w:ascii="Times New Roman" w:eastAsia="宋体"/>
          <w:b/>
          <w:bCs/>
          <w:color w:val="FF0000"/>
          <w:lang w:val="en-US" w:eastAsia="zh-CN"/>
        </w:rPr>
        <w:t>以招标文件第一册第三章用户需求书“</w:t>
      </w:r>
      <w:r>
        <w:rPr>
          <w:rFonts w:hint="eastAsia"/>
          <w:b/>
          <w:bCs/>
          <w:color w:val="FF0000"/>
          <w:lang w:val="en-US" w:eastAsia="zh-CN"/>
        </w:rPr>
        <w:t>服务需求</w:t>
      </w:r>
      <w:r>
        <w:rPr>
          <w:rFonts w:hint="eastAsia" w:ascii="Times New Roman" w:eastAsia="宋体"/>
          <w:b/>
          <w:bCs/>
          <w:color w:val="FF0000"/>
          <w:lang w:val="en-US" w:eastAsia="zh-CN"/>
        </w:rPr>
        <w:t>明细”的“标的所属行业”一栏为准</w:t>
      </w:r>
      <w:r>
        <w:rPr>
          <w:rFonts w:ascii="宋体" w:hAnsi="宋体" w:eastAsia="宋体" w:cs="宋体"/>
          <w:b/>
          <w:bCs/>
          <w:color w:val="FF0000"/>
          <w:sz w:val="21"/>
          <w:szCs w:val="21"/>
        </w:rPr>
        <w:t>。</w:t>
      </w:r>
    </w:p>
    <w:p w14:paraId="000C4C73">
      <w:pPr>
        <w:numPr>
          <w:ilvl w:val="0"/>
          <w:numId w:val="8"/>
        </w:numPr>
        <w:ind w:firstLine="420" w:firstLineChars="200"/>
      </w:pPr>
      <w:r>
        <w:rPr>
          <w:rFonts w:hint="eastAsia"/>
          <w:sz w:val="21"/>
          <w:szCs w:val="21"/>
        </w:rPr>
        <w:t>小型企业、微</w:t>
      </w:r>
      <w:r>
        <w:rPr>
          <w:rFonts w:hint="eastAsia"/>
        </w:rPr>
        <w:t>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介绍”章节提供的格式）。</w:t>
      </w:r>
    </w:p>
    <w:p w14:paraId="6E9CAE58">
      <w:pPr>
        <w:numPr>
          <w:ilvl w:val="0"/>
          <w:numId w:val="8"/>
        </w:numPr>
        <w:ind w:left="0" w:leftChars="0" w:firstLine="420" w:firstLineChars="200"/>
      </w:pPr>
      <w:r>
        <w:rPr>
          <w:rFonts w:hint="eastAsia"/>
        </w:rPr>
        <w:t>享受价格扣除获得政府采购合同的，小微企业不得将合同分包给大中型企业。</w:t>
      </w:r>
    </w:p>
    <w:p w14:paraId="621BAFF7">
      <w:pPr>
        <w:ind w:firstLine="422" w:firstLineChars="200"/>
      </w:pPr>
      <w:r>
        <w:rPr>
          <w:rFonts w:hint="eastAsia"/>
          <w:b/>
          <w:bCs/>
          <w:lang w:val="en-US" w:eastAsia="zh-CN"/>
        </w:rPr>
        <w:t>2</w:t>
      </w:r>
      <w:r>
        <w:rPr>
          <w:rFonts w:hint="eastAsia"/>
          <w:b/>
          <w:bCs/>
        </w:rPr>
        <w:t>、</w:t>
      </w:r>
      <w:r>
        <w:rPr>
          <w:rFonts w:hint="eastAsia" w:ascii="宋体" w:hAnsi="宋体" w:cs="宋体"/>
          <w:b/>
          <w:bCs/>
        </w:rPr>
        <w:t>关于政府采购订单融资政策</w:t>
      </w:r>
    </w:p>
    <w:p w14:paraId="2E27F3D6">
      <w:pPr>
        <w:keepNext w:val="0"/>
        <w:keepLines w:val="0"/>
        <w:pageBreakBefore w:val="0"/>
        <w:widowControl w:val="0"/>
        <w:kinsoku/>
        <w:wordWrap w:val="0"/>
        <w:overflowPunct/>
        <w:topLinePunct w:val="0"/>
        <w:autoSpaceDE/>
        <w:autoSpaceDN/>
        <w:bidi w:val="0"/>
        <w:adjustRightInd/>
        <w:snapToGrid/>
        <w:ind w:firstLine="420" w:firstLineChars="200"/>
        <w:textAlignment w:val="auto"/>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14:paraId="2F43D670">
      <w:pPr>
        <w:ind w:firstLine="422" w:firstLineChars="200"/>
        <w:rPr>
          <w:rFonts w:hint="eastAsia"/>
          <w:b/>
          <w:bCs/>
          <w:lang w:val="en-US" w:eastAsia="zh-CN"/>
        </w:rPr>
      </w:pPr>
      <w:r>
        <w:rPr>
          <w:rFonts w:hint="eastAsia"/>
          <w:b/>
          <w:bCs/>
          <w:lang w:val="en-US" w:eastAsia="zh-CN"/>
        </w:rPr>
        <w:t>3</w:t>
      </w:r>
      <w:r>
        <w:rPr>
          <w:rFonts w:hint="eastAsia" w:ascii="Times New Roman" w:eastAsia="宋体"/>
          <w:b/>
          <w:bCs/>
          <w:lang w:val="en-US" w:eastAsia="zh-CN"/>
        </w:rPr>
        <w:t>、本项目不向中标（成交）供应商收取代理服务费。</w:t>
      </w:r>
    </w:p>
    <w:p w14:paraId="5CF7F877">
      <w:pPr>
        <w:ind w:firstLine="422" w:firstLineChars="200"/>
        <w:rPr>
          <w:rFonts w:hint="eastAsia" w:eastAsia="宋体"/>
          <w:b/>
          <w:bCs/>
          <w:lang w:val="en-US" w:eastAsia="zh-CN"/>
        </w:rPr>
      </w:pPr>
      <w:r>
        <w:rPr>
          <w:rFonts w:hint="eastAsia" w:eastAsia="宋体"/>
          <w:b/>
          <w:bCs/>
          <w:lang w:val="en-US" w:eastAsia="zh-CN"/>
        </w:rPr>
        <w:t>4、其他说明</w:t>
      </w:r>
    </w:p>
    <w:p w14:paraId="7CB38FB5">
      <w:pPr>
        <w:wordWrap w:val="0"/>
        <w:spacing w:after="0" w:line="240" w:lineRule="auto"/>
        <w:ind w:firstLine="420" w:firstLineChars="200"/>
        <w:rPr>
          <w:rFonts w:ascii="Times New Roman" w:hAnsi="Times New Roman" w:eastAsia="宋体" w:cs="Times New Roman"/>
          <w:highlight w:val="none"/>
        </w:rPr>
      </w:pPr>
      <w:r>
        <w:rPr>
          <w:rFonts w:ascii="Times New Roman" w:hAnsi="Times New Roman" w:eastAsia="宋体" w:cs="Times New Roman"/>
          <w:highlight w:val="none"/>
        </w:rP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14:paraId="375A9550">
      <w:pPr>
        <w:wordWrap w:val="0"/>
        <w:spacing w:after="0" w:line="240" w:lineRule="auto"/>
        <w:ind w:firstLine="422" w:firstLineChars="200"/>
        <w:rPr>
          <w:rFonts w:ascii="Times New Roman" w:hAnsi="Times New Roman" w:eastAsia="宋体" w:cs="Times New Roman"/>
          <w:b/>
          <w:bCs/>
          <w:highlight w:val="none"/>
        </w:rPr>
      </w:pPr>
      <w:r>
        <w:rPr>
          <w:rFonts w:ascii="Times New Roman" w:hAnsi="Times New Roman" w:eastAsia="宋体" w:cs="Times New Roman"/>
          <w:b/>
          <w:bCs/>
          <w:highlight w:val="none"/>
        </w:rPr>
        <w:t>重要提示：</w:t>
      </w:r>
    </w:p>
    <w:p w14:paraId="775BFC91">
      <w:pPr>
        <w:wordWrap w:val="0"/>
        <w:spacing w:after="0" w:line="240" w:lineRule="auto"/>
        <w:ind w:firstLine="420" w:firstLineChars="200"/>
        <w:rPr>
          <w:rFonts w:ascii="Times New Roman" w:hAnsi="Times New Roman" w:eastAsia="宋体" w:cs="Times New Roman"/>
          <w:highlight w:val="none"/>
        </w:rPr>
      </w:pPr>
      <w:r>
        <w:rPr>
          <w:rFonts w:ascii="Times New Roman" w:hAnsi="Times New Roman" w:eastAsia="宋体" w:cs="Times New Roman"/>
          <w:highlight w:val="none"/>
        </w:rPr>
        <w:t>1</w:t>
      </w:r>
      <w:r>
        <w:rPr>
          <w:rFonts w:hint="eastAsia" w:ascii="Times New Roman" w:hAnsi="Times New Roman" w:eastAsia="宋体" w:cs="Times New Roman"/>
          <w:highlight w:val="none"/>
          <w:lang w:eastAsia="zh-CN"/>
        </w:rPr>
        <w:t>.</w:t>
      </w:r>
      <w:r>
        <w:rPr>
          <w:rFonts w:ascii="Times New Roman" w:hAnsi="Times New Roman" w:eastAsia="宋体" w:cs="Times New Roman"/>
          <w:highlight w:val="none"/>
        </w:rP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14:paraId="016C5F9A">
      <w:pPr>
        <w:wordWrap w:val="0"/>
        <w:spacing w:after="0" w:line="240" w:lineRule="auto"/>
        <w:ind w:firstLine="420" w:firstLineChars="200"/>
        <w:rPr>
          <w:rFonts w:ascii="Times New Roman" w:hAnsi="Times New Roman" w:eastAsia="宋体" w:cs="Times New Roman"/>
          <w:highlight w:val="none"/>
        </w:rPr>
      </w:pPr>
      <w:r>
        <w:rPr>
          <w:rFonts w:ascii="Times New Roman" w:hAnsi="Times New Roman" w:eastAsia="宋体" w:cs="Times New Roman"/>
          <w:highlight w:val="none"/>
        </w:rPr>
        <w:t>2</w:t>
      </w:r>
      <w:r>
        <w:rPr>
          <w:rFonts w:hint="eastAsia" w:ascii="Times New Roman" w:hAnsi="Times New Roman" w:eastAsia="宋体" w:cs="Times New Roman"/>
          <w:highlight w:val="none"/>
          <w:lang w:eastAsia="zh-CN"/>
        </w:rPr>
        <w:t>.</w:t>
      </w:r>
      <w:r>
        <w:rPr>
          <w:rFonts w:ascii="Times New Roman" w:hAnsi="Times New Roman" w:eastAsia="宋体" w:cs="Times New Roman"/>
          <w:highlight w:val="none"/>
        </w:rP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14:paraId="1DCC3612">
      <w:pPr>
        <w:ind w:firstLine="420" w:firstLineChars="200"/>
        <w:rPr>
          <w:rFonts w:ascii="Times New Roman" w:hAnsi="Times New Roman" w:eastAsia="宋体" w:cs="Times New Roman"/>
          <w:highlight w:val="none"/>
        </w:rPr>
      </w:pPr>
      <w:r>
        <w:t>3.已办理数字证书（电子密钥）的用户，可以继续使用数字证书完成投标活动。未申请电子营业执照或无法通过电子营业执照完成投标文件制作和加解密的用户，必须使用电子密钥进行投标文件制作和加解密，咨询电话</w:t>
      </w:r>
      <w:r>
        <w:rPr>
          <w:rFonts w:hint="eastAsia"/>
        </w:rPr>
        <w:t>0755-83948165，020-89524338</w:t>
      </w:r>
      <w:r>
        <w:t>（CA办理指引详见链接https://szggzy.com/calock/caLock.html）。</w:t>
      </w:r>
    </w:p>
    <w:p w14:paraId="42921C35">
      <w:pPr>
        <w:pStyle w:val="5"/>
        <w:rPr>
          <w:sz w:val="28"/>
          <w:szCs w:val="28"/>
        </w:rPr>
      </w:pPr>
      <w:bookmarkStart w:id="29" w:name="_Toc128884461"/>
      <w:r>
        <w:rPr>
          <w:rFonts w:hint="eastAsia"/>
          <w:sz w:val="28"/>
          <w:szCs w:val="28"/>
        </w:rPr>
        <w:t>第三章 用户需求书</w:t>
      </w:r>
    </w:p>
    <w:p w14:paraId="7425E553">
      <w:pPr>
        <w:pStyle w:val="5"/>
        <w:spacing w:before="120" w:beforeLines="50" w:after="120" w:afterLines="50"/>
        <w:rPr>
          <w:szCs w:val="24"/>
        </w:rPr>
      </w:pPr>
      <w:r>
        <w:rPr>
          <w:rFonts w:hint="eastAsia"/>
          <w:szCs w:val="24"/>
        </w:rPr>
        <w:t>一、项目基本信息</w:t>
      </w:r>
    </w:p>
    <w:p w14:paraId="526A0295">
      <w:pPr>
        <w:rPr>
          <w:rFonts w:ascii="宋体" w:hAnsi="宋体"/>
          <w:b/>
          <w:color w:val="FF0000"/>
          <w:szCs w:val="21"/>
        </w:rPr>
      </w:pPr>
    </w:p>
    <w:tbl>
      <w:tblPr>
        <w:tblStyle w:val="43"/>
        <w:tblpPr w:leftFromText="180" w:rightFromText="180" w:vertAnchor="text" w:horzAnchor="margin" w:tblpY="173"/>
        <w:tblW w:w="87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3"/>
        <w:gridCol w:w="2478"/>
        <w:gridCol w:w="2764"/>
        <w:gridCol w:w="3118"/>
      </w:tblGrid>
      <w:tr w14:paraId="56BC0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413" w:type="dxa"/>
            <w:vAlign w:val="center"/>
          </w:tcPr>
          <w:p w14:paraId="2341E271">
            <w:pPr>
              <w:jc w:val="center"/>
              <w:rPr>
                <w:bCs/>
                <w:szCs w:val="21"/>
              </w:rPr>
            </w:pPr>
            <w:r>
              <w:rPr>
                <w:rFonts w:hint="eastAsia"/>
                <w:bCs/>
                <w:szCs w:val="21"/>
              </w:rPr>
              <w:t>序号</w:t>
            </w:r>
          </w:p>
        </w:tc>
        <w:tc>
          <w:tcPr>
            <w:tcW w:w="2478" w:type="dxa"/>
            <w:vAlign w:val="center"/>
          </w:tcPr>
          <w:p w14:paraId="7A907B1B">
            <w:pPr>
              <w:jc w:val="center"/>
              <w:rPr>
                <w:bCs/>
                <w:szCs w:val="21"/>
              </w:rPr>
            </w:pPr>
            <w:r>
              <w:rPr>
                <w:rFonts w:hint="eastAsia"/>
                <w:szCs w:val="21"/>
              </w:rPr>
              <w:t>采购计划编号</w:t>
            </w:r>
          </w:p>
        </w:tc>
        <w:tc>
          <w:tcPr>
            <w:tcW w:w="2764" w:type="dxa"/>
            <w:vAlign w:val="center"/>
          </w:tcPr>
          <w:p w14:paraId="3F149B1D">
            <w:pPr>
              <w:jc w:val="center"/>
              <w:rPr>
                <w:bCs/>
                <w:szCs w:val="21"/>
              </w:rPr>
            </w:pPr>
            <w:r>
              <w:rPr>
                <w:rFonts w:hint="eastAsia"/>
                <w:bCs/>
                <w:szCs w:val="21"/>
              </w:rPr>
              <w:t>采购项目名称</w:t>
            </w:r>
          </w:p>
        </w:tc>
        <w:tc>
          <w:tcPr>
            <w:tcW w:w="3118" w:type="dxa"/>
            <w:vAlign w:val="center"/>
          </w:tcPr>
          <w:p w14:paraId="167D004F">
            <w:pPr>
              <w:jc w:val="center"/>
              <w:rPr>
                <w:rFonts w:hint="eastAsia"/>
                <w:b/>
                <w:bCs/>
                <w:color w:val="FF0000"/>
                <w:szCs w:val="21"/>
                <w:lang w:val="en-US" w:eastAsia="zh-CN"/>
              </w:rPr>
            </w:pPr>
            <w:r>
              <w:rPr>
                <w:rFonts w:hint="eastAsia"/>
                <w:b/>
                <w:bCs/>
                <w:color w:val="FF0000"/>
                <w:szCs w:val="21"/>
              </w:rPr>
              <w:t>预算</w:t>
            </w:r>
            <w:r>
              <w:rPr>
                <w:rFonts w:hint="eastAsia"/>
                <w:b/>
                <w:bCs/>
                <w:color w:val="FF0000"/>
                <w:szCs w:val="21"/>
                <w:lang w:val="en-US" w:eastAsia="zh-CN"/>
              </w:rPr>
              <w:t>金额</w:t>
            </w:r>
          </w:p>
          <w:p w14:paraId="10A67C16">
            <w:pPr>
              <w:jc w:val="center"/>
              <w:rPr>
                <w:b/>
                <w:bCs/>
                <w:color w:val="FF0000"/>
                <w:szCs w:val="21"/>
              </w:rPr>
            </w:pPr>
            <w:r>
              <w:rPr>
                <w:rFonts w:hint="eastAsia"/>
                <w:b/>
                <w:bCs/>
                <w:color w:val="FF0000"/>
                <w:szCs w:val="21"/>
              </w:rPr>
              <w:t>（元）</w:t>
            </w:r>
          </w:p>
        </w:tc>
      </w:tr>
      <w:tr w14:paraId="005C2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413" w:type="dxa"/>
            <w:vAlign w:val="center"/>
          </w:tcPr>
          <w:p w14:paraId="4A4426FF">
            <w:pPr>
              <w:jc w:val="center"/>
              <w:rPr>
                <w:bCs/>
                <w:color w:val="FF0000"/>
                <w:szCs w:val="21"/>
              </w:rPr>
            </w:pPr>
            <w:r>
              <w:rPr>
                <w:rFonts w:hint="eastAsia"/>
                <w:bCs/>
                <w:color w:val="FF0000"/>
                <w:szCs w:val="21"/>
              </w:rPr>
              <w:t>1</w:t>
            </w:r>
          </w:p>
        </w:tc>
        <w:tc>
          <w:tcPr>
            <w:tcW w:w="2478" w:type="dxa"/>
            <w:vAlign w:val="center"/>
          </w:tcPr>
          <w:p w14:paraId="1EA6D896">
            <w:pPr>
              <w:jc w:val="center"/>
              <w:rPr>
                <w:bCs/>
                <w:color w:val="FF0000"/>
                <w:szCs w:val="21"/>
                <w:highlight w:val="none"/>
              </w:rPr>
            </w:pPr>
            <w:r>
              <w:rPr>
                <w:rFonts w:hint="eastAsia"/>
                <w:bCs/>
                <w:color w:val="FF0000"/>
                <w:szCs w:val="21"/>
                <w:highlight w:val="none"/>
              </w:rPr>
              <w:t>PLAN-2025-440306000-112044-08676</w:t>
            </w:r>
          </w:p>
        </w:tc>
        <w:tc>
          <w:tcPr>
            <w:tcW w:w="2764" w:type="dxa"/>
            <w:vMerge w:val="restart"/>
            <w:vAlign w:val="center"/>
          </w:tcPr>
          <w:p w14:paraId="1D85181A">
            <w:pPr>
              <w:jc w:val="center"/>
              <w:rPr>
                <w:b/>
                <w:bCs/>
                <w:color w:val="FF0000"/>
                <w:szCs w:val="21"/>
                <w:highlight w:val="none"/>
              </w:rPr>
            </w:pPr>
            <w:r>
              <w:rPr>
                <w:rFonts w:hint="eastAsia" w:ascii="宋体" w:hAnsi="宋体"/>
                <w:b w:val="0"/>
                <w:bCs w:val="0"/>
                <w:sz w:val="24"/>
                <w:szCs w:val="24"/>
                <w:highlight w:val="none"/>
              </w:rPr>
              <w:t>深圳市宝安区西湾小学蘅芳校区物业管理服务</w:t>
            </w:r>
          </w:p>
        </w:tc>
        <w:tc>
          <w:tcPr>
            <w:tcW w:w="3118" w:type="dxa"/>
            <w:vAlign w:val="center"/>
          </w:tcPr>
          <w:p w14:paraId="67259A21">
            <w:pPr>
              <w:jc w:val="center"/>
              <w:rPr>
                <w:bCs/>
                <w:color w:val="FF0000"/>
                <w:szCs w:val="21"/>
                <w:highlight w:val="none"/>
              </w:rPr>
            </w:pPr>
            <w:r>
              <w:rPr>
                <w:rFonts w:hint="eastAsia"/>
                <w:bCs/>
                <w:color w:val="FF0000"/>
                <w:szCs w:val="21"/>
                <w:highlight w:val="none"/>
              </w:rPr>
              <w:t>866100.00</w:t>
            </w:r>
          </w:p>
        </w:tc>
      </w:tr>
      <w:tr w14:paraId="2BFC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413" w:type="dxa"/>
            <w:vAlign w:val="center"/>
          </w:tcPr>
          <w:p w14:paraId="044A789B">
            <w:pPr>
              <w:jc w:val="center"/>
              <w:rPr>
                <w:bCs/>
                <w:color w:val="FF0000"/>
                <w:szCs w:val="21"/>
              </w:rPr>
            </w:pPr>
            <w:r>
              <w:rPr>
                <w:rFonts w:hint="eastAsia"/>
                <w:bCs/>
                <w:color w:val="FF0000"/>
                <w:szCs w:val="21"/>
              </w:rPr>
              <w:t>2</w:t>
            </w:r>
          </w:p>
        </w:tc>
        <w:tc>
          <w:tcPr>
            <w:tcW w:w="2478" w:type="dxa"/>
            <w:vAlign w:val="center"/>
          </w:tcPr>
          <w:p w14:paraId="52D9FE72">
            <w:pPr>
              <w:jc w:val="center"/>
              <w:rPr>
                <w:bCs/>
                <w:color w:val="FF0000"/>
                <w:szCs w:val="21"/>
                <w:highlight w:val="none"/>
              </w:rPr>
            </w:pPr>
            <w:r>
              <w:rPr>
                <w:rFonts w:hint="eastAsia"/>
                <w:bCs/>
                <w:color w:val="FF0000"/>
                <w:szCs w:val="21"/>
                <w:highlight w:val="none"/>
              </w:rPr>
              <w:t xml:space="preserve">PLAN-2025-440306000-112044-08675 </w:t>
            </w:r>
          </w:p>
        </w:tc>
        <w:tc>
          <w:tcPr>
            <w:tcW w:w="2764" w:type="dxa"/>
            <w:vMerge w:val="continue"/>
            <w:vAlign w:val="center"/>
          </w:tcPr>
          <w:p w14:paraId="36AA9E51">
            <w:pPr>
              <w:jc w:val="center"/>
              <w:rPr>
                <w:b/>
                <w:bCs/>
                <w:color w:val="FF0000"/>
                <w:szCs w:val="21"/>
                <w:highlight w:val="none"/>
              </w:rPr>
            </w:pPr>
          </w:p>
        </w:tc>
        <w:tc>
          <w:tcPr>
            <w:tcW w:w="3118" w:type="dxa"/>
            <w:vAlign w:val="center"/>
          </w:tcPr>
          <w:p w14:paraId="6633D582">
            <w:pPr>
              <w:jc w:val="center"/>
              <w:rPr>
                <w:bCs/>
                <w:color w:val="FF0000"/>
                <w:szCs w:val="21"/>
                <w:highlight w:val="none"/>
              </w:rPr>
            </w:pPr>
            <w:r>
              <w:rPr>
                <w:rFonts w:hint="eastAsia"/>
                <w:bCs/>
                <w:color w:val="FF0000"/>
                <w:szCs w:val="21"/>
                <w:highlight w:val="none"/>
              </w:rPr>
              <w:t>186300.00</w:t>
            </w:r>
          </w:p>
        </w:tc>
      </w:tr>
      <w:tr w14:paraId="497D1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5655" w:type="dxa"/>
            <w:gridSpan w:val="3"/>
            <w:vAlign w:val="center"/>
          </w:tcPr>
          <w:p w14:paraId="367AB904">
            <w:pPr>
              <w:jc w:val="center"/>
              <w:rPr>
                <w:rFonts w:ascii="Times New Roman" w:hAnsi="Times New Roman" w:eastAsia="宋体" w:cs="Times New Roman"/>
                <w:b/>
                <w:bCs/>
                <w:color w:val="FF0000"/>
                <w:kern w:val="2"/>
                <w:sz w:val="21"/>
                <w:szCs w:val="21"/>
                <w:lang w:val="en-US" w:eastAsia="zh-CN" w:bidi="ar-SA"/>
              </w:rPr>
            </w:pPr>
            <w:r>
              <w:rPr>
                <w:b/>
                <w:bCs/>
                <w:color w:val="FF0000"/>
                <w:szCs w:val="21"/>
              </w:rPr>
              <w:t>合计</w:t>
            </w:r>
          </w:p>
        </w:tc>
        <w:tc>
          <w:tcPr>
            <w:tcW w:w="3118" w:type="dxa"/>
            <w:vAlign w:val="center"/>
          </w:tcPr>
          <w:p w14:paraId="1A6D1B61">
            <w:pPr>
              <w:jc w:val="center"/>
              <w:rPr>
                <w:rFonts w:hint="default" w:ascii="Times New Roman" w:hAnsi="Times New Roman" w:eastAsia="宋体" w:cs="Times New Roman"/>
                <w:bCs/>
                <w:color w:val="FF0000"/>
                <w:kern w:val="2"/>
                <w:sz w:val="21"/>
                <w:szCs w:val="21"/>
                <w:lang w:val="en-US" w:eastAsia="zh-CN" w:bidi="ar-SA"/>
              </w:rPr>
            </w:pPr>
            <w:r>
              <w:rPr>
                <w:rFonts w:hint="eastAsia" w:ascii="Times New Roman" w:hAnsi="Times New Roman" w:eastAsia="宋体" w:cs="Times New Roman"/>
                <w:bCs/>
                <w:color w:val="FF0000"/>
                <w:kern w:val="2"/>
                <w:sz w:val="21"/>
                <w:szCs w:val="21"/>
                <w:lang w:val="en-US" w:eastAsia="zh-CN" w:bidi="ar-SA"/>
              </w:rPr>
              <w:t>1052400</w:t>
            </w:r>
            <w:r>
              <w:rPr>
                <w:rFonts w:hint="eastAsia" w:cs="Times New Roman"/>
                <w:bCs/>
                <w:color w:val="FF0000"/>
                <w:kern w:val="2"/>
                <w:sz w:val="21"/>
                <w:szCs w:val="21"/>
                <w:lang w:val="en-US" w:eastAsia="zh-CN" w:bidi="ar-SA"/>
              </w:rPr>
              <w:t>.00</w:t>
            </w:r>
          </w:p>
        </w:tc>
      </w:tr>
    </w:tbl>
    <w:p w14:paraId="4DE569F4">
      <w:pPr>
        <w:rPr>
          <w:rFonts w:ascii="宋体" w:hAnsi="宋体"/>
          <w:b/>
          <w:color w:val="FF0000"/>
          <w:szCs w:val="21"/>
        </w:rPr>
      </w:pPr>
    </w:p>
    <w:p w14:paraId="616086E8">
      <w:pPr>
        <w:pStyle w:val="5"/>
        <w:spacing w:before="120" w:beforeLines="50" w:after="120" w:afterLines="50"/>
        <w:rPr>
          <w:szCs w:val="24"/>
        </w:rPr>
      </w:pPr>
      <w:r>
        <w:rPr>
          <w:rFonts w:hint="eastAsia"/>
          <w:szCs w:val="24"/>
          <w:lang w:val="en-US" w:eastAsia="zh-CN"/>
        </w:rPr>
        <w:t>二</w:t>
      </w:r>
      <w:r>
        <w:rPr>
          <w:rFonts w:hint="eastAsia"/>
          <w:szCs w:val="24"/>
        </w:rPr>
        <w:t>、</w:t>
      </w:r>
      <w:bookmarkStart w:id="30" w:name="_Hlk72073432"/>
      <w:r>
        <w:rPr>
          <w:rFonts w:hint="eastAsia"/>
          <w:szCs w:val="24"/>
        </w:rPr>
        <w:t>服务需求明细</w:t>
      </w:r>
      <w:bookmarkEnd w:id="30"/>
    </w:p>
    <w:tbl>
      <w:tblPr>
        <w:tblStyle w:val="43"/>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3557"/>
        <w:gridCol w:w="1780"/>
        <w:gridCol w:w="498"/>
        <w:gridCol w:w="426"/>
        <w:gridCol w:w="994"/>
        <w:gridCol w:w="843"/>
      </w:tblGrid>
      <w:tr w14:paraId="276AF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251" w:type="pct"/>
            <w:vAlign w:val="center"/>
          </w:tcPr>
          <w:p w14:paraId="788080B4">
            <w:pPr>
              <w:jc w:val="center"/>
              <w:rPr>
                <w:bCs/>
                <w:szCs w:val="21"/>
              </w:rPr>
            </w:pPr>
            <w:r>
              <w:rPr>
                <w:rFonts w:hint="eastAsia"/>
                <w:bCs/>
                <w:szCs w:val="21"/>
              </w:rPr>
              <w:t>序号</w:t>
            </w:r>
          </w:p>
        </w:tc>
        <w:tc>
          <w:tcPr>
            <w:tcW w:w="674" w:type="pct"/>
            <w:vAlign w:val="center"/>
          </w:tcPr>
          <w:p w14:paraId="373D1147">
            <w:pPr>
              <w:jc w:val="center"/>
              <w:rPr>
                <w:bCs/>
                <w:szCs w:val="21"/>
              </w:rPr>
            </w:pPr>
            <w:r>
              <w:rPr>
                <w:rFonts w:hint="eastAsia"/>
                <w:szCs w:val="21"/>
              </w:rPr>
              <w:t>采购计划编号</w:t>
            </w:r>
          </w:p>
        </w:tc>
        <w:tc>
          <w:tcPr>
            <w:tcW w:w="1513" w:type="pct"/>
            <w:vAlign w:val="center"/>
          </w:tcPr>
          <w:p w14:paraId="454DA1F8">
            <w:pPr>
              <w:jc w:val="center"/>
              <w:rPr>
                <w:bCs/>
                <w:szCs w:val="21"/>
              </w:rPr>
            </w:pPr>
            <w:r>
              <w:rPr>
                <w:rFonts w:hint="eastAsia"/>
                <w:bCs/>
                <w:szCs w:val="21"/>
              </w:rPr>
              <w:t>服务需求名称（标的名称）</w:t>
            </w:r>
          </w:p>
        </w:tc>
        <w:tc>
          <w:tcPr>
            <w:tcW w:w="527" w:type="pct"/>
            <w:vAlign w:val="center"/>
          </w:tcPr>
          <w:p w14:paraId="4C37243B">
            <w:pPr>
              <w:jc w:val="center"/>
              <w:rPr>
                <w:bCs/>
                <w:szCs w:val="21"/>
              </w:rPr>
            </w:pPr>
            <w:r>
              <w:rPr>
                <w:rFonts w:hint="eastAsia"/>
                <w:bCs/>
                <w:szCs w:val="21"/>
              </w:rPr>
              <w:t>数量</w:t>
            </w:r>
          </w:p>
        </w:tc>
        <w:tc>
          <w:tcPr>
            <w:tcW w:w="481" w:type="pct"/>
            <w:vAlign w:val="center"/>
          </w:tcPr>
          <w:p w14:paraId="092E0E59">
            <w:pPr>
              <w:jc w:val="center"/>
              <w:rPr>
                <w:bCs/>
                <w:szCs w:val="21"/>
              </w:rPr>
            </w:pPr>
            <w:r>
              <w:rPr>
                <w:rFonts w:hint="eastAsia"/>
                <w:bCs/>
                <w:szCs w:val="21"/>
              </w:rPr>
              <w:t>单位</w:t>
            </w:r>
          </w:p>
        </w:tc>
        <w:tc>
          <w:tcPr>
            <w:tcW w:w="821" w:type="pct"/>
            <w:vAlign w:val="center"/>
          </w:tcPr>
          <w:p w14:paraId="569043E9">
            <w:pPr>
              <w:jc w:val="center"/>
              <w:rPr>
                <w:rFonts w:hint="eastAsia"/>
                <w:bCs/>
                <w:szCs w:val="21"/>
              </w:rPr>
            </w:pPr>
            <w:r>
              <w:rPr>
                <w:rFonts w:hint="eastAsia" w:ascii="Times New Roman" w:eastAsia="宋体"/>
                <w:b/>
                <w:bCs/>
                <w:color w:val="FF0000"/>
                <w:szCs w:val="21"/>
                <w:lang w:val="en-US" w:eastAsia="zh-CN"/>
              </w:rPr>
              <w:t>是否专门面向中小企业</w:t>
            </w:r>
          </w:p>
        </w:tc>
        <w:tc>
          <w:tcPr>
            <w:tcW w:w="729" w:type="pct"/>
            <w:vAlign w:val="center"/>
          </w:tcPr>
          <w:p w14:paraId="7C9569CA">
            <w:pPr>
              <w:jc w:val="center"/>
              <w:rPr>
                <w:rFonts w:hint="eastAsia" w:ascii="Times New Roman" w:eastAsia="宋体"/>
                <w:b/>
                <w:bCs/>
                <w:color w:val="FF0000"/>
                <w:szCs w:val="21"/>
                <w:lang w:val="en-US" w:eastAsia="zh-CN"/>
              </w:rPr>
            </w:pPr>
            <w:r>
              <w:rPr>
                <w:rFonts w:hint="eastAsia" w:ascii="Times New Roman" w:eastAsia="宋体"/>
                <w:b/>
                <w:bCs/>
                <w:color w:val="FF0000"/>
                <w:szCs w:val="21"/>
                <w:lang w:val="en-US" w:eastAsia="zh-CN"/>
              </w:rPr>
              <w:t>标的所属行业</w:t>
            </w:r>
          </w:p>
        </w:tc>
      </w:tr>
      <w:tr w14:paraId="6435F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251" w:type="pct"/>
            <w:vAlign w:val="center"/>
          </w:tcPr>
          <w:p w14:paraId="2451C0D2">
            <w:pPr>
              <w:jc w:val="center"/>
              <w:rPr>
                <w:bCs/>
                <w:szCs w:val="21"/>
              </w:rPr>
            </w:pPr>
            <w:r>
              <w:rPr>
                <w:rFonts w:hint="eastAsia"/>
                <w:bCs/>
                <w:szCs w:val="21"/>
              </w:rPr>
              <w:t>1</w:t>
            </w:r>
          </w:p>
        </w:tc>
        <w:tc>
          <w:tcPr>
            <w:tcW w:w="674" w:type="pct"/>
            <w:vAlign w:val="center"/>
          </w:tcPr>
          <w:p w14:paraId="52BE2A6B">
            <w:pPr>
              <w:jc w:val="center"/>
              <w:rPr>
                <w:bCs/>
                <w:szCs w:val="21"/>
              </w:rPr>
            </w:pPr>
            <w:r>
              <w:rPr>
                <w:rFonts w:hint="eastAsia"/>
                <w:bCs/>
                <w:szCs w:val="21"/>
              </w:rPr>
              <w:t>PLAN-2025-440306000-112044-08676</w:t>
            </w:r>
          </w:p>
        </w:tc>
        <w:tc>
          <w:tcPr>
            <w:tcW w:w="1513" w:type="pct"/>
            <w:vMerge w:val="restart"/>
            <w:vAlign w:val="center"/>
          </w:tcPr>
          <w:p w14:paraId="53721A54">
            <w:pPr>
              <w:jc w:val="center"/>
              <w:rPr>
                <w:bCs/>
                <w:szCs w:val="21"/>
              </w:rPr>
            </w:pPr>
            <w:r>
              <w:rPr>
                <w:rFonts w:hint="eastAsia"/>
                <w:bCs/>
                <w:szCs w:val="21"/>
              </w:rPr>
              <w:t>深圳市宝安区西湾小学蘅芳校区物业管理服务</w:t>
            </w:r>
          </w:p>
        </w:tc>
        <w:tc>
          <w:tcPr>
            <w:tcW w:w="527" w:type="pct"/>
            <w:vMerge w:val="restart"/>
            <w:vAlign w:val="center"/>
          </w:tcPr>
          <w:p w14:paraId="2BE7B539">
            <w:pPr>
              <w:jc w:val="center"/>
              <w:rPr>
                <w:rFonts w:hint="eastAsia" w:eastAsia="宋体"/>
                <w:bCs/>
                <w:szCs w:val="21"/>
                <w:lang w:eastAsia="zh-CN"/>
              </w:rPr>
            </w:pPr>
            <w:r>
              <w:rPr>
                <w:rFonts w:hint="eastAsia"/>
                <w:lang w:val="en-US" w:eastAsia="zh-CN"/>
              </w:rPr>
              <w:t>1</w:t>
            </w:r>
          </w:p>
        </w:tc>
        <w:tc>
          <w:tcPr>
            <w:tcW w:w="481" w:type="pct"/>
            <w:vMerge w:val="restart"/>
            <w:vAlign w:val="center"/>
          </w:tcPr>
          <w:p w14:paraId="5DC8A48C">
            <w:pPr>
              <w:jc w:val="center"/>
              <w:rPr>
                <w:rFonts w:hint="eastAsia" w:eastAsia="宋体"/>
                <w:bCs/>
                <w:szCs w:val="21"/>
                <w:lang w:val="en-US" w:eastAsia="zh-CN"/>
              </w:rPr>
            </w:pPr>
            <w:r>
              <w:rPr>
                <w:rFonts w:hint="eastAsia"/>
                <w:bCs/>
                <w:szCs w:val="21"/>
                <w:lang w:val="en-US" w:eastAsia="zh-CN"/>
              </w:rPr>
              <w:t>项</w:t>
            </w:r>
          </w:p>
        </w:tc>
        <w:tc>
          <w:tcPr>
            <w:tcW w:w="821" w:type="pct"/>
            <w:vMerge w:val="restart"/>
            <w:vAlign w:val="center"/>
          </w:tcPr>
          <w:p w14:paraId="5EF65C3B">
            <w:pPr>
              <w:jc w:val="center"/>
              <w:rPr>
                <w:rFonts w:hint="default" w:eastAsia="宋体"/>
                <w:bCs/>
                <w:szCs w:val="21"/>
                <w:lang w:val="en-US" w:eastAsia="zh-CN"/>
              </w:rPr>
            </w:pPr>
            <w:r>
              <w:rPr>
                <w:rFonts w:hint="eastAsia"/>
                <w:bCs/>
                <w:szCs w:val="21"/>
                <w:lang w:val="en-US" w:eastAsia="zh-CN"/>
              </w:rPr>
              <w:t>是</w:t>
            </w:r>
          </w:p>
        </w:tc>
        <w:tc>
          <w:tcPr>
            <w:tcW w:w="729" w:type="pct"/>
            <w:vMerge w:val="restart"/>
            <w:vAlign w:val="center"/>
          </w:tcPr>
          <w:p w14:paraId="68FCB3C3">
            <w:pPr>
              <w:jc w:val="center"/>
              <w:rPr>
                <w:bCs/>
                <w:szCs w:val="21"/>
              </w:rPr>
            </w:pPr>
            <w:r>
              <w:rPr>
                <w:rFonts w:hint="eastAsia"/>
                <w:bCs/>
                <w:szCs w:val="21"/>
              </w:rPr>
              <w:t>物业管理</w:t>
            </w:r>
          </w:p>
        </w:tc>
      </w:tr>
      <w:tr w14:paraId="7B2D8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251" w:type="pct"/>
            <w:vAlign w:val="center"/>
          </w:tcPr>
          <w:p w14:paraId="4607E270">
            <w:pPr>
              <w:jc w:val="center"/>
              <w:rPr>
                <w:bCs/>
                <w:szCs w:val="21"/>
              </w:rPr>
            </w:pPr>
            <w:r>
              <w:rPr>
                <w:bCs/>
                <w:szCs w:val="21"/>
              </w:rPr>
              <w:t>2</w:t>
            </w:r>
          </w:p>
        </w:tc>
        <w:tc>
          <w:tcPr>
            <w:tcW w:w="674" w:type="pct"/>
            <w:vAlign w:val="center"/>
          </w:tcPr>
          <w:p w14:paraId="34CF14DE">
            <w:pPr>
              <w:jc w:val="both"/>
              <w:rPr>
                <w:bCs/>
                <w:szCs w:val="21"/>
              </w:rPr>
            </w:pPr>
            <w:r>
              <w:rPr>
                <w:rFonts w:hint="eastAsia"/>
                <w:bCs/>
                <w:szCs w:val="21"/>
              </w:rPr>
              <w:t xml:space="preserve">PLAN-2025-440306000-112044-08675 </w:t>
            </w:r>
          </w:p>
        </w:tc>
        <w:tc>
          <w:tcPr>
            <w:tcW w:w="1513" w:type="pct"/>
            <w:vMerge w:val="continue"/>
          </w:tcPr>
          <w:p w14:paraId="036CE0E3">
            <w:pPr>
              <w:jc w:val="center"/>
              <w:rPr>
                <w:bCs/>
                <w:szCs w:val="21"/>
              </w:rPr>
            </w:pPr>
          </w:p>
        </w:tc>
        <w:tc>
          <w:tcPr>
            <w:tcW w:w="527" w:type="pct"/>
            <w:vMerge w:val="continue"/>
            <w:vAlign w:val="center"/>
          </w:tcPr>
          <w:p w14:paraId="7D2EA58F">
            <w:pPr>
              <w:jc w:val="center"/>
              <w:rPr>
                <w:bCs/>
                <w:szCs w:val="21"/>
              </w:rPr>
            </w:pPr>
          </w:p>
        </w:tc>
        <w:tc>
          <w:tcPr>
            <w:tcW w:w="481" w:type="pct"/>
            <w:vMerge w:val="continue"/>
            <w:vAlign w:val="center"/>
          </w:tcPr>
          <w:p w14:paraId="18BA999A">
            <w:pPr>
              <w:jc w:val="center"/>
              <w:rPr>
                <w:bCs/>
                <w:szCs w:val="21"/>
              </w:rPr>
            </w:pPr>
          </w:p>
        </w:tc>
        <w:tc>
          <w:tcPr>
            <w:tcW w:w="821" w:type="pct"/>
            <w:vMerge w:val="continue"/>
            <w:vAlign w:val="center"/>
          </w:tcPr>
          <w:p w14:paraId="056F3289">
            <w:pPr>
              <w:jc w:val="center"/>
              <w:rPr>
                <w:bCs/>
                <w:szCs w:val="21"/>
              </w:rPr>
            </w:pPr>
          </w:p>
        </w:tc>
        <w:tc>
          <w:tcPr>
            <w:tcW w:w="729" w:type="pct"/>
            <w:vMerge w:val="continue"/>
            <w:vAlign w:val="center"/>
          </w:tcPr>
          <w:p w14:paraId="15242B59">
            <w:pPr>
              <w:jc w:val="center"/>
              <w:rPr>
                <w:bCs/>
                <w:szCs w:val="21"/>
              </w:rPr>
            </w:pPr>
          </w:p>
        </w:tc>
      </w:tr>
    </w:tbl>
    <w:p w14:paraId="07CCA5E9">
      <w:pPr>
        <w:rPr>
          <w:rFonts w:ascii="宋体" w:hAnsi="宋体"/>
          <w:b/>
          <w:color w:val="FF0000"/>
          <w:szCs w:val="21"/>
        </w:rPr>
      </w:pPr>
    </w:p>
    <w:p w14:paraId="00759A22">
      <w:pPr>
        <w:pStyle w:val="5"/>
        <w:spacing w:before="120" w:beforeLines="50" w:after="120" w:afterLines="50"/>
        <w:rPr>
          <w:szCs w:val="24"/>
        </w:rPr>
      </w:pPr>
      <w:r>
        <w:rPr>
          <w:rFonts w:hint="eastAsia"/>
          <w:szCs w:val="24"/>
          <w:lang w:val="en-US" w:eastAsia="zh-CN"/>
        </w:rPr>
        <w:t>三</w:t>
      </w:r>
      <w:r>
        <w:rPr>
          <w:rFonts w:hint="eastAsia"/>
          <w:szCs w:val="24"/>
        </w:rPr>
        <w:t>、实质性条款</w:t>
      </w:r>
    </w:p>
    <w:tbl>
      <w:tblPr>
        <w:tblStyle w:val="43"/>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4"/>
        <w:gridCol w:w="7795"/>
      </w:tblGrid>
      <w:tr w14:paraId="4D450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4" w:type="dxa"/>
          </w:tcPr>
          <w:p w14:paraId="56FCE678">
            <w:pPr>
              <w:adjustRightInd w:val="0"/>
              <w:snapToGrid w:val="0"/>
              <w:spacing w:line="360" w:lineRule="auto"/>
              <w:jc w:val="center"/>
              <w:rPr>
                <w:rFonts w:ascii="宋体" w:hAnsi="宋体"/>
                <w:kern w:val="0"/>
                <w:szCs w:val="21"/>
              </w:rPr>
            </w:pPr>
            <w:r>
              <w:rPr>
                <w:rFonts w:hint="eastAsia" w:ascii="宋体" w:hAnsi="宋体"/>
                <w:kern w:val="0"/>
                <w:szCs w:val="21"/>
              </w:rPr>
              <w:t>序号</w:t>
            </w:r>
          </w:p>
        </w:tc>
        <w:tc>
          <w:tcPr>
            <w:tcW w:w="7795" w:type="dxa"/>
          </w:tcPr>
          <w:p w14:paraId="01B491D9">
            <w:pPr>
              <w:adjustRightInd w:val="0"/>
              <w:snapToGrid w:val="0"/>
              <w:spacing w:line="360" w:lineRule="auto"/>
              <w:jc w:val="center"/>
              <w:rPr>
                <w:rFonts w:ascii="宋体" w:hAnsi="宋体"/>
                <w:kern w:val="0"/>
                <w:szCs w:val="21"/>
              </w:rPr>
            </w:pPr>
            <w:r>
              <w:rPr>
                <w:rFonts w:hint="eastAsia" w:ascii="宋体" w:hAnsi="宋体"/>
                <w:kern w:val="0"/>
                <w:szCs w:val="21"/>
              </w:rPr>
              <w:t>实质性条款具体内容</w:t>
            </w:r>
          </w:p>
        </w:tc>
      </w:tr>
      <w:tr w14:paraId="2786F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4" w:type="dxa"/>
          </w:tcPr>
          <w:p w14:paraId="29730187">
            <w:pPr>
              <w:adjustRightInd w:val="0"/>
              <w:snapToGrid w:val="0"/>
              <w:spacing w:line="360" w:lineRule="auto"/>
              <w:jc w:val="center"/>
              <w:rPr>
                <w:rFonts w:ascii="宋体" w:hAnsi="宋体"/>
                <w:kern w:val="0"/>
                <w:szCs w:val="21"/>
              </w:rPr>
            </w:pPr>
            <w:r>
              <w:rPr>
                <w:rFonts w:hint="eastAsia" w:ascii="宋体" w:hAnsi="宋体"/>
                <w:kern w:val="0"/>
                <w:szCs w:val="21"/>
              </w:rPr>
              <w:t>1</w:t>
            </w:r>
          </w:p>
        </w:tc>
        <w:tc>
          <w:tcPr>
            <w:tcW w:w="7795" w:type="dxa"/>
          </w:tcPr>
          <w:p w14:paraId="3B6C34BF">
            <w:pPr>
              <w:jc w:val="center"/>
              <w:rPr>
                <w:rFonts w:hAnsi="宋体" w:eastAsia="宋体"/>
                <w:kern w:val="0"/>
                <w:szCs w:val="21"/>
              </w:rPr>
            </w:pPr>
            <w:r>
              <w:rPr>
                <w:rFonts w:hint="eastAsia" w:hAnsi="宋体" w:eastAsia="宋体"/>
                <w:kern w:val="0"/>
                <w:szCs w:val="21"/>
              </w:rPr>
              <w:t>满足本项目标</w:t>
            </w:r>
            <w:r>
              <w:rPr>
                <w:rFonts w:hint="eastAsia" w:hAnsi="宋体" w:eastAsia="宋体"/>
                <w:color w:val="FF0000"/>
                <w:kern w:val="0"/>
                <w:szCs w:val="21"/>
              </w:rPr>
              <w:t>★</w:t>
            </w:r>
            <w:r>
              <w:rPr>
                <w:rFonts w:hint="eastAsia" w:hAnsi="宋体" w:eastAsia="宋体"/>
                <w:kern w:val="0"/>
                <w:szCs w:val="21"/>
              </w:rPr>
              <w:t>的条款要求</w:t>
            </w:r>
          </w:p>
        </w:tc>
      </w:tr>
    </w:tbl>
    <w:p w14:paraId="34761918">
      <w:pPr>
        <w:tabs>
          <w:tab w:val="left" w:pos="765"/>
        </w:tabs>
        <w:outlineLvl w:val="9"/>
        <w:rPr>
          <w:rFonts w:ascii="黑体"/>
          <w:b w:val="0"/>
          <w:kern w:val="0"/>
          <w:sz w:val="24"/>
          <w:szCs w:val="24"/>
        </w:rPr>
      </w:pPr>
      <w:r>
        <w:rPr>
          <w:rFonts w:hint="eastAsia" w:ascii="黑体"/>
          <w:b w:val="0"/>
          <w:color w:val="FF0000"/>
          <w:kern w:val="0"/>
          <w:sz w:val="24"/>
          <w:szCs w:val="24"/>
        </w:rPr>
        <w:t>注：上表所列内容为不可负偏离条款，负偏离将视为未实质性满足招标文件要求作投标无效处理。</w:t>
      </w:r>
      <w:bookmarkEnd w:id="29"/>
      <w:r>
        <w:rPr>
          <w:rFonts w:hint="eastAsia" w:ascii="黑体"/>
          <w:b w:val="0"/>
          <w:color w:val="FF0000"/>
          <w:kern w:val="0"/>
          <w:sz w:val="24"/>
          <w:szCs w:val="24"/>
        </w:rPr>
        <w:t>投标人是否满足以上实质性条款要求，以《实质性条款响应情况表》响应为准。如投标人中标后被发现不能满足以上实质性条款要求的，采购单位有权拒绝签订合同，一切后果由投标人承担。</w:t>
      </w:r>
    </w:p>
    <w:p w14:paraId="3303D4DA">
      <w:pPr>
        <w:rPr>
          <w:b/>
          <w:sz w:val="24"/>
        </w:rPr>
      </w:pPr>
    </w:p>
    <w:p w14:paraId="1F992660">
      <w:pPr>
        <w:pStyle w:val="5"/>
        <w:spacing w:before="120" w:beforeLines="50" w:after="120" w:afterLines="50"/>
        <w:rPr>
          <w:szCs w:val="24"/>
        </w:rPr>
      </w:pPr>
      <w:r>
        <w:rPr>
          <w:rFonts w:hint="eastAsia"/>
          <w:szCs w:val="24"/>
          <w:lang w:val="en-US" w:eastAsia="zh-CN"/>
        </w:rPr>
        <w:t>四</w:t>
      </w:r>
      <w:r>
        <w:rPr>
          <w:rFonts w:hint="eastAsia"/>
          <w:szCs w:val="24"/>
        </w:rPr>
        <w:t>、商务要求</w:t>
      </w:r>
    </w:p>
    <w:p w14:paraId="32EA17C2">
      <w:pPr>
        <w:spacing w:after="60" w:afterLines="25" w:line="360" w:lineRule="auto"/>
        <w:jc w:val="left"/>
        <w:rPr>
          <w:rFonts w:hint="eastAsia" w:ascii="仿宋" w:hAnsi="仿宋" w:eastAsia="仿宋" w:cs="仿宋"/>
          <w:sz w:val="28"/>
          <w:szCs w:val="28"/>
        </w:rPr>
      </w:pPr>
      <w:r>
        <w:rPr>
          <w:rFonts w:hint="eastAsia" w:ascii="仿宋" w:hAnsi="仿宋" w:eastAsia="仿宋" w:cs="仿宋"/>
          <w:b/>
          <w:sz w:val="28"/>
          <w:szCs w:val="28"/>
        </w:rPr>
        <w:t>（一）</w:t>
      </w:r>
      <w:r>
        <w:rPr>
          <w:rFonts w:hint="eastAsia" w:ascii="仿宋" w:hAnsi="仿宋" w:eastAsia="仿宋" w:cs="仿宋"/>
          <w:b/>
          <w:bCs/>
          <w:sz w:val="28"/>
          <w:szCs w:val="28"/>
        </w:rPr>
        <w:t>采购项目概况</w:t>
      </w:r>
    </w:p>
    <w:p w14:paraId="02F5FC32">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lang w:val="en-US" w:eastAsia="zh-CN"/>
        </w:rPr>
        <w:t>学校</w:t>
      </w:r>
      <w:r>
        <w:rPr>
          <w:rFonts w:hint="eastAsia" w:ascii="仿宋" w:hAnsi="仿宋" w:eastAsia="仿宋" w:cs="仿宋"/>
          <w:color w:val="000000"/>
          <w:sz w:val="24"/>
        </w:rPr>
        <w:t>占地面积8699.77平方米，建筑面积28211.77平方米，绿化面积2659.62平方米。</w:t>
      </w:r>
    </w:p>
    <w:p w14:paraId="61414C40">
      <w:pPr>
        <w:spacing w:after="60" w:afterLines="25" w:line="360" w:lineRule="auto"/>
        <w:jc w:val="left"/>
        <w:rPr>
          <w:rFonts w:hint="eastAsia" w:ascii="仿宋" w:hAnsi="仿宋" w:eastAsia="仿宋" w:cs="仿宋"/>
          <w:sz w:val="28"/>
          <w:szCs w:val="28"/>
        </w:rPr>
      </w:pPr>
      <w:r>
        <w:rPr>
          <w:rFonts w:hint="eastAsia" w:ascii="仿宋" w:hAnsi="仿宋" w:eastAsia="仿宋" w:cs="仿宋"/>
          <w:b/>
          <w:bCs/>
          <w:sz w:val="28"/>
          <w:szCs w:val="28"/>
        </w:rPr>
        <w:t>（二）项目管理和服务要求</w:t>
      </w:r>
    </w:p>
    <w:p w14:paraId="65C74706">
      <w:pPr>
        <w:spacing w:after="60" w:afterLines="25" w:line="360" w:lineRule="auto"/>
        <w:rPr>
          <w:rFonts w:hint="eastAsia" w:ascii="仿宋" w:hAnsi="仿宋" w:eastAsia="仿宋" w:cs="仿宋"/>
          <w:sz w:val="28"/>
          <w:szCs w:val="28"/>
        </w:rPr>
      </w:pPr>
      <w:r>
        <w:rPr>
          <w:rFonts w:hint="eastAsia" w:ascii="仿宋_GB2312" w:hAnsi="华文仿宋" w:eastAsia="仿宋_GB2312"/>
          <w:b/>
          <w:bCs/>
          <w:color w:val="FF0000"/>
          <w:sz w:val="32"/>
          <w:szCs w:val="32"/>
        </w:rPr>
        <w:t>★</w:t>
      </w:r>
      <w:r>
        <w:rPr>
          <w:rFonts w:hint="eastAsia" w:ascii="仿宋" w:hAnsi="仿宋" w:eastAsia="仿宋" w:cs="仿宋"/>
          <w:b/>
          <w:bCs/>
          <w:sz w:val="28"/>
          <w:szCs w:val="28"/>
        </w:rPr>
        <w:t>一）服务范围</w:t>
      </w:r>
    </w:p>
    <w:p w14:paraId="5857058A">
      <w:pPr>
        <w:spacing w:after="60" w:afterLines="25" w:line="360" w:lineRule="auto"/>
        <w:ind w:firstLine="480" w:firstLineChars="200"/>
        <w:outlineLvl w:val="1"/>
        <w:rPr>
          <w:rFonts w:hint="eastAsia" w:ascii="仿宋" w:hAnsi="仿宋" w:eastAsia="仿宋" w:cs="仿宋"/>
          <w:sz w:val="24"/>
        </w:rPr>
      </w:pPr>
      <w:r>
        <w:rPr>
          <w:rFonts w:hint="eastAsia" w:ascii="仿宋" w:hAnsi="仿宋" w:eastAsia="仿宋" w:cs="仿宋"/>
          <w:sz w:val="24"/>
        </w:rPr>
        <w:t>管理范围：校园区域内所有隶属于本单位管理的物业以及校门围墙外5米区域内（学校正门至侧门的人行道及车辆辅道）的物业管理服务。</w:t>
      </w:r>
    </w:p>
    <w:p w14:paraId="114B4143">
      <w:pPr>
        <w:spacing w:after="60" w:afterLines="25" w:line="360" w:lineRule="auto"/>
        <w:rPr>
          <w:rFonts w:hint="eastAsia" w:ascii="仿宋" w:hAnsi="仿宋" w:eastAsia="仿宋" w:cs="仿宋"/>
          <w:sz w:val="28"/>
          <w:szCs w:val="28"/>
        </w:rPr>
      </w:pPr>
      <w:r>
        <w:rPr>
          <w:rFonts w:hint="eastAsia" w:ascii="仿宋" w:hAnsi="仿宋" w:eastAsia="仿宋" w:cs="仿宋"/>
          <w:b/>
          <w:bCs/>
          <w:sz w:val="28"/>
          <w:szCs w:val="28"/>
        </w:rPr>
        <w:t>二）服务内容</w:t>
      </w:r>
    </w:p>
    <w:p w14:paraId="7F09C5A7">
      <w:pPr>
        <w:spacing w:after="60" w:afterLines="25" w:line="360" w:lineRule="auto"/>
        <w:ind w:firstLine="482" w:firstLineChars="200"/>
        <w:rPr>
          <w:rFonts w:hint="eastAsia" w:ascii="仿宋" w:hAnsi="仿宋" w:eastAsia="仿宋" w:cs="仿宋"/>
          <w:sz w:val="24"/>
        </w:rPr>
      </w:pPr>
      <w:r>
        <w:rPr>
          <w:rFonts w:hint="eastAsia" w:ascii="仿宋" w:hAnsi="仿宋" w:eastAsia="仿宋" w:cs="仿宋"/>
          <w:b/>
          <w:sz w:val="24"/>
        </w:rPr>
        <w:t>（1）清洁卫生服务</w:t>
      </w:r>
      <w:r>
        <w:rPr>
          <w:rFonts w:hint="eastAsia" w:ascii="仿宋" w:hAnsi="仿宋" w:eastAsia="仿宋" w:cs="仿宋"/>
          <w:sz w:val="24"/>
        </w:rPr>
        <w:t>：包括校园内公共区域、室外公共场所、地面、通道、楼层、天台、办公室、功能室等室内的卫生清洁、保洁，垃圾的分类收集、清运。</w:t>
      </w:r>
    </w:p>
    <w:p w14:paraId="2A0E4EAF">
      <w:pPr>
        <w:adjustRightInd w:val="0"/>
        <w:snapToGrid w:val="0"/>
        <w:spacing w:after="60" w:afterLines="25" w:line="360" w:lineRule="auto"/>
        <w:ind w:firstLine="482" w:firstLineChars="200"/>
        <w:rPr>
          <w:rFonts w:hint="eastAsia" w:ascii="仿宋" w:hAnsi="仿宋" w:eastAsia="仿宋" w:cs="仿宋"/>
          <w:sz w:val="24"/>
        </w:rPr>
      </w:pPr>
      <w:r>
        <w:rPr>
          <w:rFonts w:hint="eastAsia" w:ascii="仿宋" w:hAnsi="仿宋" w:eastAsia="仿宋" w:cs="仿宋"/>
          <w:b/>
          <w:sz w:val="24"/>
        </w:rPr>
        <w:t>（2）安全保卫管理服务：</w:t>
      </w:r>
      <w:r>
        <w:rPr>
          <w:rFonts w:hint="eastAsia" w:ascii="仿宋" w:hAnsi="仿宋" w:eastAsia="仿宋" w:cs="仿宋"/>
          <w:sz w:val="24"/>
        </w:rPr>
        <w:t>24小时安全保卫、安防值班及公共秩序管理。</w:t>
      </w:r>
    </w:p>
    <w:p w14:paraId="51576103">
      <w:pPr>
        <w:adjustRightInd w:val="0"/>
        <w:snapToGrid w:val="0"/>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①实行24小时的门岗、消防监控和安全防范，及时发现和处理各种安全事故隐患，迅速有效处置突发事件；</w:t>
      </w:r>
    </w:p>
    <w:p w14:paraId="7DEA1A45">
      <w:pPr>
        <w:adjustRightInd w:val="0"/>
        <w:snapToGrid w:val="0"/>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②秩序维护员根据要求对出入校园的车辆、人员、物品进行登记检查；</w:t>
      </w:r>
    </w:p>
    <w:p w14:paraId="7EAC7298">
      <w:pPr>
        <w:adjustRightInd w:val="0"/>
        <w:snapToGrid w:val="0"/>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③秩序维护员要穿着统一的制服，工作规范，作风严谨；</w:t>
      </w:r>
    </w:p>
    <w:p w14:paraId="4A1B3B28">
      <w:pPr>
        <w:adjustRightInd w:val="0"/>
        <w:snapToGrid w:val="0"/>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④负责每天报纸杂志、信件的接收，做好相关的登记记录；</w:t>
      </w:r>
    </w:p>
    <w:p w14:paraId="7B5D2430">
      <w:pPr>
        <w:adjustRightInd w:val="0"/>
        <w:snapToGrid w:val="0"/>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⑤按照采购单位要求完成临时性勤杂工作；</w:t>
      </w:r>
    </w:p>
    <w:p w14:paraId="1464175B">
      <w:pPr>
        <w:adjustRightInd w:val="0"/>
        <w:snapToGrid w:val="0"/>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⑥校园交通、车辆行驶和停泊管理。</w:t>
      </w:r>
    </w:p>
    <w:p w14:paraId="2D1E3DF9">
      <w:pPr>
        <w:tabs>
          <w:tab w:val="left" w:pos="5730"/>
        </w:tabs>
        <w:adjustRightInd w:val="0"/>
        <w:snapToGrid w:val="0"/>
        <w:spacing w:after="60" w:afterLines="25" w:line="360" w:lineRule="auto"/>
        <w:ind w:firstLine="559" w:firstLineChars="232"/>
        <w:rPr>
          <w:rFonts w:hint="eastAsia" w:ascii="仿宋" w:hAnsi="仿宋" w:eastAsia="仿宋" w:cs="仿宋"/>
          <w:bCs/>
          <w:sz w:val="24"/>
        </w:rPr>
      </w:pPr>
      <w:r>
        <w:rPr>
          <w:rFonts w:hint="eastAsia" w:ascii="仿宋" w:hAnsi="仿宋" w:eastAsia="仿宋" w:cs="仿宋"/>
          <w:b/>
          <w:sz w:val="24"/>
        </w:rPr>
        <w:t>（3）公用设施、设备的日常运行维护管理服务：</w:t>
      </w:r>
      <w:r>
        <w:rPr>
          <w:rFonts w:hint="eastAsia" w:ascii="仿宋" w:hAnsi="仿宋" w:eastAsia="仿宋" w:cs="仿宋"/>
          <w:bCs/>
          <w:sz w:val="24"/>
        </w:rPr>
        <w:t>设专职工对区域供配电系统运行和管理，照明维修（维修材料由学校承担）；对校园内空调、安防设备</w:t>
      </w:r>
      <w:r>
        <w:rPr>
          <w:rFonts w:hint="eastAsia" w:ascii="仿宋" w:hAnsi="仿宋" w:eastAsia="仿宋" w:cs="仿宋"/>
          <w:bCs/>
          <w:sz w:val="24"/>
          <w:lang w:eastAsia="zh-CN"/>
        </w:rPr>
        <w:t>、</w:t>
      </w:r>
      <w:r>
        <w:rPr>
          <w:rFonts w:hint="eastAsia" w:ascii="仿宋" w:hAnsi="仿宋" w:eastAsia="仿宋" w:cs="仿宋"/>
          <w:bCs/>
          <w:sz w:val="24"/>
          <w:lang w:val="en-US" w:eastAsia="zh-CN"/>
        </w:rPr>
        <w:t>智能楼宇</w:t>
      </w:r>
      <w:r>
        <w:rPr>
          <w:rFonts w:hint="eastAsia" w:ascii="仿宋" w:hAnsi="仿宋" w:eastAsia="仿宋" w:cs="仿宋"/>
          <w:bCs/>
          <w:sz w:val="24"/>
        </w:rPr>
        <w:t>等系统巡查（不含各系统的专业维护）；上/下水管道、渠、池、洗手间管道保持畅通。</w:t>
      </w:r>
    </w:p>
    <w:p w14:paraId="00205D4E">
      <w:pPr>
        <w:adjustRightInd w:val="0"/>
        <w:snapToGrid w:val="0"/>
        <w:spacing w:line="500" w:lineRule="exact"/>
        <w:ind w:firstLine="482" w:firstLineChars="200"/>
        <w:rPr>
          <w:rFonts w:hint="eastAsia" w:ascii="仿宋" w:hAnsi="仿宋" w:eastAsia="仿宋" w:cs="仿宋"/>
          <w:bCs/>
          <w:sz w:val="24"/>
        </w:rPr>
      </w:pPr>
      <w:r>
        <w:rPr>
          <w:rFonts w:hint="eastAsia" w:ascii="仿宋" w:hAnsi="仿宋" w:eastAsia="仿宋" w:cs="仿宋"/>
          <w:b/>
          <w:sz w:val="24"/>
        </w:rPr>
        <w:t>（4）园林绿化管理：</w:t>
      </w:r>
      <w:r>
        <w:rPr>
          <w:rFonts w:hint="eastAsia" w:ascii="仿宋" w:hAnsi="仿宋" w:eastAsia="仿宋" w:cs="仿宋"/>
          <w:bCs/>
          <w:sz w:val="24"/>
        </w:rPr>
        <w:t>公共绿地养护面积2659.62平方米，暂不设专职绿化工。</w:t>
      </w:r>
    </w:p>
    <w:p w14:paraId="50FDD076">
      <w:pPr>
        <w:tabs>
          <w:tab w:val="left" w:pos="5730"/>
        </w:tabs>
        <w:adjustRightInd w:val="0"/>
        <w:snapToGrid w:val="0"/>
        <w:spacing w:after="60" w:afterLines="25" w:line="360" w:lineRule="auto"/>
        <w:ind w:firstLine="559" w:firstLineChars="232"/>
        <w:rPr>
          <w:rFonts w:hint="eastAsia" w:ascii="仿宋" w:hAnsi="仿宋" w:eastAsia="仿宋" w:cs="仿宋"/>
          <w:b/>
          <w:sz w:val="24"/>
        </w:rPr>
      </w:pPr>
      <w:r>
        <w:rPr>
          <w:rFonts w:hint="eastAsia" w:ascii="仿宋" w:hAnsi="仿宋" w:eastAsia="仿宋" w:cs="仿宋"/>
          <w:b/>
          <w:sz w:val="24"/>
        </w:rPr>
        <w:t>（5）报刊、信件的管理、学校报刊、信件的及时、准确、完整送达，做好收发登记。</w:t>
      </w:r>
    </w:p>
    <w:p w14:paraId="01840029">
      <w:pPr>
        <w:adjustRightInd w:val="0"/>
        <w:snapToGrid w:val="0"/>
        <w:spacing w:after="60" w:afterLines="25" w:line="360" w:lineRule="auto"/>
        <w:ind w:firstLine="559" w:firstLineChars="232"/>
        <w:rPr>
          <w:rFonts w:hint="eastAsia" w:ascii="仿宋" w:hAnsi="仿宋" w:eastAsia="仿宋" w:cs="仿宋"/>
          <w:b/>
          <w:sz w:val="24"/>
        </w:rPr>
      </w:pPr>
      <w:r>
        <w:rPr>
          <w:rFonts w:hint="eastAsia" w:ascii="仿宋" w:hAnsi="仿宋" w:eastAsia="仿宋" w:cs="仿宋"/>
          <w:b/>
          <w:sz w:val="24"/>
        </w:rPr>
        <w:t>（6）物业档案资料管理。</w:t>
      </w:r>
    </w:p>
    <w:p w14:paraId="6BAD4938">
      <w:pPr>
        <w:adjustRightInd w:val="0"/>
        <w:snapToGrid w:val="0"/>
        <w:spacing w:after="60" w:afterLines="25" w:line="360" w:lineRule="auto"/>
        <w:ind w:firstLine="559" w:firstLineChars="232"/>
        <w:rPr>
          <w:rFonts w:hint="eastAsia" w:ascii="仿宋" w:hAnsi="仿宋" w:eastAsia="仿宋" w:cs="仿宋"/>
          <w:b/>
          <w:sz w:val="24"/>
        </w:rPr>
      </w:pPr>
      <w:r>
        <w:rPr>
          <w:rFonts w:hint="eastAsia" w:ascii="仿宋" w:hAnsi="仿宋" w:eastAsia="仿宋" w:cs="仿宋"/>
          <w:b/>
          <w:sz w:val="24"/>
        </w:rPr>
        <w:t>（7）法律、法规和委托管理合同规定的其他物业管理服务。</w:t>
      </w:r>
    </w:p>
    <w:p w14:paraId="1289321A">
      <w:pPr>
        <w:spacing w:after="60" w:afterLines="25" w:line="360" w:lineRule="auto"/>
        <w:rPr>
          <w:rFonts w:hint="eastAsia" w:ascii="仿宋" w:hAnsi="仿宋" w:eastAsia="仿宋" w:cs="仿宋"/>
          <w:b/>
          <w:sz w:val="28"/>
          <w:szCs w:val="28"/>
        </w:rPr>
      </w:pPr>
      <w:r>
        <w:rPr>
          <w:rFonts w:hint="eastAsia" w:ascii="仿宋" w:hAnsi="仿宋" w:eastAsia="仿宋" w:cs="仿宋"/>
          <w:b/>
          <w:sz w:val="28"/>
          <w:szCs w:val="28"/>
        </w:rPr>
        <w:t>三）服务质量要求</w:t>
      </w:r>
    </w:p>
    <w:p w14:paraId="3934AD24">
      <w:pPr>
        <w:spacing w:after="60" w:afterLines="25" w:line="360" w:lineRule="auto"/>
        <w:ind w:firstLine="472" w:firstLineChars="196"/>
        <w:outlineLvl w:val="2"/>
        <w:rPr>
          <w:rFonts w:hint="eastAsia" w:ascii="仿宋" w:hAnsi="仿宋" w:eastAsia="仿宋" w:cs="仿宋"/>
          <w:b/>
          <w:bCs/>
          <w:sz w:val="24"/>
        </w:rPr>
      </w:pPr>
      <w:r>
        <w:rPr>
          <w:rFonts w:hint="eastAsia" w:ascii="仿宋" w:hAnsi="仿宋" w:eastAsia="仿宋" w:cs="仿宋"/>
          <w:b/>
          <w:bCs/>
          <w:sz w:val="24"/>
        </w:rPr>
        <w:t>（一）清洁卫生管理要求</w:t>
      </w:r>
    </w:p>
    <w:p w14:paraId="49FEE5D7">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1、清洁卫生实行一体化管理，有专业清洁队伍，管理制度完善；</w:t>
      </w:r>
    </w:p>
    <w:p w14:paraId="1F86FDE0">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2、负责做好校门前及红线范围以内所有的地面、绿化带、建筑物的墙面及附属物、门窗、室内区域，所有设施及用具的卫生保洁与管理；</w:t>
      </w:r>
    </w:p>
    <w:p w14:paraId="5D6AA510">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3、负责做好校园环境卫生、下水道、沟渠、池、井、楼顶的清淤处理、垃圾的收集清运、化粪池的清理；负责垃圾房的清洁、使用、保养及维修，红线范围内垃圾清运必须实行袋装化收集清运，垃圾房在垃圾清走后要及时清洗、消毒；</w:t>
      </w:r>
    </w:p>
    <w:p w14:paraId="4566BFB9">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4、负责承担学校师生卫生间的洗手液、纸巾（此类物品由学校购置）的放置与管理；</w:t>
      </w:r>
    </w:p>
    <w:p w14:paraId="4C472CC8">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5、中标方按工作程序对范围内场所进行日常定期清扫或不定期清扫保洁，做到按标准化全方位保洁，特别对卫生间等难点做到按标准定人定点定时管理、巡查、监督。一切公共场所整洁干净、无垃圾、无乱贴乱画；</w:t>
      </w:r>
    </w:p>
    <w:p w14:paraId="144669B1">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6、保持垃圾桶干净无味，负责垃圾的收集，垃圾实行袋装化，日产日清，防止二次污染，定期进行卫生消毒；</w:t>
      </w:r>
    </w:p>
    <w:p w14:paraId="29438277">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7、每学期开学前、后做好学校的整体全面清洁工作；</w:t>
      </w:r>
    </w:p>
    <w:p w14:paraId="57AB6EDE">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8、学校重大活动的清洁服务保障，配合做好重大事件的环境清洁工作；大型会议、参观活动、学校考试等时间段，每次须增派人员加强清洁服务；</w:t>
      </w:r>
    </w:p>
    <w:p w14:paraId="59A40911">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9、清洁卫生中所需的工具，物品以及清洁用品（如消毒水、清洁药剂、垃圾袋等）等均由中标单位负责；</w:t>
      </w:r>
    </w:p>
    <w:p w14:paraId="4C0CFA9A">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10、做好其它与清洁卫生有关的事项；</w:t>
      </w:r>
    </w:p>
    <w:p w14:paraId="24A7314C">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11、中标单位应在早上7：30前将所有区域（如外围、功能室、楼梯、走廊、洗手间等）的卫生清洁完毕，并全天随时保洁。行政办公区域清洁必须在8：30前清洁完毕，保证不影响正常办公；</w:t>
      </w:r>
    </w:p>
    <w:p w14:paraId="3CF25314">
      <w:pPr>
        <w:spacing w:after="60" w:afterLines="25" w:line="360" w:lineRule="auto"/>
        <w:ind w:firstLine="472" w:firstLineChars="196"/>
        <w:outlineLvl w:val="2"/>
        <w:rPr>
          <w:rFonts w:hint="eastAsia" w:ascii="仿宋" w:hAnsi="仿宋" w:eastAsia="仿宋" w:cs="仿宋"/>
          <w:b/>
          <w:bCs/>
          <w:sz w:val="24"/>
        </w:rPr>
      </w:pPr>
      <w:r>
        <w:rPr>
          <w:rFonts w:hint="eastAsia" w:ascii="仿宋" w:hAnsi="仿宋" w:eastAsia="仿宋" w:cs="仿宋"/>
          <w:b/>
          <w:bCs/>
          <w:sz w:val="24"/>
        </w:rPr>
        <w:t>（二）安全管理要求</w:t>
      </w:r>
    </w:p>
    <w:p w14:paraId="204A04B3">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1、负责学校内部的安全、保卫和警戒，包括学校的门卫管理、交通秩序管理以及其他安全管理，并且负责各种突发事件的预防与处理，保持学校内的安全和宁静；</w:t>
      </w:r>
    </w:p>
    <w:p w14:paraId="328C1381">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2、安全管理实行一体化管理，有专业安保队伍，制度完善，责任落实；</w:t>
      </w:r>
    </w:p>
    <w:p w14:paraId="4FC2DB8F">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3、实行24小时消防监控和安全防范，及时发现和处理各种安全事故隐患，迅速有效处置突发事件；</w:t>
      </w:r>
    </w:p>
    <w:p w14:paraId="5E01578E">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4、定期检查保养监控设备，确保设备正常运行；</w:t>
      </w:r>
    </w:p>
    <w:p w14:paraId="7239DD16">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5、做好安全防范和日常巡查工作，负责校园内门窗、照明等开、关，及时发现和处理各种安全事故隐患，迅速有效处置突发事件；</w:t>
      </w:r>
    </w:p>
    <w:p w14:paraId="37160645">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6、建立长效防患机制，确保学校内无火灾、刑事、交通事故等的安全隐患；</w:t>
      </w:r>
    </w:p>
    <w:p w14:paraId="090B9726">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7、门岗的保安根据要求对出入校园的车辆、人员、物品进行登记、检查；</w:t>
      </w:r>
    </w:p>
    <w:p w14:paraId="2AF2AA52">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8、建立突发事件处理程序，拟定相应的措施，建立快速反应、快速支援安全体系；</w:t>
      </w:r>
    </w:p>
    <w:p w14:paraId="2FA89D2D">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9、校园公共秩序管理要求</w:t>
      </w:r>
    </w:p>
    <w:p w14:paraId="70F8BF6A">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（1）负责校园内各种公共管理，维护学校的正常教育教学及生活秩序，如制止有损学校容貌的乱建、乱贴、乱挂行为，制止车辆乱停乱放、超速行车或乱鸣喇叭的行为以及其他各种有损学校利益的事项；</w:t>
      </w:r>
    </w:p>
    <w:p w14:paraId="508DDABE">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（2）秩序维护人员值班24小时，分三班执行，主要负责学校的安全保卫防范工作以及维护学校正常的教育教学秩序和消防安全等问题，工作细则包括：</w:t>
      </w:r>
    </w:p>
    <w:p w14:paraId="5ADC4584">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①校园内实行24小时安管值勤，固定岗和流动巡逻相结合制度。大门岗（值班室、消防控制中心）24小时值班，每班的值班人数不少于1人，制止社会不法分子进入学校，不受外界和社会不法分子侵犯，任何时间发现学生违规违纪行为都要及时制止；</w:t>
      </w:r>
    </w:p>
    <w:p w14:paraId="737063FA">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②做好安全防范措施，校园日常秩序井然有序，学校财产不受损失，校园内火灾发生率为零；师生人身安全不受侵犯，突发事件迅速得到处理解决，治安及聚众斗殴案件发生率为零；要有科学高效的突发事件（设备、消防、治安、卫生防疫、突发自然灾害等）的应急措施和解决预案；</w:t>
      </w:r>
    </w:p>
    <w:p w14:paraId="64D8C480">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③建立并严格执行来访人员询问登记制度。要控制校内施工噪音，制止喧闹现象，闲杂人员和车辆不能进入校园，物资出入及搬运、贮存要有管理，凭学校放行证明放行；</w:t>
      </w:r>
    </w:p>
    <w:p w14:paraId="52BEA295">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④对突发事件有应急处理预案和措施，要有足够的人员和器械保证，平时有演习，突发事件发生时要得到及时处理，防止事态进一步恶化，保护现场，并报告学校领导，必要时及时报警；</w:t>
      </w:r>
    </w:p>
    <w:p w14:paraId="4F718DF7">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⑤对学校红线内外周边环境进行24小时不间断巡视；</w:t>
      </w:r>
    </w:p>
    <w:p w14:paraId="55606519">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⑥中标单位负责校园内所有消防安全。指派消防安全责任人，所有安管员同时也是学校义务消防员，并接受定期消防培训，每半年最少进行一次消防演习；</w:t>
      </w:r>
    </w:p>
    <w:p w14:paraId="3163B477">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⑦消防设备、设施齐全，完好无损，可随时起用，发现问题应立即处理和完善，保证消防疏散通道畅通；</w:t>
      </w:r>
    </w:p>
    <w:p w14:paraId="1B7ECACC">
      <w:pPr>
        <w:spacing w:after="60" w:afterLines="25" w:line="360" w:lineRule="auto"/>
        <w:ind w:firstLine="480" w:firstLineChars="200"/>
        <w:rPr>
          <w:rFonts w:hint="eastAsia" w:ascii="仿宋" w:hAnsi="仿宋" w:eastAsia="仿宋" w:cs="仿宋"/>
          <w:spacing w:val="-4"/>
          <w:sz w:val="24"/>
        </w:rPr>
      </w:pPr>
      <w:r>
        <w:rPr>
          <w:rFonts w:hint="eastAsia" w:ascii="仿宋" w:hAnsi="仿宋" w:eastAsia="仿宋" w:cs="仿宋"/>
          <w:sz w:val="24"/>
        </w:rPr>
        <w:t>10、保安</w:t>
      </w:r>
      <w:r>
        <w:rPr>
          <w:rFonts w:hint="eastAsia" w:ascii="仿宋" w:hAnsi="仿宋" w:eastAsia="仿宋" w:cs="仿宋"/>
          <w:spacing w:val="-4"/>
          <w:sz w:val="24"/>
        </w:rPr>
        <w:t>员熟悉校园环境，文明执勤，言语规范，认真负责，人员稳定；严把秩序维护人员招聘关，确保保安人员政治条件和身体符合工作要求，年龄50周岁以下，没有违法犯罪记录，身体健康、形象端庄，言行举止文明；</w:t>
      </w:r>
    </w:p>
    <w:p w14:paraId="7A31407F">
      <w:pPr>
        <w:spacing w:after="60" w:afterLines="25" w:line="360" w:lineRule="auto"/>
        <w:ind w:firstLine="464" w:firstLineChars="200"/>
        <w:rPr>
          <w:rFonts w:hint="eastAsia" w:ascii="仿宋" w:hAnsi="仿宋" w:eastAsia="仿宋" w:cs="仿宋"/>
          <w:spacing w:val="-4"/>
          <w:sz w:val="24"/>
        </w:rPr>
      </w:pPr>
      <w:r>
        <w:rPr>
          <w:rFonts w:hint="eastAsia" w:ascii="仿宋" w:hAnsi="仿宋" w:eastAsia="仿宋" w:cs="仿宋"/>
          <w:spacing w:val="-4"/>
          <w:sz w:val="24"/>
        </w:rPr>
        <w:t>11、保安除规定的物业服务范围外，还负责进出学校10米道路交通秩序的协管，保证出通道顺畅。</w:t>
      </w:r>
    </w:p>
    <w:p w14:paraId="45917557">
      <w:pPr>
        <w:adjustRightInd w:val="0"/>
        <w:snapToGrid w:val="0"/>
        <w:spacing w:after="60" w:afterLines="25" w:line="360" w:lineRule="auto"/>
        <w:ind w:firstLine="482" w:firstLineChars="200"/>
        <w:outlineLvl w:val="2"/>
        <w:rPr>
          <w:rFonts w:hint="eastAsia" w:ascii="仿宋" w:hAnsi="仿宋" w:eastAsia="仿宋" w:cs="仿宋"/>
          <w:b/>
          <w:bCs/>
          <w:sz w:val="24"/>
        </w:rPr>
      </w:pPr>
      <w:r>
        <w:rPr>
          <w:rFonts w:hint="eastAsia" w:ascii="仿宋" w:hAnsi="仿宋" w:eastAsia="仿宋" w:cs="仿宋"/>
          <w:b/>
          <w:sz w:val="24"/>
        </w:rPr>
        <w:t>（三）公用设施、设备的日常运行维护管理服务：</w:t>
      </w:r>
    </w:p>
    <w:p w14:paraId="11BFC30F">
      <w:pPr>
        <w:adjustRightInd w:val="0"/>
        <w:snapToGrid w:val="0"/>
        <w:spacing w:after="60" w:afterLines="25" w:line="360" w:lineRule="auto"/>
        <w:ind w:firstLine="480" w:firstLineChars="200"/>
        <w:outlineLvl w:val="2"/>
        <w:rPr>
          <w:rFonts w:hint="eastAsia" w:ascii="仿宋" w:hAnsi="仿宋" w:eastAsia="仿宋" w:cs="仿宋"/>
          <w:sz w:val="24"/>
        </w:rPr>
      </w:pPr>
      <w:r>
        <w:rPr>
          <w:rFonts w:hint="eastAsia" w:ascii="仿宋" w:hAnsi="仿宋" w:eastAsia="仿宋" w:cs="仿宋"/>
          <w:sz w:val="24"/>
        </w:rPr>
        <w:t>1、协助学校对公用设施设备管理。包含校园室内外照明、景观灯、配电房、供水设备、公共照明、等各类公用设施，如遇设备无法正常运行应及时向学校报备，并协助学校指派维修人员予以处置。</w:t>
      </w:r>
    </w:p>
    <w:p w14:paraId="03CCE1C7">
      <w:pPr>
        <w:adjustRightInd w:val="0"/>
        <w:snapToGrid w:val="0"/>
        <w:spacing w:after="60" w:afterLines="25" w:line="360" w:lineRule="auto"/>
        <w:ind w:firstLine="480" w:firstLineChars="200"/>
        <w:outlineLvl w:val="2"/>
        <w:rPr>
          <w:rFonts w:hint="eastAsia" w:ascii="仿宋" w:hAnsi="仿宋" w:eastAsia="仿宋" w:cs="仿宋"/>
          <w:sz w:val="24"/>
        </w:rPr>
      </w:pPr>
      <w:r>
        <w:rPr>
          <w:rFonts w:hint="eastAsia" w:ascii="仿宋" w:hAnsi="仿宋" w:eastAsia="仿宋" w:cs="仿宋"/>
          <w:sz w:val="24"/>
        </w:rPr>
        <w:t>2、协助学校对学校区域的供配电系统运行管理、照明维修工作。代为进行低压配电柜及管网、楼层照明配电箱维护。</w:t>
      </w:r>
    </w:p>
    <w:p w14:paraId="569D5266">
      <w:pPr>
        <w:adjustRightInd w:val="0"/>
        <w:snapToGrid w:val="0"/>
        <w:spacing w:after="60" w:afterLines="25" w:line="360" w:lineRule="auto"/>
        <w:ind w:firstLine="480" w:firstLineChars="200"/>
        <w:outlineLvl w:val="2"/>
        <w:rPr>
          <w:rFonts w:hint="eastAsia" w:ascii="仿宋" w:hAnsi="仿宋" w:eastAsia="仿宋" w:cs="仿宋"/>
          <w:sz w:val="24"/>
        </w:rPr>
      </w:pPr>
      <w:r>
        <w:rPr>
          <w:rFonts w:hint="eastAsia" w:ascii="仿宋" w:hAnsi="仿宋" w:eastAsia="仿宋" w:cs="仿宋"/>
          <w:sz w:val="24"/>
        </w:rPr>
        <w:t>3、协助学校对排水系统：生活水泵、污水泵、雨水泵及控制电路、管道维护；洗手间、开水间设备维护。</w:t>
      </w:r>
    </w:p>
    <w:p w14:paraId="1ECD54EB">
      <w:pPr>
        <w:adjustRightInd w:val="0"/>
        <w:snapToGrid w:val="0"/>
        <w:spacing w:after="60" w:afterLines="25" w:line="360" w:lineRule="auto"/>
        <w:ind w:firstLine="480" w:firstLineChars="200"/>
        <w:outlineLvl w:val="2"/>
        <w:rPr>
          <w:rFonts w:hint="eastAsia" w:ascii="仿宋" w:hAnsi="仿宋" w:eastAsia="仿宋" w:cs="仿宋"/>
          <w:sz w:val="24"/>
        </w:rPr>
      </w:pPr>
      <w:r>
        <w:rPr>
          <w:rFonts w:hint="eastAsia" w:ascii="仿宋" w:hAnsi="仿宋" w:eastAsia="仿宋" w:cs="仿宋"/>
          <w:sz w:val="24"/>
        </w:rPr>
        <w:t>4、协助学校对道闸系统、车场内栏杆、各项标识、警示维护。</w:t>
      </w:r>
    </w:p>
    <w:p w14:paraId="587C4350">
      <w:pPr>
        <w:adjustRightInd w:val="0"/>
        <w:snapToGrid w:val="0"/>
        <w:spacing w:after="60" w:afterLines="25" w:line="360" w:lineRule="auto"/>
        <w:ind w:firstLine="480" w:firstLineChars="200"/>
        <w:outlineLvl w:val="2"/>
        <w:rPr>
          <w:rFonts w:hint="eastAsia" w:ascii="仿宋" w:hAnsi="仿宋" w:eastAsia="仿宋" w:cs="仿宋"/>
          <w:sz w:val="24"/>
        </w:rPr>
      </w:pPr>
      <w:r>
        <w:rPr>
          <w:rFonts w:hint="eastAsia" w:ascii="仿宋" w:hAnsi="仿宋" w:eastAsia="仿宋" w:cs="仿宋"/>
          <w:sz w:val="24"/>
        </w:rPr>
        <w:t>5、协助学校对教室的课桌椅、电灯、风扇、插座、讲台、门锁、门窗等配置的设备设施的零星维修与保养。</w:t>
      </w:r>
    </w:p>
    <w:p w14:paraId="2A0AB2FD">
      <w:pPr>
        <w:adjustRightInd w:val="0"/>
        <w:snapToGrid w:val="0"/>
        <w:spacing w:after="60" w:afterLines="25" w:line="360" w:lineRule="auto"/>
        <w:ind w:firstLine="480" w:firstLineChars="200"/>
        <w:outlineLvl w:val="2"/>
        <w:rPr>
          <w:rFonts w:hint="eastAsia" w:ascii="仿宋" w:hAnsi="仿宋" w:eastAsia="仿宋" w:cs="仿宋"/>
          <w:sz w:val="24"/>
        </w:rPr>
      </w:pPr>
      <w:r>
        <w:rPr>
          <w:rFonts w:hint="eastAsia" w:ascii="仿宋" w:hAnsi="仿宋" w:eastAsia="仿宋" w:cs="仿宋"/>
          <w:sz w:val="24"/>
        </w:rPr>
        <w:t>6、协助学校对设备设施进行定期检查，如遇故障需更换设备配件的先行予以更换，后由学校负责处理；对于紧急发生的供配电和给排水问题，中标单位应第一时间赶到现场进行处理，保证学校的教学和生活秩序，先行维修产生的费用由学校承担。对于重大的活动的供电保障问题，由学校监管部门协同物业管理公司与市区供电局进行联系。</w:t>
      </w:r>
    </w:p>
    <w:p w14:paraId="7F6C4161">
      <w:pPr>
        <w:adjustRightInd w:val="0"/>
        <w:snapToGrid w:val="0"/>
        <w:spacing w:after="60" w:afterLines="25" w:line="360" w:lineRule="auto"/>
        <w:ind w:firstLine="480" w:firstLineChars="200"/>
        <w:outlineLvl w:val="2"/>
        <w:rPr>
          <w:rFonts w:hint="eastAsia" w:ascii="仿宋" w:hAnsi="仿宋" w:eastAsia="仿宋" w:cs="仿宋"/>
          <w:sz w:val="24"/>
        </w:rPr>
      </w:pPr>
      <w:r>
        <w:rPr>
          <w:rFonts w:hint="eastAsia" w:ascii="仿宋" w:hAnsi="仿宋" w:eastAsia="仿宋" w:cs="仿宋"/>
          <w:sz w:val="24"/>
        </w:rPr>
        <w:t>7、上述学校区域内所有设施、设备由学校负责管理维修，中标单位应予以协助。</w:t>
      </w:r>
    </w:p>
    <w:p w14:paraId="0EDB08E6">
      <w:pPr>
        <w:adjustRightInd w:val="0"/>
        <w:snapToGrid w:val="0"/>
        <w:spacing w:after="60" w:afterLines="25" w:line="360" w:lineRule="auto"/>
        <w:ind w:firstLine="480" w:firstLineChars="200"/>
        <w:outlineLvl w:val="2"/>
        <w:rPr>
          <w:rFonts w:hint="eastAsia" w:ascii="仿宋" w:hAnsi="仿宋" w:eastAsia="仿宋" w:cs="仿宋"/>
          <w:sz w:val="24"/>
        </w:rPr>
      </w:pPr>
      <w:r>
        <w:rPr>
          <w:rFonts w:hint="eastAsia" w:ascii="仿宋" w:hAnsi="仿宋" w:eastAsia="仿宋" w:cs="仿宋"/>
          <w:sz w:val="24"/>
        </w:rPr>
        <w:t>8、中标单位协助学校对上述设施、设备管理、维修产生的费用，经校方确认属实的，费用由校方承担。</w:t>
      </w:r>
    </w:p>
    <w:p w14:paraId="72F15BD5">
      <w:pPr>
        <w:adjustRightInd w:val="0"/>
        <w:snapToGrid w:val="0"/>
        <w:spacing w:after="60" w:afterLines="25" w:line="360" w:lineRule="auto"/>
        <w:ind w:firstLine="480" w:firstLineChars="200"/>
        <w:outlineLvl w:val="2"/>
        <w:rPr>
          <w:rFonts w:hint="eastAsia" w:ascii="仿宋" w:hAnsi="仿宋" w:eastAsia="仿宋" w:cs="仿宋"/>
          <w:sz w:val="24"/>
        </w:rPr>
      </w:pPr>
      <w:r>
        <w:rPr>
          <w:rFonts w:hint="eastAsia" w:ascii="仿宋" w:hAnsi="仿宋" w:eastAsia="仿宋" w:cs="仿宋"/>
          <w:sz w:val="24"/>
        </w:rPr>
        <w:t>9、制定详细的公共设施日常维护计划及实施方案。</w:t>
      </w:r>
    </w:p>
    <w:p w14:paraId="5DCC2F03">
      <w:pPr>
        <w:adjustRightInd w:val="0"/>
        <w:snapToGrid w:val="0"/>
        <w:spacing w:after="60" w:afterLines="25" w:line="360" w:lineRule="auto"/>
        <w:ind w:firstLine="480" w:firstLineChars="200"/>
        <w:outlineLvl w:val="2"/>
        <w:rPr>
          <w:rFonts w:hint="eastAsia" w:ascii="仿宋" w:hAnsi="仿宋" w:eastAsia="仿宋" w:cs="仿宋"/>
          <w:sz w:val="24"/>
        </w:rPr>
      </w:pPr>
      <w:r>
        <w:rPr>
          <w:rFonts w:hint="eastAsia" w:ascii="仿宋" w:hAnsi="仿宋" w:eastAsia="仿宋" w:cs="仿宋"/>
          <w:sz w:val="24"/>
        </w:rPr>
        <w:t>10、建立安全检查制度，安排专职人员对所管辖区域及设备设施进行日常安全巡检和定期安全检查，并记录备查。</w:t>
      </w:r>
    </w:p>
    <w:p w14:paraId="6BBE3CCD">
      <w:pPr>
        <w:adjustRightInd w:val="0"/>
        <w:snapToGrid w:val="0"/>
        <w:spacing w:after="60" w:afterLines="25" w:line="360" w:lineRule="auto"/>
        <w:ind w:firstLine="480" w:firstLineChars="200"/>
        <w:outlineLvl w:val="2"/>
        <w:rPr>
          <w:rFonts w:hint="eastAsia" w:ascii="仿宋" w:hAnsi="仿宋" w:eastAsia="仿宋" w:cs="仿宋"/>
          <w:sz w:val="24"/>
        </w:rPr>
      </w:pPr>
      <w:r>
        <w:rPr>
          <w:rFonts w:hint="eastAsia" w:ascii="仿宋" w:hAnsi="仿宋" w:eastAsia="仿宋" w:cs="仿宋"/>
          <w:sz w:val="24"/>
        </w:rPr>
        <w:t>11、设备及机房环境整洁，无杂物、灰尘，无鼠、虫害发生。</w:t>
      </w:r>
    </w:p>
    <w:p w14:paraId="445C46E0">
      <w:pPr>
        <w:adjustRightInd w:val="0"/>
        <w:snapToGrid w:val="0"/>
        <w:spacing w:after="60" w:afterLines="25" w:line="360" w:lineRule="auto"/>
        <w:ind w:firstLine="480" w:firstLineChars="200"/>
        <w:outlineLvl w:val="2"/>
        <w:rPr>
          <w:rFonts w:hint="eastAsia" w:ascii="仿宋" w:hAnsi="仿宋" w:eastAsia="仿宋" w:cs="仿宋"/>
          <w:sz w:val="24"/>
        </w:rPr>
      </w:pPr>
      <w:r>
        <w:rPr>
          <w:rFonts w:hint="eastAsia" w:ascii="仿宋" w:hAnsi="仿宋" w:eastAsia="仿宋" w:cs="仿宋"/>
          <w:sz w:val="24"/>
        </w:rPr>
        <w:t>12、专业技术人员持证上岗。</w:t>
      </w:r>
    </w:p>
    <w:p w14:paraId="4E3A419B">
      <w:pPr>
        <w:adjustRightInd w:val="0"/>
        <w:snapToGrid w:val="0"/>
        <w:spacing w:after="60" w:afterLines="25" w:line="360" w:lineRule="auto"/>
        <w:ind w:firstLine="480" w:firstLineChars="200"/>
        <w:outlineLvl w:val="2"/>
        <w:rPr>
          <w:rFonts w:hint="eastAsia" w:ascii="仿宋" w:hAnsi="仿宋" w:eastAsia="仿宋" w:cs="仿宋"/>
          <w:sz w:val="24"/>
        </w:rPr>
      </w:pPr>
      <w:r>
        <w:rPr>
          <w:rFonts w:hint="eastAsia" w:ascii="仿宋" w:hAnsi="仿宋" w:eastAsia="仿宋" w:cs="仿宋"/>
          <w:sz w:val="24"/>
        </w:rPr>
        <w:t>13、属于物业管理的其他工作事项。</w:t>
      </w:r>
    </w:p>
    <w:p w14:paraId="1A1CB947">
      <w:pPr>
        <w:adjustRightInd w:val="0"/>
        <w:snapToGrid w:val="0"/>
        <w:spacing w:after="60" w:afterLines="25" w:line="360" w:lineRule="auto"/>
        <w:ind w:firstLine="482" w:firstLineChars="200"/>
        <w:outlineLvl w:val="2"/>
        <w:rPr>
          <w:rFonts w:hint="eastAsia" w:ascii="仿宋" w:hAnsi="仿宋" w:eastAsia="仿宋" w:cs="仿宋"/>
          <w:b/>
          <w:bCs/>
          <w:sz w:val="24"/>
        </w:rPr>
      </w:pPr>
      <w:r>
        <w:rPr>
          <w:rFonts w:hint="eastAsia" w:ascii="仿宋" w:hAnsi="仿宋" w:eastAsia="仿宋" w:cs="仿宋"/>
          <w:b/>
          <w:bCs/>
          <w:sz w:val="24"/>
        </w:rPr>
        <w:t>（五）物业服务档案资料管理</w:t>
      </w:r>
    </w:p>
    <w:p w14:paraId="30F920A5">
      <w:pPr>
        <w:adjustRightInd w:val="0"/>
        <w:snapToGrid w:val="0"/>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1、建立物业服务所有档案，资料齐全，分类整理、归档管理，查阅方便；</w:t>
      </w:r>
    </w:p>
    <w:p w14:paraId="6041FCB6">
      <w:pPr>
        <w:adjustRightInd w:val="0"/>
        <w:snapToGrid w:val="0"/>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2、在日常管理中要建立交接班、项目故障与维修、保养等登记制度。</w:t>
      </w:r>
    </w:p>
    <w:p w14:paraId="1A209943">
      <w:pPr>
        <w:adjustRightInd w:val="0"/>
        <w:snapToGrid w:val="0"/>
        <w:spacing w:after="60" w:afterLines="25" w:line="360" w:lineRule="auto"/>
        <w:ind w:firstLine="482" w:firstLineChars="200"/>
        <w:outlineLvl w:val="2"/>
        <w:rPr>
          <w:rFonts w:hint="eastAsia" w:ascii="仿宋" w:hAnsi="仿宋" w:eastAsia="仿宋" w:cs="仿宋"/>
          <w:b/>
          <w:bCs/>
          <w:sz w:val="24"/>
        </w:rPr>
      </w:pPr>
      <w:r>
        <w:rPr>
          <w:rFonts w:hint="eastAsia" w:ascii="仿宋" w:hAnsi="仿宋" w:eastAsia="仿宋" w:cs="仿宋"/>
          <w:b/>
          <w:bCs/>
          <w:sz w:val="24"/>
        </w:rPr>
        <w:t>（六）报刊、信件及物品的寄存管理</w:t>
      </w:r>
    </w:p>
    <w:p w14:paraId="147C7B8A">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1、学校报刊、信件的及时、准确、完整送达，做好收发登记；</w:t>
      </w:r>
    </w:p>
    <w:p w14:paraId="47150383">
      <w:pPr>
        <w:adjustRightInd w:val="0"/>
        <w:snapToGrid w:val="0"/>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2、负责学校教师、学生及家长临时委托的物品寄存、转交，物品不遗失，保证相关人员及时收取；</w:t>
      </w:r>
    </w:p>
    <w:p w14:paraId="10BDA0C7">
      <w:pPr>
        <w:adjustRightInd w:val="0"/>
        <w:snapToGrid w:val="0"/>
        <w:spacing w:after="60" w:afterLines="25" w:line="360" w:lineRule="auto"/>
        <w:ind w:firstLine="482" w:firstLineChars="200"/>
        <w:outlineLvl w:val="2"/>
        <w:rPr>
          <w:rFonts w:hint="eastAsia" w:ascii="仿宋" w:hAnsi="仿宋" w:eastAsia="仿宋" w:cs="仿宋"/>
          <w:b/>
          <w:sz w:val="24"/>
        </w:rPr>
      </w:pPr>
      <w:r>
        <w:rPr>
          <w:rFonts w:hint="eastAsia" w:ascii="仿宋" w:hAnsi="仿宋" w:eastAsia="仿宋" w:cs="仿宋"/>
          <w:b/>
          <w:sz w:val="24"/>
        </w:rPr>
        <w:t>（七）法律、法规和委托管理合同规定的其他物业管理服务</w:t>
      </w:r>
    </w:p>
    <w:p w14:paraId="585573A5">
      <w:pPr>
        <w:adjustRightInd w:val="0"/>
        <w:snapToGrid w:val="0"/>
        <w:spacing w:after="60" w:afterLines="25" w:line="360" w:lineRule="auto"/>
        <w:ind w:firstLine="480" w:firstLineChars="200"/>
        <w:outlineLvl w:val="2"/>
        <w:rPr>
          <w:rFonts w:hint="eastAsia" w:ascii="仿宋" w:hAnsi="仿宋" w:eastAsia="仿宋" w:cs="仿宋"/>
          <w:bCs/>
          <w:sz w:val="24"/>
        </w:rPr>
      </w:pPr>
      <w:r>
        <w:rPr>
          <w:rFonts w:hint="eastAsia" w:ascii="仿宋" w:hAnsi="仿宋" w:eastAsia="仿宋" w:cs="仿宋"/>
          <w:bCs/>
          <w:sz w:val="24"/>
        </w:rPr>
        <w:t>1、校级重大活动提供协助及服务，包括会场布置及会场卫生服务工作等。</w:t>
      </w:r>
    </w:p>
    <w:p w14:paraId="76F71D39">
      <w:pPr>
        <w:adjustRightInd w:val="0"/>
        <w:snapToGrid w:val="0"/>
        <w:spacing w:after="60" w:afterLines="25" w:line="360" w:lineRule="auto"/>
        <w:ind w:firstLine="480" w:firstLineChars="200"/>
        <w:outlineLvl w:val="2"/>
        <w:rPr>
          <w:rFonts w:hint="eastAsia" w:ascii="仿宋" w:hAnsi="仿宋" w:eastAsia="仿宋" w:cs="仿宋"/>
          <w:bCs/>
          <w:sz w:val="24"/>
        </w:rPr>
      </w:pPr>
      <w:r>
        <w:rPr>
          <w:rFonts w:hint="eastAsia" w:ascii="仿宋" w:hAnsi="仿宋" w:eastAsia="仿宋" w:cs="仿宋"/>
          <w:bCs/>
          <w:sz w:val="24"/>
        </w:rPr>
        <w:t>2、属于物业管理的其他工作事项。</w:t>
      </w:r>
    </w:p>
    <w:p w14:paraId="75C55C24">
      <w:pPr>
        <w:spacing w:after="60" w:afterLines="25" w:line="360" w:lineRule="auto"/>
        <w:rPr>
          <w:rFonts w:hint="eastAsia" w:ascii="仿宋" w:hAnsi="仿宋" w:eastAsia="仿宋" w:cs="仿宋"/>
          <w:b/>
          <w:sz w:val="28"/>
          <w:szCs w:val="28"/>
        </w:rPr>
      </w:pPr>
      <w:r>
        <w:rPr>
          <w:rFonts w:hint="eastAsia" w:ascii="仿宋_GB2312" w:hAnsi="华文仿宋" w:eastAsia="仿宋_GB2312"/>
          <w:b/>
          <w:bCs/>
          <w:color w:val="FF0000"/>
          <w:sz w:val="32"/>
          <w:szCs w:val="32"/>
        </w:rPr>
        <w:t>★</w:t>
      </w:r>
      <w:r>
        <w:rPr>
          <w:rFonts w:hint="eastAsia" w:ascii="仿宋" w:hAnsi="仿宋" w:eastAsia="仿宋" w:cs="仿宋"/>
          <w:b/>
          <w:bCs/>
          <w:sz w:val="28"/>
          <w:szCs w:val="28"/>
        </w:rPr>
        <w:t>四）</w:t>
      </w:r>
      <w:r>
        <w:rPr>
          <w:rFonts w:hint="eastAsia" w:ascii="仿宋" w:hAnsi="仿宋" w:eastAsia="仿宋" w:cs="仿宋"/>
          <w:b/>
          <w:sz w:val="28"/>
          <w:szCs w:val="28"/>
        </w:rPr>
        <w:t>服务技术标准</w:t>
      </w:r>
    </w:p>
    <w:p w14:paraId="53498311">
      <w:pPr>
        <w:autoSpaceDE w:val="0"/>
        <w:autoSpaceDN w:val="0"/>
        <w:spacing w:after="60" w:afterLines="25" w:line="360" w:lineRule="auto"/>
        <w:ind w:firstLine="616" w:firstLineChars="257"/>
        <w:jc w:val="left"/>
        <w:rPr>
          <w:rFonts w:hint="eastAsia" w:ascii="仿宋" w:hAnsi="仿宋" w:eastAsia="仿宋" w:cs="仿宋"/>
          <w:sz w:val="24"/>
        </w:rPr>
      </w:pPr>
      <w:r>
        <w:rPr>
          <w:rFonts w:hint="eastAsia" w:ascii="仿宋" w:hAnsi="仿宋" w:eastAsia="仿宋" w:cs="仿宋"/>
          <w:sz w:val="24"/>
        </w:rPr>
        <w:t>1、严格遵循《深圳市物业管理条例》、</w:t>
      </w:r>
      <w:r>
        <w:rPr>
          <w:rFonts w:hint="eastAsia" w:ascii="仿宋" w:hAnsi="仿宋" w:eastAsia="仿宋" w:cs="仿宋"/>
          <w:color w:val="353535"/>
          <w:kern w:val="0"/>
          <w:sz w:val="24"/>
        </w:rPr>
        <w:t>《〈深圳市学校安全管理条例〉实施细则》、</w:t>
      </w:r>
      <w:r>
        <w:rPr>
          <w:rFonts w:hint="eastAsia" w:ascii="仿宋" w:hAnsi="仿宋" w:eastAsia="仿宋" w:cs="仿宋"/>
          <w:sz w:val="24"/>
        </w:rPr>
        <w:t>《深圳市物业管理考核评比标准》</w:t>
      </w:r>
      <w:r>
        <w:rPr>
          <w:rFonts w:hint="eastAsia" w:ascii="仿宋" w:hAnsi="仿宋" w:eastAsia="仿宋" w:cs="仿宋"/>
          <w:color w:val="000000"/>
          <w:kern w:val="0"/>
          <w:sz w:val="24"/>
        </w:rPr>
        <w:t>有关规定和</w:t>
      </w:r>
      <w:r>
        <w:rPr>
          <w:rFonts w:hint="eastAsia" w:ascii="仿宋" w:hAnsi="仿宋" w:eastAsia="仿宋" w:cs="仿宋"/>
          <w:sz w:val="24"/>
        </w:rPr>
        <w:t>要求，利用现代化管理手段进行管理服务；</w:t>
      </w:r>
    </w:p>
    <w:p w14:paraId="42DE5826">
      <w:pPr>
        <w:autoSpaceDE w:val="0"/>
        <w:autoSpaceDN w:val="0"/>
        <w:spacing w:after="60" w:afterLines="25" w:line="360" w:lineRule="auto"/>
        <w:ind w:firstLine="616" w:firstLineChars="257"/>
        <w:jc w:val="left"/>
        <w:rPr>
          <w:rFonts w:hint="eastAsia" w:ascii="仿宋" w:hAnsi="仿宋" w:eastAsia="仿宋" w:cs="仿宋"/>
          <w:sz w:val="24"/>
        </w:rPr>
      </w:pPr>
      <w:r>
        <w:rPr>
          <w:rFonts w:hint="eastAsia" w:ascii="仿宋" w:hAnsi="仿宋" w:eastAsia="仿宋" w:cs="仿宋"/>
          <w:sz w:val="24"/>
        </w:rPr>
        <w:t>2、无因管理服务造成的安全事故、质量事故；</w:t>
      </w:r>
    </w:p>
    <w:p w14:paraId="47EFFF63">
      <w:pPr>
        <w:autoSpaceDE w:val="0"/>
        <w:autoSpaceDN w:val="0"/>
        <w:spacing w:after="60" w:afterLines="25" w:line="360" w:lineRule="auto"/>
        <w:ind w:firstLine="616" w:firstLineChars="257"/>
        <w:jc w:val="left"/>
        <w:rPr>
          <w:rFonts w:hint="eastAsia" w:ascii="仿宋" w:hAnsi="仿宋" w:eastAsia="仿宋" w:cs="仿宋"/>
          <w:sz w:val="24"/>
        </w:rPr>
      </w:pPr>
      <w:r>
        <w:rPr>
          <w:rFonts w:hint="eastAsia" w:ascii="仿宋" w:hAnsi="仿宋" w:eastAsia="仿宋" w:cs="仿宋"/>
          <w:sz w:val="24"/>
        </w:rPr>
        <w:t>3、确保学生安全，让学校满意、家长放心，服务的满意率达95%以上；</w:t>
      </w:r>
    </w:p>
    <w:p w14:paraId="0B083F62">
      <w:pPr>
        <w:autoSpaceDE w:val="0"/>
        <w:autoSpaceDN w:val="0"/>
        <w:spacing w:after="60" w:afterLines="25" w:line="360" w:lineRule="auto"/>
        <w:ind w:firstLine="616" w:firstLineChars="257"/>
        <w:jc w:val="left"/>
        <w:rPr>
          <w:rFonts w:hint="eastAsia" w:ascii="仿宋" w:hAnsi="仿宋" w:eastAsia="仿宋" w:cs="仿宋"/>
          <w:sz w:val="24"/>
        </w:rPr>
      </w:pPr>
      <w:r>
        <w:rPr>
          <w:rFonts w:hint="eastAsia" w:ascii="仿宋" w:hAnsi="仿宋" w:eastAsia="仿宋" w:cs="仿宋"/>
          <w:sz w:val="24"/>
        </w:rPr>
        <w:t>4、有效投诉处理率100%；</w:t>
      </w:r>
    </w:p>
    <w:p w14:paraId="402F4782">
      <w:pPr>
        <w:autoSpaceDE w:val="0"/>
        <w:autoSpaceDN w:val="0"/>
        <w:spacing w:after="60" w:afterLines="25" w:line="360" w:lineRule="auto"/>
        <w:ind w:firstLine="616" w:firstLineChars="257"/>
        <w:jc w:val="left"/>
        <w:rPr>
          <w:rFonts w:hint="eastAsia" w:ascii="仿宋" w:hAnsi="仿宋" w:eastAsia="仿宋" w:cs="仿宋"/>
          <w:sz w:val="24"/>
        </w:rPr>
      </w:pPr>
      <w:r>
        <w:rPr>
          <w:rFonts w:hint="eastAsia" w:ascii="仿宋" w:hAnsi="仿宋" w:eastAsia="仿宋" w:cs="仿宋"/>
          <w:sz w:val="24"/>
        </w:rPr>
        <w:t>5、有效投诉率低于1%；</w:t>
      </w:r>
    </w:p>
    <w:p w14:paraId="4CDE0A1B">
      <w:pPr>
        <w:autoSpaceDE w:val="0"/>
        <w:autoSpaceDN w:val="0"/>
        <w:spacing w:after="60" w:afterLines="25" w:line="360" w:lineRule="auto"/>
        <w:ind w:firstLine="616" w:firstLineChars="257"/>
        <w:jc w:val="left"/>
        <w:rPr>
          <w:rFonts w:hint="eastAsia" w:ascii="仿宋" w:hAnsi="仿宋" w:eastAsia="仿宋" w:cs="仿宋"/>
          <w:b/>
          <w:bCs/>
          <w:sz w:val="24"/>
        </w:rPr>
      </w:pPr>
      <w:r>
        <w:rPr>
          <w:rFonts w:hint="eastAsia" w:ascii="仿宋" w:hAnsi="仿宋" w:eastAsia="仿宋" w:cs="仿宋"/>
          <w:sz w:val="24"/>
        </w:rPr>
        <w:t>6、管理服务人员配置符合采购单位要求，持证上岗率100%；</w:t>
      </w:r>
    </w:p>
    <w:p w14:paraId="1B049196">
      <w:pPr>
        <w:spacing w:after="60" w:afterLines="25" w:line="360" w:lineRule="auto"/>
        <w:ind w:firstLine="600" w:firstLineChars="250"/>
        <w:rPr>
          <w:rFonts w:hint="eastAsia" w:ascii="仿宋" w:hAnsi="仿宋" w:eastAsia="仿宋" w:cs="仿宋"/>
          <w:sz w:val="24"/>
        </w:rPr>
      </w:pPr>
      <w:r>
        <w:rPr>
          <w:rFonts w:hint="eastAsia" w:ascii="仿宋" w:hAnsi="仿宋" w:eastAsia="仿宋" w:cs="仿宋"/>
          <w:sz w:val="24"/>
        </w:rPr>
        <w:t>7、公共配套设备、设施完好率95%以上；</w:t>
      </w:r>
    </w:p>
    <w:p w14:paraId="153EEA13">
      <w:pPr>
        <w:spacing w:after="60" w:afterLines="25" w:line="360" w:lineRule="auto"/>
        <w:ind w:firstLine="600" w:firstLineChars="250"/>
        <w:rPr>
          <w:rFonts w:hint="eastAsia" w:ascii="仿宋" w:hAnsi="仿宋" w:eastAsia="仿宋" w:cs="仿宋"/>
          <w:sz w:val="24"/>
        </w:rPr>
      </w:pPr>
      <w:r>
        <w:rPr>
          <w:rFonts w:hint="eastAsia" w:ascii="仿宋" w:hAnsi="仿宋" w:eastAsia="仿宋" w:cs="仿宋"/>
          <w:sz w:val="24"/>
        </w:rPr>
        <w:t>8、环境卫生达标率95%；</w:t>
      </w:r>
    </w:p>
    <w:p w14:paraId="405E0C81">
      <w:pPr>
        <w:spacing w:after="60" w:afterLines="25" w:line="360" w:lineRule="auto"/>
        <w:ind w:firstLine="600" w:firstLineChars="250"/>
        <w:rPr>
          <w:rFonts w:hint="eastAsia" w:ascii="仿宋" w:hAnsi="仿宋" w:eastAsia="仿宋" w:cs="仿宋"/>
          <w:sz w:val="24"/>
        </w:rPr>
      </w:pPr>
      <w:r>
        <w:rPr>
          <w:rFonts w:hint="eastAsia" w:ascii="仿宋" w:hAnsi="仿宋" w:eastAsia="仿宋" w:cs="仿宋"/>
          <w:sz w:val="24"/>
        </w:rPr>
        <w:t>9、消防管理符合政府有关要求，年检完好率100%。</w:t>
      </w:r>
    </w:p>
    <w:p w14:paraId="510FC727">
      <w:pPr>
        <w:spacing w:after="60" w:afterLines="25" w:line="360" w:lineRule="auto"/>
        <w:rPr>
          <w:rFonts w:hint="eastAsia" w:ascii="仿宋" w:hAnsi="仿宋" w:eastAsia="仿宋" w:cs="仿宋"/>
          <w:sz w:val="28"/>
          <w:szCs w:val="28"/>
        </w:rPr>
      </w:pPr>
      <w:r>
        <w:rPr>
          <w:rFonts w:hint="eastAsia" w:ascii="仿宋" w:hAnsi="仿宋" w:eastAsia="仿宋" w:cs="仿宋"/>
          <w:b/>
          <w:bCs/>
          <w:sz w:val="28"/>
          <w:szCs w:val="28"/>
        </w:rPr>
        <w:t>五）人员配置要求</w:t>
      </w:r>
    </w:p>
    <w:p w14:paraId="32AD9FBB">
      <w:pPr>
        <w:adjustRightInd w:val="0"/>
        <w:snapToGrid w:val="0"/>
        <w:spacing w:after="60" w:afterLines="25" w:line="360" w:lineRule="auto"/>
        <w:ind w:firstLine="360" w:firstLineChars="150"/>
        <w:rPr>
          <w:rFonts w:hint="eastAsia" w:ascii="仿宋" w:hAnsi="仿宋" w:eastAsia="仿宋" w:cs="仿宋"/>
          <w:sz w:val="24"/>
        </w:rPr>
      </w:pPr>
      <w:r>
        <w:rPr>
          <w:rFonts w:hint="eastAsia" w:ascii="仿宋" w:hAnsi="仿宋" w:eastAsia="仿宋" w:cs="仿宋"/>
          <w:sz w:val="24"/>
        </w:rPr>
        <w:t>1、依据项目物业管理服务的特点，构建精简、高效、专业、合理的管理和组织架构；</w:t>
      </w:r>
    </w:p>
    <w:p w14:paraId="195B0728">
      <w:pPr>
        <w:adjustRightInd w:val="0"/>
        <w:snapToGrid w:val="0"/>
        <w:spacing w:after="60" w:afterLines="25" w:line="360" w:lineRule="auto"/>
        <w:ind w:firstLine="360" w:firstLineChars="150"/>
        <w:rPr>
          <w:rFonts w:hint="eastAsia" w:ascii="仿宋" w:hAnsi="仿宋" w:eastAsia="仿宋" w:cs="仿宋"/>
          <w:sz w:val="24"/>
        </w:rPr>
      </w:pPr>
      <w:r>
        <w:rPr>
          <w:rFonts w:hint="eastAsia" w:ascii="仿宋" w:hAnsi="仿宋" w:eastAsia="仿宋" w:cs="仿宋"/>
          <w:sz w:val="24"/>
        </w:rPr>
        <w:t>2、依据精干、高效、一专多能、忠于职守的原则配备人员，并结合学校办公运行特点，编制员工行为规范和操作性强的服务方案；</w:t>
      </w:r>
    </w:p>
    <w:p w14:paraId="08314E51">
      <w:pPr>
        <w:adjustRightInd w:val="0"/>
        <w:snapToGrid w:val="0"/>
        <w:spacing w:after="60" w:afterLines="25" w:line="360" w:lineRule="auto"/>
        <w:ind w:firstLine="360" w:firstLineChars="150"/>
        <w:rPr>
          <w:rFonts w:hint="eastAsia" w:ascii="仿宋" w:hAnsi="仿宋" w:eastAsia="仿宋" w:cs="仿宋"/>
          <w:sz w:val="24"/>
        </w:rPr>
      </w:pPr>
      <w:r>
        <w:rPr>
          <w:rFonts w:hint="eastAsia" w:ascii="仿宋" w:hAnsi="仿宋" w:eastAsia="仿宋" w:cs="仿宋"/>
          <w:sz w:val="24"/>
        </w:rPr>
        <w:t>3、组织架构科学、合理，保证管理落实到位；各部门具有明确的分工和职责要求；</w:t>
      </w:r>
    </w:p>
    <w:p w14:paraId="068E8BF8">
      <w:pPr>
        <w:adjustRightInd w:val="0"/>
        <w:snapToGrid w:val="0"/>
        <w:spacing w:after="60" w:afterLines="25" w:line="360" w:lineRule="auto"/>
        <w:ind w:firstLine="360" w:firstLineChars="150"/>
        <w:rPr>
          <w:rFonts w:hint="eastAsia" w:ascii="仿宋" w:hAnsi="仿宋" w:eastAsia="仿宋" w:cs="仿宋"/>
          <w:sz w:val="24"/>
        </w:rPr>
      </w:pPr>
      <w:r>
        <w:rPr>
          <w:rFonts w:hint="eastAsia" w:ascii="仿宋" w:hAnsi="仿宋" w:eastAsia="仿宋" w:cs="仿宋"/>
          <w:sz w:val="24"/>
        </w:rPr>
        <w:t>4、服务人员经常性培训，包括进驻前培训、过程培训、技术培训、专业演练、法规知识培训等；</w:t>
      </w:r>
    </w:p>
    <w:p w14:paraId="5ED4CB66">
      <w:pPr>
        <w:adjustRightInd w:val="0"/>
        <w:snapToGrid w:val="0"/>
        <w:spacing w:after="60" w:afterLines="25" w:line="360" w:lineRule="auto"/>
        <w:ind w:firstLine="360" w:firstLineChars="150"/>
        <w:rPr>
          <w:rFonts w:hint="eastAsia" w:ascii="仿宋" w:hAnsi="仿宋" w:eastAsia="仿宋" w:cs="仿宋"/>
          <w:sz w:val="24"/>
        </w:rPr>
      </w:pPr>
      <w:r>
        <w:rPr>
          <w:rFonts w:hint="eastAsia" w:ascii="仿宋" w:hAnsi="仿宋" w:eastAsia="仿宋" w:cs="仿宋"/>
          <w:bCs/>
          <w:sz w:val="24"/>
        </w:rPr>
        <w:t>5、配备人</w:t>
      </w:r>
      <w:r>
        <w:rPr>
          <w:rFonts w:hint="eastAsia" w:ascii="仿宋" w:hAnsi="仿宋" w:eastAsia="仿宋" w:cs="仿宋"/>
          <w:sz w:val="24"/>
        </w:rPr>
        <w:t>数必须满足采购方的工作需求，如人员配备不足导致项目无法正常运作由中标方承担责任。</w:t>
      </w:r>
    </w:p>
    <w:tbl>
      <w:tblPr>
        <w:tblStyle w:val="4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9"/>
        <w:gridCol w:w="1590"/>
        <w:gridCol w:w="1238"/>
        <w:gridCol w:w="4909"/>
      </w:tblGrid>
      <w:tr w14:paraId="72EC0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3" w:type="pct"/>
            <w:tcBorders>
              <w:top w:val="single" w:color="auto" w:sz="4" w:space="0"/>
              <w:left w:val="single" w:color="auto" w:sz="4" w:space="0"/>
              <w:bottom w:val="single" w:color="auto" w:sz="4" w:space="0"/>
              <w:right w:val="single" w:color="auto" w:sz="4" w:space="0"/>
            </w:tcBorders>
            <w:vAlign w:val="center"/>
          </w:tcPr>
          <w:p w14:paraId="63AC1D34">
            <w:pPr>
              <w:adjustRightInd w:val="0"/>
              <w:snapToGrid w:val="0"/>
              <w:spacing w:line="300" w:lineRule="auto"/>
              <w:jc w:val="center"/>
              <w:rPr>
                <w:rFonts w:hint="eastAsia" w:ascii="仿宋" w:hAnsi="仿宋" w:eastAsia="仿宋" w:cs="仿宋"/>
                <w:b/>
                <w:sz w:val="24"/>
              </w:rPr>
            </w:pPr>
            <w:r>
              <w:rPr>
                <w:rFonts w:hint="eastAsia" w:ascii="仿宋" w:hAnsi="仿宋" w:eastAsia="仿宋" w:cs="仿宋"/>
                <w:b/>
                <w:sz w:val="24"/>
              </w:rPr>
              <w:t>序号</w:t>
            </w:r>
          </w:p>
        </w:tc>
        <w:tc>
          <w:tcPr>
            <w:tcW w:w="932" w:type="pct"/>
            <w:tcBorders>
              <w:top w:val="single" w:color="auto" w:sz="4" w:space="0"/>
              <w:left w:val="single" w:color="auto" w:sz="4" w:space="0"/>
              <w:bottom w:val="single" w:color="auto" w:sz="4" w:space="0"/>
              <w:right w:val="single" w:color="auto" w:sz="4" w:space="0"/>
            </w:tcBorders>
            <w:vAlign w:val="center"/>
          </w:tcPr>
          <w:p w14:paraId="4CA91C89">
            <w:pPr>
              <w:adjustRightInd w:val="0"/>
              <w:snapToGrid w:val="0"/>
              <w:spacing w:line="300" w:lineRule="auto"/>
              <w:jc w:val="center"/>
              <w:rPr>
                <w:rFonts w:hint="eastAsia" w:ascii="仿宋" w:hAnsi="仿宋" w:eastAsia="仿宋" w:cs="仿宋"/>
                <w:b/>
                <w:sz w:val="24"/>
              </w:rPr>
            </w:pPr>
            <w:r>
              <w:rPr>
                <w:rFonts w:hint="eastAsia" w:ascii="仿宋" w:hAnsi="仿宋" w:eastAsia="仿宋" w:cs="仿宋"/>
                <w:b/>
                <w:sz w:val="24"/>
              </w:rPr>
              <w:t>岗位</w:t>
            </w:r>
          </w:p>
        </w:tc>
        <w:tc>
          <w:tcPr>
            <w:tcW w:w="726" w:type="pct"/>
            <w:tcBorders>
              <w:top w:val="single" w:color="auto" w:sz="4" w:space="0"/>
              <w:left w:val="single" w:color="auto" w:sz="4" w:space="0"/>
              <w:bottom w:val="single" w:color="auto" w:sz="4" w:space="0"/>
              <w:right w:val="single" w:color="auto" w:sz="4" w:space="0"/>
            </w:tcBorders>
            <w:vAlign w:val="center"/>
          </w:tcPr>
          <w:p w14:paraId="53D7000E">
            <w:pPr>
              <w:adjustRightInd w:val="0"/>
              <w:snapToGrid w:val="0"/>
              <w:spacing w:line="300" w:lineRule="auto"/>
              <w:jc w:val="center"/>
              <w:rPr>
                <w:rFonts w:hint="eastAsia" w:ascii="仿宋" w:hAnsi="仿宋" w:eastAsia="仿宋" w:cs="仿宋"/>
                <w:b/>
                <w:sz w:val="24"/>
              </w:rPr>
            </w:pPr>
            <w:r>
              <w:rPr>
                <w:rFonts w:hint="eastAsia" w:ascii="仿宋" w:hAnsi="仿宋" w:eastAsia="仿宋" w:cs="仿宋"/>
                <w:b/>
                <w:sz w:val="24"/>
              </w:rPr>
              <w:t>最低配备人数（人）</w:t>
            </w:r>
          </w:p>
        </w:tc>
        <w:tc>
          <w:tcPr>
            <w:tcW w:w="2878" w:type="pct"/>
            <w:tcBorders>
              <w:top w:val="single" w:color="auto" w:sz="4" w:space="0"/>
              <w:left w:val="single" w:color="auto" w:sz="4" w:space="0"/>
              <w:bottom w:val="single" w:color="auto" w:sz="4" w:space="0"/>
              <w:right w:val="single" w:color="auto" w:sz="4" w:space="0"/>
            </w:tcBorders>
            <w:vAlign w:val="center"/>
          </w:tcPr>
          <w:p w14:paraId="13EDB09A">
            <w:pPr>
              <w:adjustRightInd w:val="0"/>
              <w:snapToGrid w:val="0"/>
              <w:spacing w:line="300" w:lineRule="auto"/>
              <w:jc w:val="center"/>
              <w:rPr>
                <w:rFonts w:hint="eastAsia" w:ascii="仿宋" w:hAnsi="仿宋" w:eastAsia="仿宋" w:cs="仿宋"/>
                <w:b/>
                <w:sz w:val="24"/>
              </w:rPr>
            </w:pPr>
            <w:r>
              <w:rPr>
                <w:rFonts w:hint="eastAsia" w:ascii="仿宋" w:hAnsi="仿宋" w:eastAsia="仿宋" w:cs="仿宋"/>
                <w:b/>
                <w:sz w:val="24"/>
              </w:rPr>
              <w:t>人员基本要求</w:t>
            </w:r>
          </w:p>
        </w:tc>
      </w:tr>
      <w:tr w14:paraId="1E8BE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463" w:type="pct"/>
            <w:tcBorders>
              <w:top w:val="single" w:color="auto" w:sz="4" w:space="0"/>
              <w:left w:val="single" w:color="auto" w:sz="4" w:space="0"/>
              <w:bottom w:val="single" w:color="auto" w:sz="4" w:space="0"/>
              <w:right w:val="single" w:color="auto" w:sz="4" w:space="0"/>
            </w:tcBorders>
            <w:vAlign w:val="center"/>
          </w:tcPr>
          <w:p w14:paraId="032298AA">
            <w:pPr>
              <w:adjustRightInd w:val="0"/>
              <w:snapToGrid w:val="0"/>
              <w:spacing w:line="300" w:lineRule="auto"/>
              <w:jc w:val="center"/>
              <w:rPr>
                <w:rFonts w:hint="eastAsia" w:ascii="仿宋" w:hAnsi="仿宋" w:eastAsia="仿宋" w:cs="仿宋"/>
                <w:sz w:val="24"/>
              </w:rPr>
            </w:pPr>
            <w:r>
              <w:rPr>
                <w:rFonts w:hint="eastAsia" w:ascii="仿宋" w:hAnsi="仿宋" w:eastAsia="仿宋" w:cs="仿宋"/>
                <w:sz w:val="24"/>
              </w:rPr>
              <w:t>1</w:t>
            </w:r>
          </w:p>
        </w:tc>
        <w:tc>
          <w:tcPr>
            <w:tcW w:w="932" w:type="pct"/>
            <w:tcBorders>
              <w:top w:val="single" w:color="auto" w:sz="4" w:space="0"/>
              <w:left w:val="single" w:color="auto" w:sz="4" w:space="0"/>
              <w:bottom w:val="single" w:color="auto" w:sz="4" w:space="0"/>
              <w:right w:val="single" w:color="auto" w:sz="4" w:space="0"/>
            </w:tcBorders>
            <w:vAlign w:val="center"/>
          </w:tcPr>
          <w:p w14:paraId="26C35B6C">
            <w:pPr>
              <w:adjustRightInd w:val="0"/>
              <w:snapToGrid w:val="0"/>
              <w:spacing w:line="300" w:lineRule="auto"/>
              <w:jc w:val="center"/>
              <w:rPr>
                <w:rFonts w:hint="eastAsia" w:ascii="仿宋" w:hAnsi="仿宋" w:eastAsia="仿宋" w:cs="仿宋"/>
                <w:sz w:val="24"/>
              </w:rPr>
            </w:pPr>
            <w:r>
              <w:rPr>
                <w:rFonts w:hint="eastAsia" w:ascii="仿宋" w:hAnsi="仿宋" w:eastAsia="仿宋" w:cs="仿宋"/>
                <w:sz w:val="24"/>
              </w:rPr>
              <w:t>项目负责人</w:t>
            </w:r>
          </w:p>
        </w:tc>
        <w:tc>
          <w:tcPr>
            <w:tcW w:w="726" w:type="pct"/>
            <w:tcBorders>
              <w:top w:val="single" w:color="auto" w:sz="4" w:space="0"/>
              <w:left w:val="single" w:color="auto" w:sz="4" w:space="0"/>
              <w:bottom w:val="single" w:color="auto" w:sz="4" w:space="0"/>
              <w:right w:val="single" w:color="auto" w:sz="4" w:space="0"/>
            </w:tcBorders>
            <w:vAlign w:val="center"/>
          </w:tcPr>
          <w:p w14:paraId="53B51679">
            <w:pPr>
              <w:adjustRightInd w:val="0"/>
              <w:snapToGrid w:val="0"/>
              <w:spacing w:line="300" w:lineRule="auto"/>
              <w:jc w:val="center"/>
              <w:rPr>
                <w:rFonts w:hint="eastAsia" w:ascii="仿宋" w:hAnsi="仿宋" w:eastAsia="仿宋" w:cs="仿宋"/>
                <w:sz w:val="24"/>
              </w:rPr>
            </w:pPr>
            <w:r>
              <w:rPr>
                <w:rFonts w:hint="eastAsia" w:ascii="仿宋" w:hAnsi="仿宋" w:eastAsia="仿宋" w:cs="仿宋"/>
                <w:sz w:val="24"/>
              </w:rPr>
              <w:t>1</w:t>
            </w:r>
          </w:p>
        </w:tc>
        <w:tc>
          <w:tcPr>
            <w:tcW w:w="2878" w:type="pct"/>
            <w:tcBorders>
              <w:top w:val="single" w:color="auto" w:sz="4" w:space="0"/>
              <w:left w:val="single" w:color="auto" w:sz="4" w:space="0"/>
              <w:bottom w:val="single" w:color="auto" w:sz="4" w:space="0"/>
              <w:right w:val="single" w:color="auto" w:sz="4" w:space="0"/>
            </w:tcBorders>
            <w:vAlign w:val="center"/>
          </w:tcPr>
          <w:p w14:paraId="5C601F6F">
            <w:pPr>
              <w:adjustRightInd w:val="0"/>
              <w:snapToGrid w:val="0"/>
              <w:spacing w:line="300" w:lineRule="auto"/>
              <w:rPr>
                <w:rFonts w:hint="eastAsia" w:ascii="仿宋" w:hAnsi="仿宋" w:eastAsia="仿宋" w:cs="仿宋"/>
                <w:sz w:val="24"/>
              </w:rPr>
            </w:pPr>
            <w:r>
              <w:rPr>
                <w:rFonts w:hint="eastAsia" w:ascii="仿宋" w:hAnsi="仿宋" w:eastAsia="仿宋" w:cs="仿宋"/>
                <w:sz w:val="24"/>
              </w:rPr>
              <w:t>年龄50周岁以下，有较强的管理能力和工作经验，能够充分调动全体员工的积极性，善于管理、善于沟通。</w:t>
            </w:r>
          </w:p>
        </w:tc>
      </w:tr>
      <w:tr w14:paraId="0ABE1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463" w:type="pct"/>
            <w:tcBorders>
              <w:top w:val="single" w:color="auto" w:sz="4" w:space="0"/>
              <w:left w:val="single" w:color="auto" w:sz="4" w:space="0"/>
              <w:bottom w:val="single" w:color="auto" w:sz="4" w:space="0"/>
              <w:right w:val="single" w:color="auto" w:sz="4" w:space="0"/>
            </w:tcBorders>
            <w:vAlign w:val="center"/>
          </w:tcPr>
          <w:p w14:paraId="37EFC88E">
            <w:pPr>
              <w:adjustRightInd w:val="0"/>
              <w:snapToGrid w:val="0"/>
              <w:spacing w:line="300" w:lineRule="auto"/>
              <w:jc w:val="center"/>
              <w:rPr>
                <w:rFonts w:hint="eastAsia" w:ascii="仿宋" w:hAnsi="仿宋" w:eastAsia="仿宋" w:cs="仿宋"/>
                <w:sz w:val="24"/>
                <w:lang w:val="en-US" w:eastAsia="zh-CN"/>
              </w:rPr>
            </w:pPr>
            <w:r>
              <w:rPr>
                <w:rFonts w:hint="eastAsia" w:ascii="仿宋" w:hAnsi="仿宋" w:eastAsia="仿宋" w:cs="仿宋"/>
                <w:sz w:val="24"/>
                <w:lang w:val="en-US" w:eastAsia="zh-CN"/>
              </w:rPr>
              <w:t>2</w:t>
            </w:r>
          </w:p>
        </w:tc>
        <w:tc>
          <w:tcPr>
            <w:tcW w:w="932" w:type="pct"/>
            <w:tcBorders>
              <w:top w:val="single" w:color="auto" w:sz="4" w:space="0"/>
              <w:left w:val="single" w:color="auto" w:sz="4" w:space="0"/>
              <w:bottom w:val="single" w:color="auto" w:sz="4" w:space="0"/>
              <w:right w:val="single" w:color="auto" w:sz="4" w:space="0"/>
            </w:tcBorders>
            <w:vAlign w:val="center"/>
          </w:tcPr>
          <w:p w14:paraId="70884DCC">
            <w:pPr>
              <w:adjustRightInd w:val="0"/>
              <w:snapToGrid w:val="0"/>
              <w:spacing w:line="300" w:lineRule="auto"/>
              <w:jc w:val="center"/>
              <w:rPr>
                <w:rFonts w:hint="eastAsia" w:ascii="仿宋" w:hAnsi="仿宋" w:eastAsia="仿宋" w:cs="仿宋"/>
                <w:sz w:val="24"/>
                <w:lang w:val="en-US" w:eastAsia="zh-CN"/>
              </w:rPr>
            </w:pPr>
            <w:r>
              <w:rPr>
                <w:rFonts w:hint="eastAsia" w:ascii="仿宋" w:hAnsi="仿宋" w:eastAsia="仿宋" w:cs="仿宋"/>
                <w:sz w:val="24"/>
                <w:lang w:val="en-US" w:eastAsia="zh-CN"/>
              </w:rPr>
              <w:t>保安队长</w:t>
            </w:r>
          </w:p>
        </w:tc>
        <w:tc>
          <w:tcPr>
            <w:tcW w:w="726" w:type="pct"/>
            <w:tcBorders>
              <w:top w:val="single" w:color="auto" w:sz="4" w:space="0"/>
              <w:left w:val="single" w:color="auto" w:sz="4" w:space="0"/>
              <w:bottom w:val="single" w:color="auto" w:sz="4" w:space="0"/>
              <w:right w:val="single" w:color="auto" w:sz="4" w:space="0"/>
            </w:tcBorders>
            <w:vAlign w:val="center"/>
          </w:tcPr>
          <w:p w14:paraId="09CA712E">
            <w:pPr>
              <w:adjustRightInd w:val="0"/>
              <w:snapToGrid w:val="0"/>
              <w:spacing w:line="300" w:lineRule="auto"/>
              <w:jc w:val="center"/>
              <w:rPr>
                <w:rFonts w:hint="eastAsia" w:ascii="仿宋" w:hAnsi="仿宋" w:eastAsia="仿宋" w:cs="仿宋"/>
                <w:sz w:val="24"/>
                <w:lang w:val="en-US" w:eastAsia="zh-CN"/>
              </w:rPr>
            </w:pPr>
            <w:r>
              <w:rPr>
                <w:rFonts w:hint="eastAsia" w:ascii="仿宋" w:hAnsi="仿宋" w:eastAsia="仿宋" w:cs="仿宋"/>
                <w:sz w:val="24"/>
                <w:lang w:val="en-US" w:eastAsia="zh-CN"/>
              </w:rPr>
              <w:t>1</w:t>
            </w:r>
          </w:p>
        </w:tc>
        <w:tc>
          <w:tcPr>
            <w:tcW w:w="2878" w:type="pct"/>
            <w:tcBorders>
              <w:top w:val="single" w:color="auto" w:sz="4" w:space="0"/>
              <w:left w:val="single" w:color="auto" w:sz="4" w:space="0"/>
              <w:bottom w:val="single" w:color="auto" w:sz="4" w:space="0"/>
              <w:right w:val="single" w:color="auto" w:sz="4" w:space="0"/>
            </w:tcBorders>
            <w:vAlign w:val="center"/>
          </w:tcPr>
          <w:p w14:paraId="0E03459D">
            <w:pPr>
              <w:adjustRightInd w:val="0"/>
              <w:snapToGrid w:val="0"/>
              <w:spacing w:line="300" w:lineRule="auto"/>
              <w:rPr>
                <w:rFonts w:hint="eastAsia" w:ascii="仿宋" w:hAnsi="仿宋" w:eastAsia="仿宋" w:cs="仿宋"/>
                <w:sz w:val="24"/>
              </w:rPr>
            </w:pPr>
            <w:r>
              <w:rPr>
                <w:rFonts w:hint="eastAsia" w:ascii="仿宋" w:hAnsi="仿宋" w:eastAsia="仿宋" w:cs="仿宋"/>
                <w:sz w:val="24"/>
                <w:lang w:val="en-US" w:eastAsia="zh-CN"/>
              </w:rPr>
              <w:t>退伍军人优先，</w:t>
            </w:r>
            <w:r>
              <w:rPr>
                <w:rFonts w:hint="eastAsia" w:ascii="仿宋" w:hAnsi="仿宋" w:eastAsia="仿宋" w:cs="仿宋"/>
                <w:sz w:val="24"/>
              </w:rPr>
              <w:t>思想品德端正，责任心强，具有管理经验。</w:t>
            </w:r>
          </w:p>
        </w:tc>
      </w:tr>
      <w:tr w14:paraId="34DE7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3" w:type="pct"/>
            <w:tcBorders>
              <w:top w:val="single" w:color="auto" w:sz="4" w:space="0"/>
              <w:left w:val="single" w:color="auto" w:sz="4" w:space="0"/>
              <w:bottom w:val="single" w:color="auto" w:sz="4" w:space="0"/>
              <w:right w:val="single" w:color="auto" w:sz="4" w:space="0"/>
            </w:tcBorders>
            <w:vAlign w:val="center"/>
          </w:tcPr>
          <w:p w14:paraId="3D01F8E9">
            <w:pPr>
              <w:adjustRightInd w:val="0"/>
              <w:snapToGrid w:val="0"/>
              <w:spacing w:line="300" w:lineRule="auto"/>
              <w:jc w:val="center"/>
              <w:rPr>
                <w:rFonts w:hint="eastAsia" w:ascii="仿宋" w:hAnsi="仿宋" w:eastAsia="仿宋" w:cs="仿宋"/>
                <w:sz w:val="24"/>
              </w:rPr>
            </w:pPr>
            <w:r>
              <w:rPr>
                <w:rFonts w:hint="eastAsia" w:ascii="仿宋" w:hAnsi="仿宋" w:eastAsia="仿宋" w:cs="仿宋"/>
                <w:sz w:val="24"/>
              </w:rPr>
              <w:t>2</w:t>
            </w:r>
          </w:p>
        </w:tc>
        <w:tc>
          <w:tcPr>
            <w:tcW w:w="932" w:type="pct"/>
            <w:tcBorders>
              <w:top w:val="single" w:color="auto" w:sz="4" w:space="0"/>
              <w:left w:val="single" w:color="auto" w:sz="4" w:space="0"/>
              <w:bottom w:val="single" w:color="auto" w:sz="4" w:space="0"/>
              <w:right w:val="single" w:color="auto" w:sz="4" w:space="0"/>
            </w:tcBorders>
            <w:vAlign w:val="center"/>
          </w:tcPr>
          <w:p w14:paraId="729193C6">
            <w:pPr>
              <w:adjustRightInd w:val="0"/>
              <w:snapToGrid w:val="0"/>
              <w:spacing w:line="300" w:lineRule="auto"/>
              <w:jc w:val="center"/>
              <w:rPr>
                <w:rFonts w:hint="eastAsia" w:ascii="仿宋" w:hAnsi="仿宋" w:eastAsia="仿宋" w:cs="仿宋"/>
                <w:sz w:val="24"/>
              </w:rPr>
            </w:pPr>
            <w:r>
              <w:rPr>
                <w:rFonts w:hint="eastAsia" w:ascii="仿宋" w:hAnsi="仿宋" w:eastAsia="仿宋" w:cs="仿宋"/>
                <w:sz w:val="24"/>
              </w:rPr>
              <w:t>保安员</w:t>
            </w:r>
          </w:p>
        </w:tc>
        <w:tc>
          <w:tcPr>
            <w:tcW w:w="726" w:type="pct"/>
            <w:tcBorders>
              <w:top w:val="single" w:color="auto" w:sz="4" w:space="0"/>
              <w:left w:val="single" w:color="auto" w:sz="4" w:space="0"/>
              <w:bottom w:val="single" w:color="auto" w:sz="4" w:space="0"/>
              <w:right w:val="single" w:color="auto" w:sz="4" w:space="0"/>
            </w:tcBorders>
            <w:vAlign w:val="center"/>
          </w:tcPr>
          <w:p w14:paraId="67895DB2">
            <w:pPr>
              <w:adjustRightInd w:val="0"/>
              <w:snapToGrid w:val="0"/>
              <w:spacing w:line="300" w:lineRule="auto"/>
              <w:jc w:val="center"/>
              <w:rPr>
                <w:rFonts w:hint="eastAsia" w:ascii="仿宋" w:hAnsi="仿宋" w:eastAsia="仿宋" w:cs="仿宋"/>
                <w:sz w:val="24"/>
              </w:rPr>
            </w:pPr>
            <w:r>
              <w:rPr>
                <w:rFonts w:hint="eastAsia" w:ascii="仿宋" w:hAnsi="仿宋" w:eastAsia="仿宋" w:cs="仿宋"/>
                <w:sz w:val="24"/>
                <w:lang w:val="en-US" w:eastAsia="zh-CN"/>
              </w:rPr>
              <w:t>6</w:t>
            </w:r>
          </w:p>
        </w:tc>
        <w:tc>
          <w:tcPr>
            <w:tcW w:w="2878" w:type="pct"/>
            <w:tcBorders>
              <w:top w:val="single" w:color="auto" w:sz="4" w:space="0"/>
              <w:left w:val="single" w:color="auto" w:sz="4" w:space="0"/>
              <w:bottom w:val="single" w:color="auto" w:sz="4" w:space="0"/>
              <w:right w:val="single" w:color="auto" w:sz="4" w:space="0"/>
            </w:tcBorders>
            <w:vAlign w:val="center"/>
          </w:tcPr>
          <w:p w14:paraId="76B5BE05">
            <w:pPr>
              <w:adjustRightInd w:val="0"/>
              <w:snapToGrid w:val="0"/>
              <w:spacing w:line="300" w:lineRule="auto"/>
              <w:rPr>
                <w:rFonts w:hint="eastAsia" w:ascii="仿宋" w:hAnsi="仿宋" w:eastAsia="仿宋" w:cs="仿宋"/>
                <w:sz w:val="24"/>
              </w:rPr>
            </w:pPr>
            <w:r>
              <w:rPr>
                <w:rFonts w:hint="eastAsia" w:ascii="仿宋" w:hAnsi="仿宋" w:eastAsia="仿宋" w:cs="仿宋"/>
                <w:sz w:val="24"/>
              </w:rPr>
              <w:t>45周岁以下，身体素质及形象良好，无犯罪记录，有处理突发事故的经验和学校安全管理工作经历。须持有相关岗位的上岗证件，着装及仪态作风须正规。保安员应知法，懂法，守法，依法办事，必须严格遵守秩序维护从业规范，模范遵守校园安全管理规定。</w:t>
            </w:r>
          </w:p>
        </w:tc>
      </w:tr>
      <w:tr w14:paraId="4CB42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3" w:type="pct"/>
            <w:tcBorders>
              <w:top w:val="single" w:color="auto" w:sz="4" w:space="0"/>
              <w:left w:val="single" w:color="auto" w:sz="4" w:space="0"/>
              <w:bottom w:val="single" w:color="auto" w:sz="4" w:space="0"/>
              <w:right w:val="single" w:color="auto" w:sz="4" w:space="0"/>
            </w:tcBorders>
            <w:vAlign w:val="center"/>
          </w:tcPr>
          <w:p w14:paraId="28DF99E9">
            <w:pPr>
              <w:adjustRightInd w:val="0"/>
              <w:snapToGrid w:val="0"/>
              <w:spacing w:line="300" w:lineRule="auto"/>
              <w:jc w:val="center"/>
              <w:rPr>
                <w:rFonts w:hint="eastAsia" w:ascii="仿宋" w:hAnsi="仿宋" w:eastAsia="仿宋" w:cs="仿宋"/>
                <w:sz w:val="24"/>
              </w:rPr>
            </w:pPr>
            <w:r>
              <w:rPr>
                <w:rFonts w:hint="eastAsia" w:ascii="仿宋" w:hAnsi="仿宋" w:eastAsia="仿宋" w:cs="仿宋"/>
                <w:sz w:val="24"/>
              </w:rPr>
              <w:t>3</w:t>
            </w:r>
          </w:p>
        </w:tc>
        <w:tc>
          <w:tcPr>
            <w:tcW w:w="932" w:type="pct"/>
            <w:tcBorders>
              <w:top w:val="single" w:color="auto" w:sz="4" w:space="0"/>
              <w:left w:val="single" w:color="auto" w:sz="4" w:space="0"/>
              <w:bottom w:val="single" w:color="auto" w:sz="4" w:space="0"/>
              <w:right w:val="single" w:color="auto" w:sz="4" w:space="0"/>
            </w:tcBorders>
            <w:vAlign w:val="center"/>
          </w:tcPr>
          <w:p w14:paraId="78FA8A6A">
            <w:pPr>
              <w:adjustRightInd w:val="0"/>
              <w:snapToGrid w:val="0"/>
              <w:spacing w:line="300" w:lineRule="auto"/>
              <w:jc w:val="center"/>
              <w:rPr>
                <w:rFonts w:hint="eastAsia" w:ascii="仿宋" w:hAnsi="仿宋" w:eastAsia="仿宋" w:cs="仿宋"/>
                <w:sz w:val="24"/>
              </w:rPr>
            </w:pPr>
            <w:r>
              <w:rPr>
                <w:rFonts w:hint="eastAsia" w:ascii="仿宋" w:hAnsi="仿宋" w:eastAsia="仿宋" w:cs="仿宋"/>
                <w:sz w:val="24"/>
              </w:rPr>
              <w:t>保洁员（含保洁主管）</w:t>
            </w:r>
          </w:p>
        </w:tc>
        <w:tc>
          <w:tcPr>
            <w:tcW w:w="726" w:type="pct"/>
            <w:tcBorders>
              <w:top w:val="single" w:color="auto" w:sz="4" w:space="0"/>
              <w:left w:val="single" w:color="auto" w:sz="4" w:space="0"/>
              <w:bottom w:val="single" w:color="auto" w:sz="4" w:space="0"/>
              <w:right w:val="single" w:color="auto" w:sz="4" w:space="0"/>
            </w:tcBorders>
            <w:vAlign w:val="center"/>
          </w:tcPr>
          <w:p w14:paraId="05D8FFB1">
            <w:pPr>
              <w:adjustRightInd w:val="0"/>
              <w:snapToGrid w:val="0"/>
              <w:spacing w:line="300" w:lineRule="auto"/>
              <w:jc w:val="center"/>
              <w:rPr>
                <w:rFonts w:hint="eastAsia" w:ascii="仿宋" w:hAnsi="仿宋" w:eastAsia="仿宋" w:cs="仿宋"/>
                <w:sz w:val="24"/>
              </w:rPr>
            </w:pPr>
            <w:r>
              <w:rPr>
                <w:rFonts w:hint="eastAsia" w:ascii="仿宋" w:hAnsi="仿宋" w:eastAsia="仿宋" w:cs="仿宋"/>
                <w:sz w:val="24"/>
              </w:rPr>
              <w:t>6</w:t>
            </w:r>
          </w:p>
        </w:tc>
        <w:tc>
          <w:tcPr>
            <w:tcW w:w="2878" w:type="pct"/>
            <w:tcBorders>
              <w:top w:val="single" w:color="auto" w:sz="4" w:space="0"/>
              <w:left w:val="single" w:color="auto" w:sz="4" w:space="0"/>
              <w:bottom w:val="single" w:color="auto" w:sz="4" w:space="0"/>
              <w:right w:val="single" w:color="auto" w:sz="4" w:space="0"/>
            </w:tcBorders>
            <w:vAlign w:val="center"/>
          </w:tcPr>
          <w:p w14:paraId="42FA34EE">
            <w:pPr>
              <w:adjustRightInd w:val="0"/>
              <w:snapToGrid w:val="0"/>
              <w:spacing w:line="300" w:lineRule="auto"/>
              <w:rPr>
                <w:rFonts w:hint="eastAsia" w:ascii="仿宋" w:hAnsi="仿宋" w:eastAsia="仿宋" w:cs="仿宋"/>
                <w:sz w:val="24"/>
              </w:rPr>
            </w:pPr>
            <w:r>
              <w:rPr>
                <w:rFonts w:hint="eastAsia" w:ascii="仿宋" w:hAnsi="仿宋" w:eastAsia="仿宋" w:cs="仿宋"/>
                <w:sz w:val="24"/>
              </w:rPr>
              <w:t>年龄60周岁以下，身体健康，品行良好，工作认真负责，掌握清洁服务技能。</w:t>
            </w:r>
          </w:p>
        </w:tc>
      </w:tr>
      <w:tr w14:paraId="55FA9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3" w:type="pct"/>
            <w:tcBorders>
              <w:top w:val="single" w:color="auto" w:sz="4" w:space="0"/>
              <w:left w:val="single" w:color="auto" w:sz="4" w:space="0"/>
              <w:bottom w:val="single" w:color="auto" w:sz="4" w:space="0"/>
              <w:right w:val="single" w:color="auto" w:sz="4" w:space="0"/>
            </w:tcBorders>
            <w:vAlign w:val="center"/>
          </w:tcPr>
          <w:p w14:paraId="766E1049">
            <w:pPr>
              <w:adjustRightInd w:val="0"/>
              <w:snapToGrid w:val="0"/>
              <w:spacing w:line="300" w:lineRule="auto"/>
              <w:jc w:val="center"/>
              <w:rPr>
                <w:rFonts w:hint="eastAsia" w:ascii="仿宋" w:hAnsi="仿宋" w:eastAsia="仿宋" w:cs="仿宋"/>
                <w:sz w:val="24"/>
              </w:rPr>
            </w:pPr>
            <w:r>
              <w:rPr>
                <w:rFonts w:hint="eastAsia" w:ascii="仿宋" w:hAnsi="仿宋" w:eastAsia="仿宋" w:cs="仿宋"/>
                <w:sz w:val="24"/>
              </w:rPr>
              <w:t>4</w:t>
            </w:r>
          </w:p>
        </w:tc>
        <w:tc>
          <w:tcPr>
            <w:tcW w:w="932" w:type="pct"/>
            <w:tcBorders>
              <w:top w:val="single" w:color="auto" w:sz="4" w:space="0"/>
              <w:left w:val="single" w:color="auto" w:sz="4" w:space="0"/>
              <w:bottom w:val="single" w:color="auto" w:sz="4" w:space="0"/>
              <w:right w:val="single" w:color="auto" w:sz="4" w:space="0"/>
            </w:tcBorders>
            <w:vAlign w:val="center"/>
          </w:tcPr>
          <w:p w14:paraId="36609B24">
            <w:pPr>
              <w:adjustRightInd w:val="0"/>
              <w:snapToGrid w:val="0"/>
              <w:spacing w:line="300" w:lineRule="auto"/>
              <w:jc w:val="center"/>
              <w:rPr>
                <w:rFonts w:hint="eastAsia" w:ascii="仿宋" w:hAnsi="仿宋" w:eastAsia="仿宋" w:cs="仿宋"/>
                <w:sz w:val="24"/>
              </w:rPr>
            </w:pPr>
            <w:r>
              <w:rPr>
                <w:rFonts w:hint="eastAsia" w:ascii="仿宋" w:hAnsi="仿宋" w:eastAsia="仿宋" w:cs="仿宋"/>
                <w:sz w:val="24"/>
                <w:lang w:val="en-US" w:eastAsia="zh-CN"/>
              </w:rPr>
              <w:t>电</w:t>
            </w:r>
            <w:r>
              <w:rPr>
                <w:rFonts w:hint="eastAsia" w:ascii="仿宋" w:hAnsi="仿宋" w:eastAsia="仿宋" w:cs="仿宋"/>
                <w:sz w:val="24"/>
              </w:rPr>
              <w:t>工</w:t>
            </w:r>
          </w:p>
        </w:tc>
        <w:tc>
          <w:tcPr>
            <w:tcW w:w="726" w:type="pct"/>
            <w:tcBorders>
              <w:top w:val="single" w:color="auto" w:sz="4" w:space="0"/>
              <w:left w:val="single" w:color="auto" w:sz="4" w:space="0"/>
              <w:bottom w:val="single" w:color="auto" w:sz="4" w:space="0"/>
              <w:right w:val="single" w:color="auto" w:sz="4" w:space="0"/>
            </w:tcBorders>
            <w:vAlign w:val="center"/>
          </w:tcPr>
          <w:p w14:paraId="7577F2A6">
            <w:pPr>
              <w:adjustRightInd w:val="0"/>
              <w:snapToGrid w:val="0"/>
              <w:spacing w:line="300" w:lineRule="auto"/>
              <w:jc w:val="center"/>
              <w:rPr>
                <w:rFonts w:hint="eastAsia" w:ascii="仿宋" w:hAnsi="仿宋" w:eastAsia="仿宋" w:cs="仿宋"/>
                <w:sz w:val="24"/>
              </w:rPr>
            </w:pPr>
            <w:r>
              <w:rPr>
                <w:rFonts w:hint="eastAsia" w:ascii="仿宋" w:hAnsi="仿宋" w:eastAsia="仿宋" w:cs="仿宋"/>
                <w:sz w:val="24"/>
              </w:rPr>
              <w:t>1</w:t>
            </w:r>
          </w:p>
        </w:tc>
        <w:tc>
          <w:tcPr>
            <w:tcW w:w="2878" w:type="pct"/>
            <w:tcBorders>
              <w:top w:val="single" w:color="auto" w:sz="4" w:space="0"/>
              <w:left w:val="single" w:color="auto" w:sz="4" w:space="0"/>
              <w:bottom w:val="single" w:color="auto" w:sz="4" w:space="0"/>
              <w:right w:val="single" w:color="auto" w:sz="4" w:space="0"/>
            </w:tcBorders>
            <w:vAlign w:val="center"/>
          </w:tcPr>
          <w:p w14:paraId="0B3C0844">
            <w:pPr>
              <w:adjustRightInd w:val="0"/>
              <w:snapToGrid w:val="0"/>
              <w:spacing w:line="300" w:lineRule="auto"/>
              <w:rPr>
                <w:rFonts w:hint="eastAsia" w:ascii="仿宋" w:hAnsi="仿宋" w:eastAsia="仿宋" w:cs="仿宋"/>
                <w:sz w:val="24"/>
              </w:rPr>
            </w:pPr>
            <w:r>
              <w:rPr>
                <w:rFonts w:hint="eastAsia" w:ascii="仿宋" w:hAnsi="仿宋" w:eastAsia="仿宋" w:cs="仿宋"/>
                <w:sz w:val="24"/>
              </w:rPr>
              <w:t>身体健康，具备相关工作经验，持证上岗，工作认真负责。</w:t>
            </w:r>
          </w:p>
        </w:tc>
      </w:tr>
      <w:tr w14:paraId="61AEA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1" w:type="pct"/>
            <w:gridSpan w:val="3"/>
            <w:tcBorders>
              <w:top w:val="single" w:color="auto" w:sz="4" w:space="0"/>
              <w:left w:val="single" w:color="auto" w:sz="4" w:space="0"/>
              <w:bottom w:val="single" w:color="auto" w:sz="4" w:space="0"/>
              <w:right w:val="single" w:color="auto" w:sz="4" w:space="0"/>
            </w:tcBorders>
            <w:vAlign w:val="center"/>
          </w:tcPr>
          <w:p w14:paraId="39474D8B">
            <w:pPr>
              <w:adjustRightInd w:val="0"/>
              <w:snapToGrid w:val="0"/>
              <w:spacing w:line="300" w:lineRule="auto"/>
              <w:jc w:val="center"/>
              <w:rPr>
                <w:rFonts w:hint="eastAsia" w:ascii="仿宋" w:hAnsi="仿宋" w:eastAsia="仿宋" w:cs="仿宋"/>
                <w:color w:val="000000"/>
                <w:sz w:val="24"/>
              </w:rPr>
            </w:pPr>
            <w:r>
              <w:rPr>
                <w:rFonts w:hint="eastAsia" w:ascii="仿宋" w:hAnsi="仿宋" w:eastAsia="仿宋" w:cs="仿宋"/>
                <w:color w:val="000000"/>
                <w:sz w:val="24"/>
              </w:rPr>
              <w:t>总人数</w:t>
            </w:r>
          </w:p>
        </w:tc>
        <w:tc>
          <w:tcPr>
            <w:tcW w:w="2878" w:type="pct"/>
            <w:tcBorders>
              <w:top w:val="single" w:color="auto" w:sz="4" w:space="0"/>
              <w:left w:val="single" w:color="auto" w:sz="4" w:space="0"/>
              <w:bottom w:val="single" w:color="auto" w:sz="4" w:space="0"/>
              <w:right w:val="single" w:color="auto" w:sz="4" w:space="0"/>
            </w:tcBorders>
            <w:vAlign w:val="center"/>
          </w:tcPr>
          <w:p w14:paraId="04FB343C">
            <w:pPr>
              <w:adjustRightInd w:val="0"/>
              <w:snapToGrid w:val="0"/>
              <w:spacing w:line="300" w:lineRule="auto"/>
              <w:jc w:val="center"/>
              <w:rPr>
                <w:rFonts w:hint="eastAsia" w:ascii="仿宋" w:hAnsi="仿宋" w:eastAsia="仿宋" w:cs="仿宋"/>
                <w:color w:val="000000"/>
                <w:sz w:val="24"/>
              </w:rPr>
            </w:pPr>
            <w:r>
              <w:rPr>
                <w:rFonts w:hint="eastAsia" w:ascii="仿宋" w:hAnsi="仿宋" w:eastAsia="仿宋" w:cs="仿宋"/>
                <w:color w:val="000000"/>
                <w:sz w:val="24"/>
              </w:rPr>
              <w:t>15人</w:t>
            </w:r>
          </w:p>
        </w:tc>
      </w:tr>
    </w:tbl>
    <w:p w14:paraId="63622A66">
      <w:pPr>
        <w:spacing w:after="60" w:afterLines="25" w:line="360" w:lineRule="auto"/>
        <w:rPr>
          <w:rFonts w:hint="eastAsia" w:ascii="仿宋" w:hAnsi="仿宋" w:eastAsia="仿宋" w:cs="仿宋"/>
          <w:sz w:val="28"/>
          <w:szCs w:val="28"/>
        </w:rPr>
      </w:pPr>
      <w:r>
        <w:rPr>
          <w:rFonts w:hint="eastAsia" w:ascii="仿宋_GB2312" w:hAnsi="华文仿宋" w:eastAsia="仿宋_GB2312"/>
          <w:b/>
          <w:bCs/>
          <w:color w:val="FF0000"/>
          <w:sz w:val="32"/>
          <w:szCs w:val="32"/>
        </w:rPr>
        <w:t>★</w:t>
      </w:r>
      <w:r>
        <w:rPr>
          <w:rFonts w:hint="eastAsia" w:ascii="仿宋" w:hAnsi="仿宋" w:eastAsia="仿宋" w:cs="仿宋"/>
          <w:b/>
          <w:bCs/>
          <w:sz w:val="28"/>
          <w:szCs w:val="28"/>
        </w:rPr>
        <w:t>六）考核办法</w:t>
      </w:r>
    </w:p>
    <w:p w14:paraId="360AE39D">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学校每月安排专门考评人员对物业管理服务状况进行量化考评。学校考评人员按照“物业管理服务完成状况量化考评表”每日进行巡检，并将巡检情况记录在“物业服务完成状况日检表”中，学校与物业公司服务代表每月10号前依据“物业服务完成状况日检表”进行每月汇总，汇总结果经双方代表核实签字后生效。每月汇总得分90分以上，全额支付当月物业服务费；月得分80分以下，每低1分，扣除当月物业服务费的0.3%，同时服务单位必须进行整改；得分60分以下，校方有权单方面解除合同，除因上述扣分扣除的服务费外，校方有权对物业服务单位处以合同金额10%的违约金。</w:t>
      </w:r>
    </w:p>
    <w:p w14:paraId="6B80EE1C">
      <w:pPr>
        <w:spacing w:after="60" w:afterLines="25" w:line="360" w:lineRule="auto"/>
        <w:jc w:val="center"/>
        <w:rPr>
          <w:rFonts w:hint="eastAsia" w:ascii="仿宋" w:hAnsi="仿宋" w:eastAsia="仿宋" w:cs="仿宋"/>
          <w:sz w:val="24"/>
        </w:rPr>
      </w:pPr>
      <w:r>
        <w:rPr>
          <w:rFonts w:hint="eastAsia" w:ascii="仿宋" w:hAnsi="仿宋" w:eastAsia="仿宋" w:cs="仿宋"/>
          <w:sz w:val="24"/>
        </w:rPr>
        <w:t>服务完成状况量化考评表</w:t>
      </w:r>
    </w:p>
    <w:tbl>
      <w:tblPr>
        <w:tblStyle w:val="4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
        <w:gridCol w:w="1573"/>
        <w:gridCol w:w="3520"/>
        <w:gridCol w:w="2059"/>
        <w:gridCol w:w="906"/>
      </w:tblGrid>
      <w:tr w14:paraId="7F317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275" w:type="pct"/>
            <w:vAlign w:val="center"/>
          </w:tcPr>
          <w:p w14:paraId="0896B709">
            <w:pPr>
              <w:adjustRightInd w:val="0"/>
              <w:snapToGrid w:val="0"/>
              <w:jc w:val="center"/>
              <w:rPr>
                <w:rFonts w:hint="eastAsia" w:ascii="仿宋" w:hAnsi="仿宋" w:eastAsia="仿宋" w:cs="仿宋"/>
                <w:sz w:val="24"/>
              </w:rPr>
            </w:pPr>
            <w:r>
              <w:rPr>
                <w:rFonts w:hint="eastAsia" w:ascii="仿宋" w:hAnsi="仿宋" w:eastAsia="仿宋" w:cs="仿宋"/>
                <w:sz w:val="24"/>
              </w:rPr>
              <w:t>序号</w:t>
            </w:r>
          </w:p>
        </w:tc>
        <w:tc>
          <w:tcPr>
            <w:tcW w:w="922" w:type="pct"/>
            <w:vAlign w:val="center"/>
          </w:tcPr>
          <w:p w14:paraId="12680281">
            <w:pPr>
              <w:adjustRightInd w:val="0"/>
              <w:snapToGrid w:val="0"/>
              <w:jc w:val="center"/>
              <w:rPr>
                <w:rFonts w:hint="eastAsia" w:ascii="仿宋" w:hAnsi="仿宋" w:eastAsia="仿宋" w:cs="仿宋"/>
                <w:sz w:val="24"/>
              </w:rPr>
            </w:pPr>
            <w:r>
              <w:rPr>
                <w:rFonts w:hint="eastAsia" w:ascii="仿宋" w:hAnsi="仿宋" w:eastAsia="仿宋" w:cs="仿宋"/>
                <w:sz w:val="24"/>
              </w:rPr>
              <w:t>量化指标</w:t>
            </w:r>
          </w:p>
        </w:tc>
        <w:tc>
          <w:tcPr>
            <w:tcW w:w="2064" w:type="pct"/>
            <w:vAlign w:val="center"/>
          </w:tcPr>
          <w:p w14:paraId="4CFBA144">
            <w:pPr>
              <w:adjustRightInd w:val="0"/>
              <w:snapToGrid w:val="0"/>
              <w:jc w:val="center"/>
              <w:rPr>
                <w:rFonts w:hint="eastAsia" w:ascii="仿宋" w:hAnsi="仿宋" w:eastAsia="仿宋" w:cs="仿宋"/>
                <w:sz w:val="24"/>
              </w:rPr>
            </w:pPr>
            <w:r>
              <w:rPr>
                <w:rFonts w:hint="eastAsia" w:ascii="仿宋" w:hAnsi="仿宋" w:eastAsia="仿宋" w:cs="仿宋"/>
                <w:sz w:val="24"/>
              </w:rPr>
              <w:t>考评项目</w:t>
            </w:r>
          </w:p>
        </w:tc>
        <w:tc>
          <w:tcPr>
            <w:tcW w:w="1207" w:type="pct"/>
            <w:vAlign w:val="center"/>
          </w:tcPr>
          <w:p w14:paraId="574DC5B4">
            <w:pPr>
              <w:adjustRightInd w:val="0"/>
              <w:snapToGrid w:val="0"/>
              <w:jc w:val="center"/>
              <w:rPr>
                <w:rFonts w:hint="eastAsia" w:ascii="仿宋" w:hAnsi="仿宋" w:eastAsia="仿宋" w:cs="仿宋"/>
                <w:sz w:val="24"/>
              </w:rPr>
            </w:pPr>
            <w:r>
              <w:rPr>
                <w:rFonts w:hint="eastAsia" w:ascii="仿宋" w:hAnsi="仿宋" w:eastAsia="仿宋" w:cs="仿宋"/>
                <w:sz w:val="24"/>
              </w:rPr>
              <w:t>考评标准</w:t>
            </w:r>
          </w:p>
        </w:tc>
        <w:tc>
          <w:tcPr>
            <w:tcW w:w="531" w:type="pct"/>
            <w:vAlign w:val="center"/>
          </w:tcPr>
          <w:p w14:paraId="15DDD622">
            <w:pPr>
              <w:adjustRightInd w:val="0"/>
              <w:snapToGrid w:val="0"/>
              <w:jc w:val="center"/>
              <w:rPr>
                <w:rFonts w:hint="eastAsia" w:ascii="仿宋" w:hAnsi="仿宋" w:eastAsia="仿宋" w:cs="仿宋"/>
                <w:sz w:val="24"/>
              </w:rPr>
            </w:pPr>
            <w:r>
              <w:rPr>
                <w:rFonts w:hint="eastAsia" w:ascii="仿宋" w:hAnsi="仿宋" w:eastAsia="仿宋" w:cs="仿宋"/>
                <w:sz w:val="24"/>
              </w:rPr>
              <w:t>考评得分</w:t>
            </w:r>
          </w:p>
        </w:tc>
      </w:tr>
      <w:tr w14:paraId="62A6E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75" w:type="pct"/>
            <w:vMerge w:val="restart"/>
            <w:vAlign w:val="center"/>
          </w:tcPr>
          <w:p w14:paraId="2ECB4A14">
            <w:pPr>
              <w:adjustRightInd w:val="0"/>
              <w:snapToGrid w:val="0"/>
              <w:jc w:val="center"/>
              <w:rPr>
                <w:rFonts w:hint="eastAsia" w:ascii="仿宋" w:hAnsi="仿宋" w:eastAsia="仿宋" w:cs="仿宋"/>
                <w:sz w:val="24"/>
              </w:rPr>
            </w:pPr>
            <w:r>
              <w:rPr>
                <w:rFonts w:hint="eastAsia" w:ascii="仿宋" w:hAnsi="仿宋" w:eastAsia="仿宋" w:cs="仿宋"/>
                <w:sz w:val="24"/>
              </w:rPr>
              <w:t>1</w:t>
            </w:r>
          </w:p>
        </w:tc>
        <w:tc>
          <w:tcPr>
            <w:tcW w:w="922" w:type="pct"/>
            <w:vMerge w:val="restart"/>
            <w:vAlign w:val="center"/>
          </w:tcPr>
          <w:p w14:paraId="5D108DFF">
            <w:pPr>
              <w:adjustRightInd w:val="0"/>
              <w:snapToGrid w:val="0"/>
              <w:jc w:val="center"/>
              <w:rPr>
                <w:rFonts w:hint="eastAsia" w:ascii="仿宋" w:hAnsi="仿宋" w:eastAsia="仿宋" w:cs="仿宋"/>
                <w:sz w:val="24"/>
              </w:rPr>
            </w:pPr>
            <w:r>
              <w:rPr>
                <w:rFonts w:hint="eastAsia" w:ascii="仿宋" w:hAnsi="仿宋" w:eastAsia="仿宋" w:cs="仿宋"/>
                <w:sz w:val="24"/>
              </w:rPr>
              <w:t>工作纪律</w:t>
            </w:r>
          </w:p>
          <w:p w14:paraId="2B454D63">
            <w:pPr>
              <w:adjustRightInd w:val="0"/>
              <w:snapToGrid w:val="0"/>
              <w:jc w:val="center"/>
              <w:rPr>
                <w:rFonts w:hint="eastAsia" w:ascii="仿宋" w:hAnsi="仿宋" w:eastAsia="仿宋" w:cs="仿宋"/>
                <w:sz w:val="24"/>
              </w:rPr>
            </w:pPr>
            <w:r>
              <w:rPr>
                <w:rFonts w:hint="eastAsia" w:ascii="仿宋" w:hAnsi="仿宋" w:eastAsia="仿宋" w:cs="仿宋"/>
                <w:sz w:val="24"/>
              </w:rPr>
              <w:t>（共15分）</w:t>
            </w:r>
          </w:p>
        </w:tc>
        <w:tc>
          <w:tcPr>
            <w:tcW w:w="2064" w:type="pct"/>
            <w:vAlign w:val="center"/>
          </w:tcPr>
          <w:p w14:paraId="33424E26">
            <w:pPr>
              <w:adjustRightInd w:val="0"/>
              <w:snapToGrid w:val="0"/>
              <w:rPr>
                <w:rFonts w:hint="eastAsia" w:ascii="仿宋" w:hAnsi="仿宋" w:eastAsia="仿宋" w:cs="仿宋"/>
                <w:sz w:val="24"/>
              </w:rPr>
            </w:pPr>
            <w:r>
              <w:rPr>
                <w:rFonts w:hint="eastAsia" w:ascii="仿宋" w:hAnsi="仿宋" w:eastAsia="仿宋" w:cs="仿宋"/>
                <w:sz w:val="24"/>
              </w:rPr>
              <w:t>1.1执勤时不得睡觉。</w:t>
            </w:r>
          </w:p>
        </w:tc>
        <w:tc>
          <w:tcPr>
            <w:tcW w:w="1207" w:type="pct"/>
            <w:vAlign w:val="center"/>
          </w:tcPr>
          <w:p w14:paraId="2EBA48E7">
            <w:pPr>
              <w:adjustRightInd w:val="0"/>
              <w:snapToGrid w:val="0"/>
              <w:rPr>
                <w:rFonts w:hint="eastAsia" w:ascii="仿宋" w:hAnsi="仿宋" w:eastAsia="仿宋" w:cs="仿宋"/>
                <w:sz w:val="24"/>
              </w:rPr>
            </w:pPr>
            <w:r>
              <w:rPr>
                <w:rFonts w:hint="eastAsia" w:ascii="仿宋" w:hAnsi="仿宋" w:eastAsia="仿宋" w:cs="仿宋"/>
                <w:sz w:val="24"/>
              </w:rPr>
              <w:t>有一人违反扣1分</w:t>
            </w:r>
          </w:p>
        </w:tc>
        <w:tc>
          <w:tcPr>
            <w:tcW w:w="531" w:type="pct"/>
            <w:vAlign w:val="center"/>
          </w:tcPr>
          <w:p w14:paraId="4309D551">
            <w:pPr>
              <w:adjustRightInd w:val="0"/>
              <w:snapToGrid w:val="0"/>
              <w:rPr>
                <w:rFonts w:hint="eastAsia" w:ascii="仿宋" w:hAnsi="仿宋" w:eastAsia="仿宋" w:cs="仿宋"/>
                <w:sz w:val="24"/>
              </w:rPr>
            </w:pPr>
          </w:p>
        </w:tc>
      </w:tr>
      <w:tr w14:paraId="2FA5A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275" w:type="pct"/>
            <w:vMerge w:val="continue"/>
            <w:vAlign w:val="center"/>
          </w:tcPr>
          <w:p w14:paraId="035746DD">
            <w:pPr>
              <w:adjustRightInd w:val="0"/>
              <w:snapToGrid w:val="0"/>
              <w:jc w:val="center"/>
              <w:rPr>
                <w:rFonts w:hint="eastAsia" w:ascii="仿宋" w:hAnsi="仿宋" w:eastAsia="仿宋" w:cs="仿宋"/>
                <w:sz w:val="24"/>
              </w:rPr>
            </w:pPr>
          </w:p>
        </w:tc>
        <w:tc>
          <w:tcPr>
            <w:tcW w:w="922" w:type="pct"/>
            <w:vMerge w:val="continue"/>
            <w:vAlign w:val="center"/>
          </w:tcPr>
          <w:p w14:paraId="1AE9B602">
            <w:pPr>
              <w:adjustRightInd w:val="0"/>
              <w:snapToGrid w:val="0"/>
              <w:jc w:val="center"/>
              <w:rPr>
                <w:rFonts w:hint="eastAsia" w:ascii="仿宋" w:hAnsi="仿宋" w:eastAsia="仿宋" w:cs="仿宋"/>
                <w:sz w:val="24"/>
              </w:rPr>
            </w:pPr>
          </w:p>
        </w:tc>
        <w:tc>
          <w:tcPr>
            <w:tcW w:w="2064" w:type="pct"/>
            <w:vAlign w:val="center"/>
          </w:tcPr>
          <w:p w14:paraId="3FE0137C">
            <w:pPr>
              <w:adjustRightInd w:val="0"/>
              <w:snapToGrid w:val="0"/>
              <w:rPr>
                <w:rFonts w:hint="eastAsia" w:ascii="仿宋" w:hAnsi="仿宋" w:eastAsia="仿宋" w:cs="仿宋"/>
                <w:sz w:val="24"/>
              </w:rPr>
            </w:pPr>
            <w:r>
              <w:rPr>
                <w:rFonts w:hint="eastAsia" w:ascii="仿宋" w:hAnsi="仿宋" w:eastAsia="仿宋" w:cs="仿宋"/>
                <w:sz w:val="24"/>
              </w:rPr>
              <w:t>1.2不得擅自离岗、空岗或窜岗。</w:t>
            </w:r>
          </w:p>
        </w:tc>
        <w:tc>
          <w:tcPr>
            <w:tcW w:w="1207" w:type="pct"/>
            <w:vAlign w:val="center"/>
          </w:tcPr>
          <w:p w14:paraId="3DD4F848">
            <w:pPr>
              <w:adjustRightInd w:val="0"/>
              <w:snapToGrid w:val="0"/>
              <w:rPr>
                <w:rFonts w:hint="eastAsia" w:ascii="仿宋" w:hAnsi="仿宋" w:eastAsia="仿宋" w:cs="仿宋"/>
                <w:sz w:val="24"/>
              </w:rPr>
            </w:pPr>
            <w:r>
              <w:rPr>
                <w:rFonts w:hint="eastAsia" w:ascii="仿宋" w:hAnsi="仿宋" w:eastAsia="仿宋" w:cs="仿宋"/>
                <w:sz w:val="24"/>
              </w:rPr>
              <w:t>有一人违反扣2分</w:t>
            </w:r>
          </w:p>
        </w:tc>
        <w:tc>
          <w:tcPr>
            <w:tcW w:w="531" w:type="pct"/>
            <w:vAlign w:val="center"/>
          </w:tcPr>
          <w:p w14:paraId="36F8C8FA">
            <w:pPr>
              <w:adjustRightInd w:val="0"/>
              <w:snapToGrid w:val="0"/>
              <w:rPr>
                <w:rFonts w:hint="eastAsia" w:ascii="仿宋" w:hAnsi="仿宋" w:eastAsia="仿宋" w:cs="仿宋"/>
                <w:sz w:val="24"/>
              </w:rPr>
            </w:pPr>
          </w:p>
        </w:tc>
      </w:tr>
      <w:tr w14:paraId="437B4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jc w:val="center"/>
        </w:trPr>
        <w:tc>
          <w:tcPr>
            <w:tcW w:w="275" w:type="pct"/>
            <w:vMerge w:val="continue"/>
            <w:vAlign w:val="center"/>
          </w:tcPr>
          <w:p w14:paraId="50905B0A">
            <w:pPr>
              <w:adjustRightInd w:val="0"/>
              <w:snapToGrid w:val="0"/>
              <w:jc w:val="center"/>
              <w:rPr>
                <w:rFonts w:hint="eastAsia" w:ascii="仿宋" w:hAnsi="仿宋" w:eastAsia="仿宋" w:cs="仿宋"/>
                <w:sz w:val="24"/>
              </w:rPr>
            </w:pPr>
          </w:p>
        </w:tc>
        <w:tc>
          <w:tcPr>
            <w:tcW w:w="922" w:type="pct"/>
            <w:vMerge w:val="continue"/>
            <w:vAlign w:val="center"/>
          </w:tcPr>
          <w:p w14:paraId="5398C896">
            <w:pPr>
              <w:adjustRightInd w:val="0"/>
              <w:snapToGrid w:val="0"/>
              <w:jc w:val="center"/>
              <w:rPr>
                <w:rFonts w:hint="eastAsia" w:ascii="仿宋" w:hAnsi="仿宋" w:eastAsia="仿宋" w:cs="仿宋"/>
                <w:sz w:val="24"/>
              </w:rPr>
            </w:pPr>
          </w:p>
        </w:tc>
        <w:tc>
          <w:tcPr>
            <w:tcW w:w="2064" w:type="pct"/>
            <w:vAlign w:val="center"/>
          </w:tcPr>
          <w:p w14:paraId="084C2B6A">
            <w:pPr>
              <w:adjustRightInd w:val="0"/>
              <w:snapToGrid w:val="0"/>
              <w:rPr>
                <w:rFonts w:hint="eastAsia" w:ascii="仿宋" w:hAnsi="仿宋" w:eastAsia="仿宋" w:cs="仿宋"/>
                <w:sz w:val="24"/>
              </w:rPr>
            </w:pPr>
            <w:r>
              <w:rPr>
                <w:rFonts w:hint="eastAsia" w:ascii="仿宋" w:hAnsi="仿宋" w:eastAsia="仿宋" w:cs="仿宋"/>
                <w:sz w:val="24"/>
              </w:rPr>
              <w:t>1.3上班时间不得吃零食、嘻笑打闹、干私活、闲谈、抽烟、听收录机、玩手机游戏,游戏机、闲聊电话或做其它与工作无关的事情的。</w:t>
            </w:r>
          </w:p>
        </w:tc>
        <w:tc>
          <w:tcPr>
            <w:tcW w:w="1207" w:type="pct"/>
            <w:vAlign w:val="center"/>
          </w:tcPr>
          <w:p w14:paraId="4B1DC867">
            <w:pPr>
              <w:adjustRightInd w:val="0"/>
              <w:snapToGrid w:val="0"/>
              <w:rPr>
                <w:rFonts w:hint="eastAsia" w:ascii="仿宋" w:hAnsi="仿宋" w:eastAsia="仿宋" w:cs="仿宋"/>
                <w:sz w:val="24"/>
              </w:rPr>
            </w:pPr>
            <w:r>
              <w:rPr>
                <w:rFonts w:hint="eastAsia" w:ascii="仿宋" w:hAnsi="仿宋" w:eastAsia="仿宋" w:cs="仿宋"/>
                <w:sz w:val="24"/>
              </w:rPr>
              <w:t>有一人违反扣0.5分</w:t>
            </w:r>
          </w:p>
        </w:tc>
        <w:tc>
          <w:tcPr>
            <w:tcW w:w="531" w:type="pct"/>
            <w:vAlign w:val="center"/>
          </w:tcPr>
          <w:p w14:paraId="37D4DDF3">
            <w:pPr>
              <w:adjustRightInd w:val="0"/>
              <w:snapToGrid w:val="0"/>
              <w:rPr>
                <w:rFonts w:hint="eastAsia" w:ascii="仿宋" w:hAnsi="仿宋" w:eastAsia="仿宋" w:cs="仿宋"/>
                <w:sz w:val="24"/>
              </w:rPr>
            </w:pPr>
          </w:p>
        </w:tc>
      </w:tr>
      <w:tr w14:paraId="32933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jc w:val="center"/>
        </w:trPr>
        <w:tc>
          <w:tcPr>
            <w:tcW w:w="275" w:type="pct"/>
            <w:vMerge w:val="continue"/>
            <w:vAlign w:val="center"/>
          </w:tcPr>
          <w:p w14:paraId="737B14BF">
            <w:pPr>
              <w:adjustRightInd w:val="0"/>
              <w:snapToGrid w:val="0"/>
              <w:jc w:val="center"/>
              <w:rPr>
                <w:rFonts w:hint="eastAsia" w:ascii="仿宋" w:hAnsi="仿宋" w:eastAsia="仿宋" w:cs="仿宋"/>
                <w:sz w:val="24"/>
              </w:rPr>
            </w:pPr>
          </w:p>
        </w:tc>
        <w:tc>
          <w:tcPr>
            <w:tcW w:w="922" w:type="pct"/>
            <w:vMerge w:val="continue"/>
            <w:vAlign w:val="center"/>
          </w:tcPr>
          <w:p w14:paraId="0734C4F4">
            <w:pPr>
              <w:adjustRightInd w:val="0"/>
              <w:snapToGrid w:val="0"/>
              <w:jc w:val="center"/>
              <w:rPr>
                <w:rFonts w:hint="eastAsia" w:ascii="仿宋" w:hAnsi="仿宋" w:eastAsia="仿宋" w:cs="仿宋"/>
                <w:sz w:val="24"/>
              </w:rPr>
            </w:pPr>
          </w:p>
        </w:tc>
        <w:tc>
          <w:tcPr>
            <w:tcW w:w="2064" w:type="pct"/>
            <w:vAlign w:val="center"/>
          </w:tcPr>
          <w:p w14:paraId="0E8F74A6">
            <w:pPr>
              <w:adjustRightInd w:val="0"/>
              <w:snapToGrid w:val="0"/>
              <w:rPr>
                <w:rFonts w:hint="eastAsia" w:ascii="仿宋" w:hAnsi="仿宋" w:eastAsia="仿宋" w:cs="仿宋"/>
                <w:sz w:val="24"/>
              </w:rPr>
            </w:pPr>
            <w:r>
              <w:rPr>
                <w:rFonts w:hint="eastAsia" w:ascii="仿宋" w:hAnsi="仿宋" w:eastAsia="仿宋" w:cs="仿宋"/>
                <w:sz w:val="24"/>
              </w:rPr>
              <w:t>1.4不得在学校内进行赌博、嫖娼、酗酒闹事等活动。</w:t>
            </w:r>
          </w:p>
        </w:tc>
        <w:tc>
          <w:tcPr>
            <w:tcW w:w="1207" w:type="pct"/>
            <w:vAlign w:val="center"/>
          </w:tcPr>
          <w:p w14:paraId="515B281D">
            <w:pPr>
              <w:adjustRightInd w:val="0"/>
              <w:snapToGrid w:val="0"/>
              <w:rPr>
                <w:rFonts w:hint="eastAsia" w:ascii="仿宋" w:hAnsi="仿宋" w:eastAsia="仿宋" w:cs="仿宋"/>
                <w:sz w:val="24"/>
              </w:rPr>
            </w:pPr>
            <w:r>
              <w:rPr>
                <w:rFonts w:hint="eastAsia" w:ascii="仿宋" w:hAnsi="仿宋" w:eastAsia="仿宋" w:cs="仿宋"/>
                <w:sz w:val="24"/>
              </w:rPr>
              <w:t>有一人违反扣2分</w:t>
            </w:r>
          </w:p>
        </w:tc>
        <w:tc>
          <w:tcPr>
            <w:tcW w:w="531" w:type="pct"/>
            <w:vAlign w:val="center"/>
          </w:tcPr>
          <w:p w14:paraId="47842723">
            <w:pPr>
              <w:adjustRightInd w:val="0"/>
              <w:snapToGrid w:val="0"/>
              <w:rPr>
                <w:rFonts w:hint="eastAsia" w:ascii="仿宋" w:hAnsi="仿宋" w:eastAsia="仿宋" w:cs="仿宋"/>
                <w:sz w:val="24"/>
              </w:rPr>
            </w:pPr>
          </w:p>
        </w:tc>
      </w:tr>
      <w:tr w14:paraId="3A037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275" w:type="pct"/>
            <w:vMerge w:val="continue"/>
            <w:vAlign w:val="center"/>
          </w:tcPr>
          <w:p w14:paraId="36F1F662">
            <w:pPr>
              <w:adjustRightInd w:val="0"/>
              <w:snapToGrid w:val="0"/>
              <w:jc w:val="center"/>
              <w:rPr>
                <w:rFonts w:hint="eastAsia" w:ascii="仿宋" w:hAnsi="仿宋" w:eastAsia="仿宋" w:cs="仿宋"/>
                <w:sz w:val="24"/>
              </w:rPr>
            </w:pPr>
          </w:p>
        </w:tc>
        <w:tc>
          <w:tcPr>
            <w:tcW w:w="922" w:type="pct"/>
            <w:vMerge w:val="continue"/>
            <w:vAlign w:val="center"/>
          </w:tcPr>
          <w:p w14:paraId="5D3AE70E">
            <w:pPr>
              <w:adjustRightInd w:val="0"/>
              <w:snapToGrid w:val="0"/>
              <w:jc w:val="center"/>
              <w:rPr>
                <w:rFonts w:hint="eastAsia" w:ascii="仿宋" w:hAnsi="仿宋" w:eastAsia="仿宋" w:cs="仿宋"/>
                <w:sz w:val="24"/>
              </w:rPr>
            </w:pPr>
          </w:p>
        </w:tc>
        <w:tc>
          <w:tcPr>
            <w:tcW w:w="2064" w:type="pct"/>
            <w:vAlign w:val="center"/>
          </w:tcPr>
          <w:p w14:paraId="5A1A3271">
            <w:pPr>
              <w:adjustRightInd w:val="0"/>
              <w:snapToGrid w:val="0"/>
              <w:rPr>
                <w:rFonts w:hint="eastAsia" w:ascii="仿宋" w:hAnsi="仿宋" w:eastAsia="仿宋" w:cs="仿宋"/>
                <w:sz w:val="24"/>
              </w:rPr>
            </w:pPr>
            <w:r>
              <w:rPr>
                <w:rFonts w:hint="eastAsia" w:ascii="仿宋" w:hAnsi="仿宋" w:eastAsia="仿宋" w:cs="仿宋"/>
                <w:sz w:val="24"/>
              </w:rPr>
              <w:t>1.5不得无理取闹、拉帮结派、诽谤他人、搬弄是非、影响学校正常工作、生活秩序。</w:t>
            </w:r>
          </w:p>
        </w:tc>
        <w:tc>
          <w:tcPr>
            <w:tcW w:w="1207" w:type="pct"/>
            <w:vAlign w:val="center"/>
          </w:tcPr>
          <w:p w14:paraId="0419BD56">
            <w:pPr>
              <w:adjustRightInd w:val="0"/>
              <w:snapToGrid w:val="0"/>
              <w:rPr>
                <w:rFonts w:hint="eastAsia" w:ascii="仿宋" w:hAnsi="仿宋" w:eastAsia="仿宋" w:cs="仿宋"/>
                <w:sz w:val="24"/>
              </w:rPr>
            </w:pPr>
            <w:r>
              <w:rPr>
                <w:rFonts w:hint="eastAsia" w:ascii="仿宋" w:hAnsi="仿宋" w:eastAsia="仿宋" w:cs="仿宋"/>
                <w:sz w:val="24"/>
              </w:rPr>
              <w:t>有一人违反扣0.5分</w:t>
            </w:r>
          </w:p>
        </w:tc>
        <w:tc>
          <w:tcPr>
            <w:tcW w:w="531" w:type="pct"/>
            <w:vAlign w:val="center"/>
          </w:tcPr>
          <w:p w14:paraId="43A6AEFC">
            <w:pPr>
              <w:adjustRightInd w:val="0"/>
              <w:snapToGrid w:val="0"/>
              <w:rPr>
                <w:rFonts w:hint="eastAsia" w:ascii="仿宋" w:hAnsi="仿宋" w:eastAsia="仿宋" w:cs="仿宋"/>
                <w:sz w:val="24"/>
              </w:rPr>
            </w:pPr>
          </w:p>
        </w:tc>
      </w:tr>
      <w:tr w14:paraId="63E54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275" w:type="pct"/>
            <w:vMerge w:val="continue"/>
            <w:vAlign w:val="center"/>
          </w:tcPr>
          <w:p w14:paraId="462B006A">
            <w:pPr>
              <w:adjustRightInd w:val="0"/>
              <w:snapToGrid w:val="0"/>
              <w:jc w:val="center"/>
              <w:rPr>
                <w:rFonts w:hint="eastAsia" w:ascii="仿宋" w:hAnsi="仿宋" w:eastAsia="仿宋" w:cs="仿宋"/>
                <w:sz w:val="24"/>
              </w:rPr>
            </w:pPr>
          </w:p>
        </w:tc>
        <w:tc>
          <w:tcPr>
            <w:tcW w:w="922" w:type="pct"/>
            <w:vMerge w:val="continue"/>
            <w:vAlign w:val="center"/>
          </w:tcPr>
          <w:p w14:paraId="3E0E9106">
            <w:pPr>
              <w:adjustRightInd w:val="0"/>
              <w:snapToGrid w:val="0"/>
              <w:jc w:val="center"/>
              <w:rPr>
                <w:rFonts w:hint="eastAsia" w:ascii="仿宋" w:hAnsi="仿宋" w:eastAsia="仿宋" w:cs="仿宋"/>
                <w:sz w:val="24"/>
              </w:rPr>
            </w:pPr>
          </w:p>
        </w:tc>
        <w:tc>
          <w:tcPr>
            <w:tcW w:w="2064" w:type="pct"/>
            <w:vAlign w:val="center"/>
          </w:tcPr>
          <w:p w14:paraId="3640DFA4">
            <w:pPr>
              <w:adjustRightInd w:val="0"/>
              <w:snapToGrid w:val="0"/>
              <w:rPr>
                <w:rFonts w:hint="eastAsia" w:ascii="仿宋" w:hAnsi="仿宋" w:eastAsia="仿宋" w:cs="仿宋"/>
                <w:sz w:val="24"/>
              </w:rPr>
            </w:pPr>
            <w:r>
              <w:rPr>
                <w:rFonts w:hint="eastAsia" w:ascii="仿宋" w:hAnsi="仿宋" w:eastAsia="仿宋" w:cs="仿宋"/>
                <w:sz w:val="24"/>
              </w:rPr>
              <w:t>1.6不得违反学校管理规章制度，给学校管理及资源造成较大损失。</w:t>
            </w:r>
          </w:p>
        </w:tc>
        <w:tc>
          <w:tcPr>
            <w:tcW w:w="1207" w:type="pct"/>
            <w:vAlign w:val="center"/>
          </w:tcPr>
          <w:p w14:paraId="76F19FB6">
            <w:pPr>
              <w:adjustRightInd w:val="0"/>
              <w:snapToGrid w:val="0"/>
              <w:rPr>
                <w:rFonts w:hint="eastAsia" w:ascii="仿宋" w:hAnsi="仿宋" w:eastAsia="仿宋" w:cs="仿宋"/>
                <w:sz w:val="24"/>
              </w:rPr>
            </w:pPr>
            <w:r>
              <w:rPr>
                <w:rFonts w:hint="eastAsia" w:ascii="仿宋" w:hAnsi="仿宋" w:eastAsia="仿宋" w:cs="仿宋"/>
                <w:sz w:val="24"/>
              </w:rPr>
              <w:t>有一人违反扣1分</w:t>
            </w:r>
          </w:p>
        </w:tc>
        <w:tc>
          <w:tcPr>
            <w:tcW w:w="531" w:type="pct"/>
            <w:vAlign w:val="center"/>
          </w:tcPr>
          <w:p w14:paraId="196BD254">
            <w:pPr>
              <w:adjustRightInd w:val="0"/>
              <w:snapToGrid w:val="0"/>
              <w:rPr>
                <w:rFonts w:hint="eastAsia" w:ascii="仿宋" w:hAnsi="仿宋" w:eastAsia="仿宋" w:cs="仿宋"/>
                <w:sz w:val="24"/>
              </w:rPr>
            </w:pPr>
          </w:p>
        </w:tc>
      </w:tr>
      <w:tr w14:paraId="05B85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275" w:type="pct"/>
            <w:vMerge w:val="continue"/>
            <w:vAlign w:val="center"/>
          </w:tcPr>
          <w:p w14:paraId="6363B8EC">
            <w:pPr>
              <w:adjustRightInd w:val="0"/>
              <w:snapToGrid w:val="0"/>
              <w:jc w:val="center"/>
              <w:rPr>
                <w:rFonts w:hint="eastAsia" w:ascii="仿宋" w:hAnsi="仿宋" w:eastAsia="仿宋" w:cs="仿宋"/>
                <w:sz w:val="24"/>
              </w:rPr>
            </w:pPr>
          </w:p>
        </w:tc>
        <w:tc>
          <w:tcPr>
            <w:tcW w:w="922" w:type="pct"/>
            <w:vMerge w:val="continue"/>
            <w:vAlign w:val="center"/>
          </w:tcPr>
          <w:p w14:paraId="6CDA8466">
            <w:pPr>
              <w:adjustRightInd w:val="0"/>
              <w:snapToGrid w:val="0"/>
              <w:jc w:val="center"/>
              <w:rPr>
                <w:rFonts w:hint="eastAsia" w:ascii="仿宋" w:hAnsi="仿宋" w:eastAsia="仿宋" w:cs="仿宋"/>
                <w:sz w:val="24"/>
              </w:rPr>
            </w:pPr>
          </w:p>
        </w:tc>
        <w:tc>
          <w:tcPr>
            <w:tcW w:w="2064" w:type="pct"/>
            <w:vAlign w:val="center"/>
          </w:tcPr>
          <w:p w14:paraId="39348B6A">
            <w:pPr>
              <w:adjustRightInd w:val="0"/>
              <w:snapToGrid w:val="0"/>
              <w:rPr>
                <w:rFonts w:hint="eastAsia" w:ascii="仿宋" w:hAnsi="仿宋" w:eastAsia="仿宋" w:cs="仿宋"/>
                <w:sz w:val="24"/>
              </w:rPr>
            </w:pPr>
            <w:r>
              <w:rPr>
                <w:rFonts w:hint="eastAsia" w:ascii="仿宋" w:hAnsi="仿宋" w:eastAsia="仿宋" w:cs="仿宋"/>
                <w:sz w:val="24"/>
              </w:rPr>
              <w:t>1.7要进行交接班，交接班时对物品、待办事项等要交接清楚。</w:t>
            </w:r>
          </w:p>
        </w:tc>
        <w:tc>
          <w:tcPr>
            <w:tcW w:w="1207" w:type="pct"/>
            <w:vAlign w:val="center"/>
          </w:tcPr>
          <w:p w14:paraId="5CB73406">
            <w:pPr>
              <w:adjustRightInd w:val="0"/>
              <w:snapToGrid w:val="0"/>
              <w:rPr>
                <w:rFonts w:hint="eastAsia" w:ascii="仿宋" w:hAnsi="仿宋" w:eastAsia="仿宋" w:cs="仿宋"/>
                <w:sz w:val="24"/>
              </w:rPr>
            </w:pPr>
            <w:r>
              <w:rPr>
                <w:rFonts w:hint="eastAsia" w:ascii="仿宋" w:hAnsi="仿宋" w:eastAsia="仿宋" w:cs="仿宋"/>
                <w:sz w:val="24"/>
              </w:rPr>
              <w:t>有一人违反扣0.5分</w:t>
            </w:r>
          </w:p>
        </w:tc>
        <w:tc>
          <w:tcPr>
            <w:tcW w:w="531" w:type="pct"/>
            <w:vAlign w:val="center"/>
          </w:tcPr>
          <w:p w14:paraId="4E21744F">
            <w:pPr>
              <w:adjustRightInd w:val="0"/>
              <w:snapToGrid w:val="0"/>
              <w:rPr>
                <w:rFonts w:hint="eastAsia" w:ascii="仿宋" w:hAnsi="仿宋" w:eastAsia="仿宋" w:cs="仿宋"/>
                <w:sz w:val="24"/>
              </w:rPr>
            </w:pPr>
          </w:p>
        </w:tc>
      </w:tr>
      <w:tr w14:paraId="6C5D9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275" w:type="pct"/>
            <w:vMerge w:val="continue"/>
            <w:vAlign w:val="center"/>
          </w:tcPr>
          <w:p w14:paraId="2CE64F3D">
            <w:pPr>
              <w:adjustRightInd w:val="0"/>
              <w:snapToGrid w:val="0"/>
              <w:jc w:val="center"/>
              <w:rPr>
                <w:rFonts w:hint="eastAsia" w:ascii="仿宋" w:hAnsi="仿宋" w:eastAsia="仿宋" w:cs="仿宋"/>
                <w:sz w:val="24"/>
              </w:rPr>
            </w:pPr>
          </w:p>
        </w:tc>
        <w:tc>
          <w:tcPr>
            <w:tcW w:w="922" w:type="pct"/>
            <w:vMerge w:val="continue"/>
            <w:vAlign w:val="center"/>
          </w:tcPr>
          <w:p w14:paraId="4C52AEEE">
            <w:pPr>
              <w:adjustRightInd w:val="0"/>
              <w:snapToGrid w:val="0"/>
              <w:jc w:val="center"/>
              <w:rPr>
                <w:rFonts w:hint="eastAsia" w:ascii="仿宋" w:hAnsi="仿宋" w:eastAsia="仿宋" w:cs="仿宋"/>
                <w:sz w:val="24"/>
              </w:rPr>
            </w:pPr>
          </w:p>
        </w:tc>
        <w:tc>
          <w:tcPr>
            <w:tcW w:w="2064" w:type="pct"/>
            <w:vAlign w:val="center"/>
          </w:tcPr>
          <w:p w14:paraId="52757887">
            <w:pPr>
              <w:adjustRightInd w:val="0"/>
              <w:snapToGrid w:val="0"/>
              <w:rPr>
                <w:rFonts w:hint="eastAsia" w:ascii="仿宋" w:hAnsi="仿宋" w:eastAsia="仿宋" w:cs="仿宋"/>
                <w:sz w:val="24"/>
              </w:rPr>
            </w:pPr>
            <w:r>
              <w:rPr>
                <w:rFonts w:hint="eastAsia" w:ascii="仿宋" w:hAnsi="仿宋" w:eastAsia="仿宋" w:cs="仿宋"/>
                <w:sz w:val="24"/>
              </w:rPr>
              <w:t>1.8发生各种可能损坏学校利益、破坏学校正常秩序及资源环境的紧急情况，应迅速向学校主管部门领导或者有关部门反应情况及其它事项，不得因此对学校管理及资源造成损失。</w:t>
            </w:r>
          </w:p>
        </w:tc>
        <w:tc>
          <w:tcPr>
            <w:tcW w:w="1207" w:type="pct"/>
            <w:vAlign w:val="center"/>
          </w:tcPr>
          <w:p w14:paraId="6CBAF019">
            <w:pPr>
              <w:adjustRightInd w:val="0"/>
              <w:snapToGrid w:val="0"/>
              <w:rPr>
                <w:rFonts w:hint="eastAsia" w:ascii="仿宋" w:hAnsi="仿宋" w:eastAsia="仿宋" w:cs="仿宋"/>
                <w:sz w:val="24"/>
              </w:rPr>
            </w:pPr>
            <w:r>
              <w:rPr>
                <w:rFonts w:hint="eastAsia" w:ascii="仿宋" w:hAnsi="仿宋" w:eastAsia="仿宋" w:cs="仿宋"/>
                <w:sz w:val="24"/>
              </w:rPr>
              <w:t>视损失程度扣分（1分起）</w:t>
            </w:r>
          </w:p>
        </w:tc>
        <w:tc>
          <w:tcPr>
            <w:tcW w:w="531" w:type="pct"/>
            <w:vAlign w:val="center"/>
          </w:tcPr>
          <w:p w14:paraId="16798A18">
            <w:pPr>
              <w:adjustRightInd w:val="0"/>
              <w:snapToGrid w:val="0"/>
              <w:rPr>
                <w:rFonts w:hint="eastAsia" w:ascii="仿宋" w:hAnsi="仿宋" w:eastAsia="仿宋" w:cs="仿宋"/>
                <w:sz w:val="24"/>
              </w:rPr>
            </w:pPr>
          </w:p>
        </w:tc>
      </w:tr>
      <w:tr w14:paraId="535FD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275" w:type="pct"/>
            <w:vMerge w:val="continue"/>
            <w:vAlign w:val="center"/>
          </w:tcPr>
          <w:p w14:paraId="55ED9C95">
            <w:pPr>
              <w:adjustRightInd w:val="0"/>
              <w:snapToGrid w:val="0"/>
              <w:jc w:val="center"/>
              <w:rPr>
                <w:rFonts w:hint="eastAsia" w:ascii="仿宋" w:hAnsi="仿宋" w:eastAsia="仿宋" w:cs="仿宋"/>
                <w:sz w:val="24"/>
              </w:rPr>
            </w:pPr>
          </w:p>
        </w:tc>
        <w:tc>
          <w:tcPr>
            <w:tcW w:w="922" w:type="pct"/>
            <w:vMerge w:val="continue"/>
            <w:vAlign w:val="center"/>
          </w:tcPr>
          <w:p w14:paraId="4C04959F">
            <w:pPr>
              <w:adjustRightInd w:val="0"/>
              <w:snapToGrid w:val="0"/>
              <w:jc w:val="center"/>
              <w:rPr>
                <w:rFonts w:hint="eastAsia" w:ascii="仿宋" w:hAnsi="仿宋" w:eastAsia="仿宋" w:cs="仿宋"/>
                <w:sz w:val="24"/>
              </w:rPr>
            </w:pPr>
          </w:p>
        </w:tc>
        <w:tc>
          <w:tcPr>
            <w:tcW w:w="2064" w:type="pct"/>
            <w:vAlign w:val="center"/>
          </w:tcPr>
          <w:p w14:paraId="7462A593">
            <w:pPr>
              <w:adjustRightInd w:val="0"/>
              <w:snapToGrid w:val="0"/>
              <w:rPr>
                <w:rFonts w:hint="eastAsia" w:ascii="仿宋" w:hAnsi="仿宋" w:eastAsia="仿宋" w:cs="仿宋"/>
                <w:sz w:val="24"/>
              </w:rPr>
            </w:pPr>
            <w:r>
              <w:rPr>
                <w:rFonts w:hint="eastAsia" w:ascii="仿宋" w:hAnsi="仿宋" w:eastAsia="仿宋" w:cs="仿宋"/>
                <w:sz w:val="24"/>
              </w:rPr>
              <w:t>1.9执勤时要姿势端正、着装统一整洁，维护主管单位及派驻学校管理的良好形象。</w:t>
            </w:r>
          </w:p>
        </w:tc>
        <w:tc>
          <w:tcPr>
            <w:tcW w:w="1207" w:type="pct"/>
            <w:vAlign w:val="center"/>
          </w:tcPr>
          <w:p w14:paraId="2DBD91C5">
            <w:pPr>
              <w:adjustRightInd w:val="0"/>
              <w:snapToGrid w:val="0"/>
              <w:rPr>
                <w:rFonts w:hint="eastAsia" w:ascii="仿宋" w:hAnsi="仿宋" w:eastAsia="仿宋" w:cs="仿宋"/>
                <w:sz w:val="24"/>
              </w:rPr>
            </w:pPr>
            <w:r>
              <w:rPr>
                <w:rFonts w:hint="eastAsia" w:ascii="仿宋" w:hAnsi="仿宋" w:eastAsia="仿宋" w:cs="仿宋"/>
                <w:sz w:val="24"/>
              </w:rPr>
              <w:t>有一人违反扣0.5分</w:t>
            </w:r>
          </w:p>
        </w:tc>
        <w:tc>
          <w:tcPr>
            <w:tcW w:w="531" w:type="pct"/>
            <w:vAlign w:val="center"/>
          </w:tcPr>
          <w:p w14:paraId="7347EEE5">
            <w:pPr>
              <w:adjustRightInd w:val="0"/>
              <w:snapToGrid w:val="0"/>
              <w:rPr>
                <w:rFonts w:hint="eastAsia" w:ascii="仿宋" w:hAnsi="仿宋" w:eastAsia="仿宋" w:cs="仿宋"/>
                <w:sz w:val="24"/>
              </w:rPr>
            </w:pPr>
          </w:p>
        </w:tc>
      </w:tr>
      <w:tr w14:paraId="0CCAA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275" w:type="pct"/>
            <w:vMerge w:val="continue"/>
            <w:vAlign w:val="center"/>
          </w:tcPr>
          <w:p w14:paraId="23EAA1F3">
            <w:pPr>
              <w:adjustRightInd w:val="0"/>
              <w:snapToGrid w:val="0"/>
              <w:jc w:val="center"/>
              <w:rPr>
                <w:rFonts w:hint="eastAsia" w:ascii="仿宋" w:hAnsi="仿宋" w:eastAsia="仿宋" w:cs="仿宋"/>
                <w:sz w:val="24"/>
              </w:rPr>
            </w:pPr>
          </w:p>
        </w:tc>
        <w:tc>
          <w:tcPr>
            <w:tcW w:w="922" w:type="pct"/>
            <w:vMerge w:val="continue"/>
            <w:vAlign w:val="center"/>
          </w:tcPr>
          <w:p w14:paraId="54CEDDF5">
            <w:pPr>
              <w:adjustRightInd w:val="0"/>
              <w:snapToGrid w:val="0"/>
              <w:jc w:val="center"/>
              <w:rPr>
                <w:rFonts w:hint="eastAsia" w:ascii="仿宋" w:hAnsi="仿宋" w:eastAsia="仿宋" w:cs="仿宋"/>
                <w:sz w:val="24"/>
              </w:rPr>
            </w:pPr>
          </w:p>
        </w:tc>
        <w:tc>
          <w:tcPr>
            <w:tcW w:w="2064" w:type="pct"/>
            <w:vAlign w:val="center"/>
          </w:tcPr>
          <w:p w14:paraId="564A12C8">
            <w:pPr>
              <w:adjustRightInd w:val="0"/>
              <w:snapToGrid w:val="0"/>
              <w:rPr>
                <w:rFonts w:hint="eastAsia" w:ascii="仿宋" w:hAnsi="仿宋" w:eastAsia="仿宋" w:cs="仿宋"/>
                <w:sz w:val="24"/>
              </w:rPr>
            </w:pPr>
            <w:r>
              <w:rPr>
                <w:rFonts w:hint="eastAsia" w:ascii="仿宋" w:hAnsi="仿宋" w:eastAsia="仿宋" w:cs="仿宋"/>
                <w:sz w:val="24"/>
              </w:rPr>
              <w:t>1.10做好执勤记录，字迹清楚整洁，记录详尽。</w:t>
            </w:r>
          </w:p>
        </w:tc>
        <w:tc>
          <w:tcPr>
            <w:tcW w:w="1207" w:type="pct"/>
            <w:vAlign w:val="center"/>
          </w:tcPr>
          <w:p w14:paraId="55F5B0AD">
            <w:pPr>
              <w:adjustRightInd w:val="0"/>
              <w:snapToGrid w:val="0"/>
              <w:rPr>
                <w:rFonts w:hint="eastAsia" w:ascii="仿宋" w:hAnsi="仿宋" w:eastAsia="仿宋" w:cs="仿宋"/>
                <w:sz w:val="24"/>
              </w:rPr>
            </w:pPr>
            <w:r>
              <w:rPr>
                <w:rFonts w:hint="eastAsia" w:ascii="仿宋" w:hAnsi="仿宋" w:eastAsia="仿宋" w:cs="仿宋"/>
                <w:sz w:val="24"/>
              </w:rPr>
              <w:t>违反一次扣0.5分</w:t>
            </w:r>
          </w:p>
        </w:tc>
        <w:tc>
          <w:tcPr>
            <w:tcW w:w="531" w:type="pct"/>
            <w:vAlign w:val="center"/>
          </w:tcPr>
          <w:p w14:paraId="69125E3B">
            <w:pPr>
              <w:adjustRightInd w:val="0"/>
              <w:snapToGrid w:val="0"/>
              <w:rPr>
                <w:rFonts w:hint="eastAsia" w:ascii="仿宋" w:hAnsi="仿宋" w:eastAsia="仿宋" w:cs="仿宋"/>
                <w:sz w:val="24"/>
              </w:rPr>
            </w:pPr>
          </w:p>
        </w:tc>
      </w:tr>
      <w:tr w14:paraId="5AB0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275" w:type="pct"/>
            <w:vMerge w:val="continue"/>
            <w:vAlign w:val="center"/>
          </w:tcPr>
          <w:p w14:paraId="6C17A837">
            <w:pPr>
              <w:adjustRightInd w:val="0"/>
              <w:snapToGrid w:val="0"/>
              <w:jc w:val="center"/>
              <w:rPr>
                <w:rFonts w:hint="eastAsia" w:ascii="仿宋" w:hAnsi="仿宋" w:eastAsia="仿宋" w:cs="仿宋"/>
                <w:sz w:val="24"/>
              </w:rPr>
            </w:pPr>
          </w:p>
        </w:tc>
        <w:tc>
          <w:tcPr>
            <w:tcW w:w="922" w:type="pct"/>
            <w:vMerge w:val="continue"/>
            <w:vAlign w:val="center"/>
          </w:tcPr>
          <w:p w14:paraId="74AB9DB7">
            <w:pPr>
              <w:adjustRightInd w:val="0"/>
              <w:snapToGrid w:val="0"/>
              <w:jc w:val="center"/>
              <w:rPr>
                <w:rFonts w:hint="eastAsia" w:ascii="仿宋" w:hAnsi="仿宋" w:eastAsia="仿宋" w:cs="仿宋"/>
                <w:sz w:val="24"/>
              </w:rPr>
            </w:pPr>
          </w:p>
        </w:tc>
        <w:tc>
          <w:tcPr>
            <w:tcW w:w="2064" w:type="pct"/>
            <w:vAlign w:val="center"/>
          </w:tcPr>
          <w:p w14:paraId="05E9488B">
            <w:pPr>
              <w:adjustRightInd w:val="0"/>
              <w:snapToGrid w:val="0"/>
              <w:rPr>
                <w:rFonts w:hint="eastAsia" w:ascii="仿宋" w:hAnsi="仿宋" w:eastAsia="仿宋" w:cs="仿宋"/>
                <w:sz w:val="24"/>
              </w:rPr>
            </w:pPr>
            <w:r>
              <w:rPr>
                <w:rFonts w:hint="eastAsia" w:ascii="仿宋" w:hAnsi="仿宋" w:eastAsia="仿宋" w:cs="仿宋"/>
                <w:sz w:val="24"/>
              </w:rPr>
              <w:t>1.11下班后不得着便服在员工宿舍以外地域活动。</w:t>
            </w:r>
          </w:p>
        </w:tc>
        <w:tc>
          <w:tcPr>
            <w:tcW w:w="1207" w:type="pct"/>
            <w:vAlign w:val="center"/>
          </w:tcPr>
          <w:p w14:paraId="38B38593">
            <w:pPr>
              <w:adjustRightInd w:val="0"/>
              <w:snapToGrid w:val="0"/>
              <w:rPr>
                <w:rFonts w:hint="eastAsia" w:ascii="仿宋" w:hAnsi="仿宋" w:eastAsia="仿宋" w:cs="仿宋"/>
                <w:sz w:val="24"/>
              </w:rPr>
            </w:pPr>
            <w:r>
              <w:rPr>
                <w:rFonts w:hint="eastAsia" w:ascii="仿宋" w:hAnsi="仿宋" w:eastAsia="仿宋" w:cs="仿宋"/>
                <w:sz w:val="24"/>
              </w:rPr>
              <w:t>违反一次扣0.5分</w:t>
            </w:r>
          </w:p>
        </w:tc>
        <w:tc>
          <w:tcPr>
            <w:tcW w:w="531" w:type="pct"/>
            <w:vAlign w:val="center"/>
          </w:tcPr>
          <w:p w14:paraId="4F978CC2">
            <w:pPr>
              <w:adjustRightInd w:val="0"/>
              <w:snapToGrid w:val="0"/>
              <w:rPr>
                <w:rFonts w:hint="eastAsia" w:ascii="仿宋" w:hAnsi="仿宋" w:eastAsia="仿宋" w:cs="仿宋"/>
                <w:sz w:val="24"/>
              </w:rPr>
            </w:pPr>
          </w:p>
        </w:tc>
      </w:tr>
      <w:tr w14:paraId="422D4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275" w:type="pct"/>
            <w:vMerge w:val="continue"/>
            <w:vAlign w:val="center"/>
          </w:tcPr>
          <w:p w14:paraId="2AA4EC98">
            <w:pPr>
              <w:adjustRightInd w:val="0"/>
              <w:snapToGrid w:val="0"/>
              <w:jc w:val="center"/>
              <w:rPr>
                <w:rFonts w:hint="eastAsia" w:ascii="仿宋" w:hAnsi="仿宋" w:eastAsia="仿宋" w:cs="仿宋"/>
                <w:sz w:val="24"/>
              </w:rPr>
            </w:pPr>
          </w:p>
        </w:tc>
        <w:tc>
          <w:tcPr>
            <w:tcW w:w="922" w:type="pct"/>
            <w:vMerge w:val="continue"/>
            <w:vAlign w:val="center"/>
          </w:tcPr>
          <w:p w14:paraId="77052DE4">
            <w:pPr>
              <w:adjustRightInd w:val="0"/>
              <w:snapToGrid w:val="0"/>
              <w:jc w:val="center"/>
              <w:rPr>
                <w:rFonts w:hint="eastAsia" w:ascii="仿宋" w:hAnsi="仿宋" w:eastAsia="仿宋" w:cs="仿宋"/>
                <w:sz w:val="24"/>
              </w:rPr>
            </w:pPr>
          </w:p>
        </w:tc>
        <w:tc>
          <w:tcPr>
            <w:tcW w:w="2064" w:type="pct"/>
            <w:vAlign w:val="center"/>
          </w:tcPr>
          <w:p w14:paraId="62A4EF12">
            <w:pPr>
              <w:adjustRightInd w:val="0"/>
              <w:snapToGrid w:val="0"/>
              <w:rPr>
                <w:rFonts w:hint="eastAsia" w:ascii="仿宋" w:hAnsi="仿宋" w:eastAsia="仿宋" w:cs="仿宋"/>
                <w:sz w:val="24"/>
              </w:rPr>
            </w:pPr>
            <w:r>
              <w:rPr>
                <w:rFonts w:hint="eastAsia" w:ascii="仿宋" w:hAnsi="仿宋" w:eastAsia="仿宋" w:cs="仿宋"/>
                <w:sz w:val="24"/>
              </w:rPr>
              <w:t>1.12严格执行人员进出登记制度。</w:t>
            </w:r>
          </w:p>
        </w:tc>
        <w:tc>
          <w:tcPr>
            <w:tcW w:w="1207" w:type="pct"/>
            <w:vAlign w:val="center"/>
          </w:tcPr>
          <w:p w14:paraId="4111D8EA">
            <w:pPr>
              <w:adjustRightInd w:val="0"/>
              <w:snapToGrid w:val="0"/>
              <w:rPr>
                <w:rFonts w:hint="eastAsia" w:ascii="仿宋" w:hAnsi="仿宋" w:eastAsia="仿宋" w:cs="仿宋"/>
                <w:sz w:val="24"/>
              </w:rPr>
            </w:pPr>
            <w:r>
              <w:rPr>
                <w:rFonts w:hint="eastAsia" w:ascii="仿宋" w:hAnsi="仿宋" w:eastAsia="仿宋" w:cs="仿宋"/>
                <w:sz w:val="24"/>
              </w:rPr>
              <w:t>一次不检查扣3分</w:t>
            </w:r>
          </w:p>
        </w:tc>
        <w:tc>
          <w:tcPr>
            <w:tcW w:w="531" w:type="pct"/>
            <w:vAlign w:val="center"/>
          </w:tcPr>
          <w:p w14:paraId="0B6CCD1A">
            <w:pPr>
              <w:adjustRightInd w:val="0"/>
              <w:snapToGrid w:val="0"/>
              <w:rPr>
                <w:rFonts w:hint="eastAsia" w:ascii="仿宋" w:hAnsi="仿宋" w:eastAsia="仿宋" w:cs="仿宋"/>
                <w:sz w:val="24"/>
              </w:rPr>
            </w:pPr>
          </w:p>
        </w:tc>
      </w:tr>
      <w:tr w14:paraId="091EE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275" w:type="pct"/>
            <w:vMerge w:val="continue"/>
            <w:vAlign w:val="center"/>
          </w:tcPr>
          <w:p w14:paraId="4AC37BD3">
            <w:pPr>
              <w:adjustRightInd w:val="0"/>
              <w:snapToGrid w:val="0"/>
              <w:jc w:val="center"/>
              <w:rPr>
                <w:rFonts w:hint="eastAsia" w:ascii="仿宋" w:hAnsi="仿宋" w:eastAsia="仿宋" w:cs="仿宋"/>
                <w:sz w:val="24"/>
              </w:rPr>
            </w:pPr>
          </w:p>
        </w:tc>
        <w:tc>
          <w:tcPr>
            <w:tcW w:w="922" w:type="pct"/>
            <w:vMerge w:val="continue"/>
            <w:vAlign w:val="center"/>
          </w:tcPr>
          <w:p w14:paraId="5B05A0A6">
            <w:pPr>
              <w:adjustRightInd w:val="0"/>
              <w:snapToGrid w:val="0"/>
              <w:jc w:val="center"/>
              <w:rPr>
                <w:rFonts w:hint="eastAsia" w:ascii="仿宋" w:hAnsi="仿宋" w:eastAsia="仿宋" w:cs="仿宋"/>
                <w:sz w:val="24"/>
              </w:rPr>
            </w:pPr>
          </w:p>
        </w:tc>
        <w:tc>
          <w:tcPr>
            <w:tcW w:w="2064" w:type="pct"/>
            <w:vAlign w:val="center"/>
          </w:tcPr>
          <w:p w14:paraId="6BA5CF74">
            <w:pPr>
              <w:adjustRightInd w:val="0"/>
              <w:snapToGrid w:val="0"/>
              <w:rPr>
                <w:rFonts w:hint="eastAsia" w:ascii="仿宋" w:hAnsi="仿宋" w:eastAsia="仿宋" w:cs="仿宋"/>
                <w:sz w:val="24"/>
              </w:rPr>
            </w:pPr>
            <w:r>
              <w:rPr>
                <w:rFonts w:hint="eastAsia" w:ascii="仿宋" w:hAnsi="仿宋" w:eastAsia="仿宋" w:cs="仿宋"/>
                <w:sz w:val="24"/>
              </w:rPr>
              <w:t>1.13执勤时不得用对讲机闲聊。</w:t>
            </w:r>
          </w:p>
        </w:tc>
        <w:tc>
          <w:tcPr>
            <w:tcW w:w="1207" w:type="pct"/>
            <w:vAlign w:val="center"/>
          </w:tcPr>
          <w:p w14:paraId="51E46027">
            <w:pPr>
              <w:adjustRightInd w:val="0"/>
              <w:snapToGrid w:val="0"/>
              <w:rPr>
                <w:rFonts w:hint="eastAsia" w:ascii="仿宋" w:hAnsi="仿宋" w:eastAsia="仿宋" w:cs="仿宋"/>
                <w:sz w:val="24"/>
              </w:rPr>
            </w:pPr>
            <w:r>
              <w:rPr>
                <w:rFonts w:hint="eastAsia" w:ascii="仿宋" w:hAnsi="仿宋" w:eastAsia="仿宋" w:cs="仿宋"/>
                <w:sz w:val="24"/>
              </w:rPr>
              <w:t>违反一次扣1分</w:t>
            </w:r>
          </w:p>
        </w:tc>
        <w:tc>
          <w:tcPr>
            <w:tcW w:w="531" w:type="pct"/>
            <w:vAlign w:val="center"/>
          </w:tcPr>
          <w:p w14:paraId="23B909E9">
            <w:pPr>
              <w:adjustRightInd w:val="0"/>
              <w:snapToGrid w:val="0"/>
              <w:rPr>
                <w:rFonts w:hint="eastAsia" w:ascii="仿宋" w:hAnsi="仿宋" w:eastAsia="仿宋" w:cs="仿宋"/>
                <w:sz w:val="24"/>
              </w:rPr>
            </w:pPr>
          </w:p>
        </w:tc>
      </w:tr>
      <w:tr w14:paraId="18672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jc w:val="center"/>
        </w:trPr>
        <w:tc>
          <w:tcPr>
            <w:tcW w:w="275" w:type="pct"/>
            <w:vMerge w:val="continue"/>
            <w:vAlign w:val="center"/>
          </w:tcPr>
          <w:p w14:paraId="4050A1FD">
            <w:pPr>
              <w:adjustRightInd w:val="0"/>
              <w:snapToGrid w:val="0"/>
              <w:jc w:val="center"/>
              <w:rPr>
                <w:rFonts w:hint="eastAsia" w:ascii="仿宋" w:hAnsi="仿宋" w:eastAsia="仿宋" w:cs="仿宋"/>
                <w:sz w:val="24"/>
              </w:rPr>
            </w:pPr>
          </w:p>
        </w:tc>
        <w:tc>
          <w:tcPr>
            <w:tcW w:w="922" w:type="pct"/>
            <w:vMerge w:val="continue"/>
            <w:vAlign w:val="center"/>
          </w:tcPr>
          <w:p w14:paraId="5D3298A4">
            <w:pPr>
              <w:adjustRightInd w:val="0"/>
              <w:snapToGrid w:val="0"/>
              <w:jc w:val="center"/>
              <w:rPr>
                <w:rFonts w:hint="eastAsia" w:ascii="仿宋" w:hAnsi="仿宋" w:eastAsia="仿宋" w:cs="仿宋"/>
                <w:sz w:val="24"/>
              </w:rPr>
            </w:pPr>
          </w:p>
        </w:tc>
        <w:tc>
          <w:tcPr>
            <w:tcW w:w="2064" w:type="pct"/>
            <w:vAlign w:val="center"/>
          </w:tcPr>
          <w:p w14:paraId="448F15F1">
            <w:pPr>
              <w:adjustRightInd w:val="0"/>
              <w:snapToGrid w:val="0"/>
              <w:rPr>
                <w:rFonts w:hint="eastAsia" w:ascii="仿宋" w:hAnsi="仿宋" w:eastAsia="仿宋" w:cs="仿宋"/>
                <w:sz w:val="24"/>
              </w:rPr>
            </w:pPr>
            <w:r>
              <w:rPr>
                <w:rFonts w:hint="eastAsia" w:ascii="仿宋" w:hAnsi="仿宋" w:eastAsia="仿宋" w:cs="仿宋"/>
                <w:sz w:val="24"/>
              </w:rPr>
              <w:t>1.14按规定路线及时间（在规定区域内）进行学校内巡逻。</w:t>
            </w:r>
          </w:p>
        </w:tc>
        <w:tc>
          <w:tcPr>
            <w:tcW w:w="1207" w:type="pct"/>
            <w:vAlign w:val="center"/>
          </w:tcPr>
          <w:p w14:paraId="5587522C">
            <w:pPr>
              <w:adjustRightInd w:val="0"/>
              <w:snapToGrid w:val="0"/>
              <w:rPr>
                <w:rFonts w:hint="eastAsia" w:ascii="仿宋" w:hAnsi="仿宋" w:eastAsia="仿宋" w:cs="仿宋"/>
                <w:sz w:val="24"/>
              </w:rPr>
            </w:pPr>
            <w:r>
              <w:rPr>
                <w:rFonts w:hint="eastAsia" w:ascii="仿宋" w:hAnsi="仿宋" w:eastAsia="仿宋" w:cs="仿宋"/>
                <w:sz w:val="24"/>
              </w:rPr>
              <w:t>违反一次扣1分</w:t>
            </w:r>
          </w:p>
        </w:tc>
        <w:tc>
          <w:tcPr>
            <w:tcW w:w="531" w:type="pct"/>
            <w:vAlign w:val="center"/>
          </w:tcPr>
          <w:p w14:paraId="77AE2B59">
            <w:pPr>
              <w:adjustRightInd w:val="0"/>
              <w:snapToGrid w:val="0"/>
              <w:rPr>
                <w:rFonts w:hint="eastAsia" w:ascii="仿宋" w:hAnsi="仿宋" w:eastAsia="仿宋" w:cs="仿宋"/>
                <w:sz w:val="24"/>
              </w:rPr>
            </w:pPr>
          </w:p>
        </w:tc>
      </w:tr>
      <w:tr w14:paraId="5F35B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275" w:type="pct"/>
            <w:vMerge w:val="continue"/>
            <w:vAlign w:val="center"/>
          </w:tcPr>
          <w:p w14:paraId="28BCF7BE">
            <w:pPr>
              <w:adjustRightInd w:val="0"/>
              <w:snapToGrid w:val="0"/>
              <w:jc w:val="center"/>
              <w:rPr>
                <w:rFonts w:hint="eastAsia" w:ascii="仿宋" w:hAnsi="仿宋" w:eastAsia="仿宋" w:cs="仿宋"/>
                <w:sz w:val="24"/>
              </w:rPr>
            </w:pPr>
          </w:p>
        </w:tc>
        <w:tc>
          <w:tcPr>
            <w:tcW w:w="922" w:type="pct"/>
            <w:vMerge w:val="continue"/>
            <w:vAlign w:val="center"/>
          </w:tcPr>
          <w:p w14:paraId="3187A481">
            <w:pPr>
              <w:adjustRightInd w:val="0"/>
              <w:snapToGrid w:val="0"/>
              <w:jc w:val="center"/>
              <w:rPr>
                <w:rFonts w:hint="eastAsia" w:ascii="仿宋" w:hAnsi="仿宋" w:eastAsia="仿宋" w:cs="仿宋"/>
                <w:sz w:val="24"/>
              </w:rPr>
            </w:pPr>
          </w:p>
        </w:tc>
        <w:tc>
          <w:tcPr>
            <w:tcW w:w="2064" w:type="pct"/>
            <w:vAlign w:val="center"/>
          </w:tcPr>
          <w:p w14:paraId="22050E94">
            <w:pPr>
              <w:adjustRightInd w:val="0"/>
              <w:snapToGrid w:val="0"/>
              <w:rPr>
                <w:rFonts w:hint="eastAsia" w:ascii="仿宋" w:hAnsi="仿宋" w:eastAsia="仿宋" w:cs="仿宋"/>
                <w:sz w:val="24"/>
              </w:rPr>
            </w:pPr>
            <w:r>
              <w:rPr>
                <w:rFonts w:hint="eastAsia" w:ascii="仿宋" w:hAnsi="仿宋" w:eastAsia="仿宋" w:cs="仿宋"/>
                <w:sz w:val="24"/>
              </w:rPr>
              <w:t>1.15不得迟到、早退，旷工。</w:t>
            </w:r>
          </w:p>
        </w:tc>
        <w:tc>
          <w:tcPr>
            <w:tcW w:w="1207" w:type="pct"/>
            <w:vAlign w:val="center"/>
          </w:tcPr>
          <w:p w14:paraId="67135EAD">
            <w:pPr>
              <w:adjustRightInd w:val="0"/>
              <w:snapToGrid w:val="0"/>
              <w:rPr>
                <w:rFonts w:hint="eastAsia" w:ascii="仿宋" w:hAnsi="仿宋" w:eastAsia="仿宋" w:cs="仿宋"/>
                <w:sz w:val="24"/>
              </w:rPr>
            </w:pPr>
            <w:r>
              <w:rPr>
                <w:rFonts w:hint="eastAsia" w:ascii="仿宋" w:hAnsi="仿宋" w:eastAsia="仿宋" w:cs="仿宋"/>
                <w:sz w:val="24"/>
              </w:rPr>
              <w:t>出现一次扣1分</w:t>
            </w:r>
          </w:p>
        </w:tc>
        <w:tc>
          <w:tcPr>
            <w:tcW w:w="531" w:type="pct"/>
            <w:vAlign w:val="center"/>
          </w:tcPr>
          <w:p w14:paraId="02878A7F">
            <w:pPr>
              <w:adjustRightInd w:val="0"/>
              <w:snapToGrid w:val="0"/>
              <w:rPr>
                <w:rFonts w:hint="eastAsia" w:ascii="仿宋" w:hAnsi="仿宋" w:eastAsia="仿宋" w:cs="仿宋"/>
                <w:sz w:val="24"/>
              </w:rPr>
            </w:pPr>
          </w:p>
        </w:tc>
      </w:tr>
      <w:tr w14:paraId="4A2FF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jc w:val="center"/>
        </w:trPr>
        <w:tc>
          <w:tcPr>
            <w:tcW w:w="275" w:type="pct"/>
            <w:vMerge w:val="restart"/>
            <w:vAlign w:val="center"/>
          </w:tcPr>
          <w:p w14:paraId="006E1ADC">
            <w:pPr>
              <w:adjustRightInd w:val="0"/>
              <w:snapToGrid w:val="0"/>
              <w:jc w:val="center"/>
              <w:rPr>
                <w:rFonts w:hint="eastAsia" w:ascii="仿宋" w:hAnsi="仿宋" w:eastAsia="仿宋" w:cs="仿宋"/>
                <w:sz w:val="24"/>
              </w:rPr>
            </w:pPr>
            <w:r>
              <w:rPr>
                <w:rFonts w:hint="eastAsia" w:ascii="仿宋" w:hAnsi="仿宋" w:eastAsia="仿宋" w:cs="仿宋"/>
                <w:sz w:val="24"/>
              </w:rPr>
              <w:t>2</w:t>
            </w:r>
          </w:p>
        </w:tc>
        <w:tc>
          <w:tcPr>
            <w:tcW w:w="922" w:type="pct"/>
            <w:vMerge w:val="restart"/>
            <w:vAlign w:val="center"/>
          </w:tcPr>
          <w:p w14:paraId="4BAB0B29">
            <w:pPr>
              <w:adjustRightInd w:val="0"/>
              <w:snapToGrid w:val="0"/>
              <w:jc w:val="center"/>
              <w:rPr>
                <w:rFonts w:hint="eastAsia" w:ascii="仿宋" w:hAnsi="仿宋" w:eastAsia="仿宋" w:cs="仿宋"/>
                <w:sz w:val="24"/>
              </w:rPr>
            </w:pPr>
            <w:r>
              <w:rPr>
                <w:rFonts w:hint="eastAsia" w:ascii="仿宋" w:hAnsi="仿宋" w:eastAsia="仿宋" w:cs="仿宋"/>
                <w:sz w:val="24"/>
              </w:rPr>
              <w:t>行为规范</w:t>
            </w:r>
          </w:p>
          <w:p w14:paraId="7C096ACB">
            <w:pPr>
              <w:adjustRightInd w:val="0"/>
              <w:snapToGrid w:val="0"/>
              <w:jc w:val="center"/>
              <w:rPr>
                <w:rFonts w:hint="eastAsia" w:ascii="仿宋" w:hAnsi="仿宋" w:eastAsia="仿宋" w:cs="仿宋"/>
                <w:sz w:val="24"/>
              </w:rPr>
            </w:pPr>
            <w:r>
              <w:rPr>
                <w:rFonts w:hint="eastAsia" w:ascii="仿宋" w:hAnsi="仿宋" w:eastAsia="仿宋" w:cs="仿宋"/>
                <w:sz w:val="24"/>
              </w:rPr>
              <w:t>（共5分）</w:t>
            </w:r>
          </w:p>
        </w:tc>
        <w:tc>
          <w:tcPr>
            <w:tcW w:w="2064" w:type="pct"/>
            <w:vAlign w:val="center"/>
          </w:tcPr>
          <w:p w14:paraId="5FC13A11">
            <w:pPr>
              <w:adjustRightInd w:val="0"/>
              <w:snapToGrid w:val="0"/>
              <w:rPr>
                <w:rFonts w:hint="eastAsia" w:ascii="仿宋" w:hAnsi="仿宋" w:eastAsia="仿宋" w:cs="仿宋"/>
                <w:sz w:val="24"/>
              </w:rPr>
            </w:pPr>
            <w:r>
              <w:rPr>
                <w:rFonts w:hint="eastAsia" w:ascii="仿宋" w:hAnsi="仿宋" w:eastAsia="仿宋" w:cs="仿宋"/>
                <w:sz w:val="24"/>
              </w:rPr>
              <w:t>2.1执勤过程中应该文明执勤、礼貌执勤，说话和气，不得与来访人员发生争吵，不得顶撞主管部门领导。</w:t>
            </w:r>
          </w:p>
        </w:tc>
        <w:tc>
          <w:tcPr>
            <w:tcW w:w="1207" w:type="pct"/>
            <w:vAlign w:val="center"/>
          </w:tcPr>
          <w:p w14:paraId="64A7082C">
            <w:pPr>
              <w:adjustRightInd w:val="0"/>
              <w:snapToGrid w:val="0"/>
              <w:rPr>
                <w:rFonts w:hint="eastAsia" w:ascii="仿宋" w:hAnsi="仿宋" w:eastAsia="仿宋" w:cs="仿宋"/>
                <w:sz w:val="24"/>
              </w:rPr>
            </w:pPr>
            <w:r>
              <w:rPr>
                <w:rFonts w:hint="eastAsia" w:ascii="仿宋" w:hAnsi="仿宋" w:eastAsia="仿宋" w:cs="仿宋"/>
                <w:sz w:val="24"/>
              </w:rPr>
              <w:t>出现一次扣1分</w:t>
            </w:r>
          </w:p>
        </w:tc>
        <w:tc>
          <w:tcPr>
            <w:tcW w:w="531" w:type="pct"/>
            <w:vAlign w:val="center"/>
          </w:tcPr>
          <w:p w14:paraId="4B329C5D">
            <w:pPr>
              <w:adjustRightInd w:val="0"/>
              <w:snapToGrid w:val="0"/>
              <w:rPr>
                <w:rFonts w:hint="eastAsia" w:ascii="仿宋" w:hAnsi="仿宋" w:eastAsia="仿宋" w:cs="仿宋"/>
                <w:sz w:val="24"/>
              </w:rPr>
            </w:pPr>
          </w:p>
        </w:tc>
      </w:tr>
      <w:tr w14:paraId="2BDA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75" w:type="pct"/>
            <w:vMerge w:val="continue"/>
            <w:vAlign w:val="center"/>
          </w:tcPr>
          <w:p w14:paraId="3C7DB43B">
            <w:pPr>
              <w:adjustRightInd w:val="0"/>
              <w:snapToGrid w:val="0"/>
              <w:jc w:val="center"/>
              <w:rPr>
                <w:rFonts w:hint="eastAsia" w:ascii="仿宋" w:hAnsi="仿宋" w:eastAsia="仿宋" w:cs="仿宋"/>
                <w:sz w:val="24"/>
              </w:rPr>
            </w:pPr>
          </w:p>
        </w:tc>
        <w:tc>
          <w:tcPr>
            <w:tcW w:w="922" w:type="pct"/>
            <w:vMerge w:val="continue"/>
            <w:vAlign w:val="center"/>
          </w:tcPr>
          <w:p w14:paraId="05444D46">
            <w:pPr>
              <w:adjustRightInd w:val="0"/>
              <w:snapToGrid w:val="0"/>
              <w:jc w:val="center"/>
              <w:rPr>
                <w:rFonts w:hint="eastAsia" w:ascii="仿宋" w:hAnsi="仿宋" w:eastAsia="仿宋" w:cs="仿宋"/>
                <w:sz w:val="24"/>
              </w:rPr>
            </w:pPr>
          </w:p>
        </w:tc>
        <w:tc>
          <w:tcPr>
            <w:tcW w:w="2064" w:type="pct"/>
            <w:vAlign w:val="center"/>
          </w:tcPr>
          <w:p w14:paraId="760218E4">
            <w:pPr>
              <w:adjustRightInd w:val="0"/>
              <w:snapToGrid w:val="0"/>
              <w:rPr>
                <w:rFonts w:hint="eastAsia" w:ascii="仿宋" w:hAnsi="仿宋" w:eastAsia="仿宋" w:cs="仿宋"/>
                <w:sz w:val="24"/>
              </w:rPr>
            </w:pPr>
            <w:r>
              <w:rPr>
                <w:rFonts w:hint="eastAsia" w:ascii="仿宋" w:hAnsi="仿宋" w:eastAsia="仿宋" w:cs="仿宋"/>
                <w:sz w:val="24"/>
              </w:rPr>
              <w:t>2.2不准在宿舍内留宿他人。</w:t>
            </w:r>
          </w:p>
        </w:tc>
        <w:tc>
          <w:tcPr>
            <w:tcW w:w="1207" w:type="pct"/>
            <w:vAlign w:val="center"/>
          </w:tcPr>
          <w:p w14:paraId="1BCCA139">
            <w:pPr>
              <w:adjustRightInd w:val="0"/>
              <w:snapToGrid w:val="0"/>
              <w:rPr>
                <w:rFonts w:hint="eastAsia" w:ascii="仿宋" w:hAnsi="仿宋" w:eastAsia="仿宋" w:cs="仿宋"/>
                <w:sz w:val="24"/>
              </w:rPr>
            </w:pPr>
            <w:r>
              <w:rPr>
                <w:rFonts w:hint="eastAsia" w:ascii="仿宋" w:hAnsi="仿宋" w:eastAsia="仿宋" w:cs="仿宋"/>
                <w:sz w:val="24"/>
              </w:rPr>
              <w:t>出现一次扣3分</w:t>
            </w:r>
          </w:p>
        </w:tc>
        <w:tc>
          <w:tcPr>
            <w:tcW w:w="531" w:type="pct"/>
            <w:vAlign w:val="center"/>
          </w:tcPr>
          <w:p w14:paraId="269AF77A">
            <w:pPr>
              <w:adjustRightInd w:val="0"/>
              <w:snapToGrid w:val="0"/>
              <w:rPr>
                <w:rFonts w:hint="eastAsia" w:ascii="仿宋" w:hAnsi="仿宋" w:eastAsia="仿宋" w:cs="仿宋"/>
                <w:sz w:val="24"/>
              </w:rPr>
            </w:pPr>
          </w:p>
        </w:tc>
      </w:tr>
      <w:tr w14:paraId="1EB7A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5" w:type="pct"/>
            <w:vMerge w:val="restart"/>
            <w:vAlign w:val="center"/>
          </w:tcPr>
          <w:p w14:paraId="1EA155F1">
            <w:pPr>
              <w:adjustRightInd w:val="0"/>
              <w:snapToGrid w:val="0"/>
              <w:jc w:val="center"/>
              <w:rPr>
                <w:rFonts w:hint="eastAsia" w:ascii="仿宋" w:hAnsi="仿宋" w:eastAsia="仿宋" w:cs="仿宋"/>
                <w:sz w:val="24"/>
              </w:rPr>
            </w:pPr>
            <w:r>
              <w:rPr>
                <w:rFonts w:hint="eastAsia" w:ascii="仿宋" w:hAnsi="仿宋" w:eastAsia="仿宋" w:cs="仿宋"/>
                <w:sz w:val="24"/>
              </w:rPr>
              <w:t>3</w:t>
            </w:r>
          </w:p>
        </w:tc>
        <w:tc>
          <w:tcPr>
            <w:tcW w:w="922" w:type="pct"/>
            <w:vMerge w:val="restart"/>
            <w:vAlign w:val="center"/>
          </w:tcPr>
          <w:p w14:paraId="6C67A40D">
            <w:pPr>
              <w:adjustRightInd w:val="0"/>
              <w:snapToGrid w:val="0"/>
              <w:jc w:val="center"/>
              <w:rPr>
                <w:rFonts w:hint="eastAsia" w:ascii="仿宋" w:hAnsi="仿宋" w:eastAsia="仿宋" w:cs="仿宋"/>
                <w:sz w:val="24"/>
              </w:rPr>
            </w:pPr>
            <w:r>
              <w:rPr>
                <w:rFonts w:hint="eastAsia" w:ascii="仿宋" w:hAnsi="仿宋" w:eastAsia="仿宋" w:cs="仿宋"/>
                <w:sz w:val="24"/>
              </w:rPr>
              <w:t>职业道德</w:t>
            </w:r>
          </w:p>
          <w:p w14:paraId="75E9A8A9">
            <w:pPr>
              <w:adjustRightInd w:val="0"/>
              <w:snapToGrid w:val="0"/>
              <w:jc w:val="center"/>
              <w:rPr>
                <w:rFonts w:hint="eastAsia" w:ascii="仿宋" w:hAnsi="仿宋" w:eastAsia="仿宋" w:cs="仿宋"/>
                <w:sz w:val="24"/>
              </w:rPr>
            </w:pPr>
            <w:r>
              <w:rPr>
                <w:rFonts w:hint="eastAsia" w:ascii="仿宋" w:hAnsi="仿宋" w:eastAsia="仿宋" w:cs="仿宋"/>
                <w:sz w:val="24"/>
              </w:rPr>
              <w:t>（共5分）</w:t>
            </w:r>
          </w:p>
        </w:tc>
        <w:tc>
          <w:tcPr>
            <w:tcW w:w="2064" w:type="pct"/>
            <w:vAlign w:val="center"/>
          </w:tcPr>
          <w:p w14:paraId="02B6ACC2">
            <w:pPr>
              <w:adjustRightInd w:val="0"/>
              <w:snapToGrid w:val="0"/>
              <w:rPr>
                <w:rFonts w:hint="eastAsia" w:ascii="仿宋" w:hAnsi="仿宋" w:eastAsia="仿宋" w:cs="仿宋"/>
                <w:sz w:val="24"/>
              </w:rPr>
            </w:pPr>
            <w:r>
              <w:rPr>
                <w:rFonts w:hint="eastAsia" w:ascii="仿宋" w:hAnsi="仿宋" w:eastAsia="仿宋" w:cs="仿宋"/>
                <w:sz w:val="24"/>
              </w:rPr>
              <w:t>3.1不得进行勒索或敲诈或其它违法行为。</w:t>
            </w:r>
          </w:p>
        </w:tc>
        <w:tc>
          <w:tcPr>
            <w:tcW w:w="1207" w:type="pct"/>
            <w:vAlign w:val="center"/>
          </w:tcPr>
          <w:p w14:paraId="6C66CC7E">
            <w:pPr>
              <w:adjustRightInd w:val="0"/>
              <w:snapToGrid w:val="0"/>
              <w:rPr>
                <w:rFonts w:hint="eastAsia" w:ascii="仿宋" w:hAnsi="仿宋" w:eastAsia="仿宋" w:cs="仿宋"/>
                <w:sz w:val="24"/>
              </w:rPr>
            </w:pPr>
            <w:r>
              <w:rPr>
                <w:rFonts w:hint="eastAsia" w:ascii="仿宋" w:hAnsi="仿宋" w:eastAsia="仿宋" w:cs="仿宋"/>
                <w:sz w:val="24"/>
              </w:rPr>
              <w:t>出现一次该项不得分</w:t>
            </w:r>
          </w:p>
        </w:tc>
        <w:tc>
          <w:tcPr>
            <w:tcW w:w="531" w:type="pct"/>
            <w:vAlign w:val="center"/>
          </w:tcPr>
          <w:p w14:paraId="44912164">
            <w:pPr>
              <w:adjustRightInd w:val="0"/>
              <w:snapToGrid w:val="0"/>
              <w:rPr>
                <w:rFonts w:hint="eastAsia" w:ascii="仿宋" w:hAnsi="仿宋" w:eastAsia="仿宋" w:cs="仿宋"/>
                <w:sz w:val="24"/>
              </w:rPr>
            </w:pPr>
          </w:p>
        </w:tc>
      </w:tr>
      <w:tr w14:paraId="7CFDB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275" w:type="pct"/>
            <w:vMerge w:val="continue"/>
            <w:vAlign w:val="center"/>
          </w:tcPr>
          <w:p w14:paraId="42A401A0">
            <w:pPr>
              <w:adjustRightInd w:val="0"/>
              <w:snapToGrid w:val="0"/>
              <w:jc w:val="center"/>
              <w:rPr>
                <w:rFonts w:hint="eastAsia" w:ascii="仿宋" w:hAnsi="仿宋" w:eastAsia="仿宋" w:cs="仿宋"/>
                <w:sz w:val="24"/>
              </w:rPr>
            </w:pPr>
          </w:p>
        </w:tc>
        <w:tc>
          <w:tcPr>
            <w:tcW w:w="922" w:type="pct"/>
            <w:vMerge w:val="continue"/>
            <w:vAlign w:val="center"/>
          </w:tcPr>
          <w:p w14:paraId="1CAEE41E">
            <w:pPr>
              <w:adjustRightInd w:val="0"/>
              <w:snapToGrid w:val="0"/>
              <w:jc w:val="center"/>
              <w:rPr>
                <w:rFonts w:hint="eastAsia" w:ascii="仿宋" w:hAnsi="仿宋" w:eastAsia="仿宋" w:cs="仿宋"/>
                <w:sz w:val="24"/>
              </w:rPr>
            </w:pPr>
          </w:p>
        </w:tc>
        <w:tc>
          <w:tcPr>
            <w:tcW w:w="2064" w:type="pct"/>
            <w:vAlign w:val="center"/>
          </w:tcPr>
          <w:p w14:paraId="6D951ECE">
            <w:pPr>
              <w:adjustRightInd w:val="0"/>
              <w:snapToGrid w:val="0"/>
              <w:rPr>
                <w:rFonts w:hint="eastAsia" w:ascii="仿宋" w:hAnsi="仿宋" w:eastAsia="仿宋" w:cs="仿宋"/>
                <w:sz w:val="24"/>
              </w:rPr>
            </w:pPr>
            <w:r>
              <w:rPr>
                <w:rFonts w:hint="eastAsia" w:ascii="仿宋" w:hAnsi="仿宋" w:eastAsia="仿宋" w:cs="仿宋"/>
                <w:sz w:val="24"/>
              </w:rPr>
              <w:t>3.2不得在工作区域内打架斗殴或打人。</w:t>
            </w:r>
          </w:p>
        </w:tc>
        <w:tc>
          <w:tcPr>
            <w:tcW w:w="1207" w:type="pct"/>
            <w:vAlign w:val="center"/>
          </w:tcPr>
          <w:p w14:paraId="539EC0F8">
            <w:pPr>
              <w:adjustRightInd w:val="0"/>
              <w:snapToGrid w:val="0"/>
              <w:rPr>
                <w:rFonts w:hint="eastAsia" w:ascii="仿宋" w:hAnsi="仿宋" w:eastAsia="仿宋" w:cs="仿宋"/>
                <w:sz w:val="24"/>
              </w:rPr>
            </w:pPr>
            <w:r>
              <w:rPr>
                <w:rFonts w:hint="eastAsia" w:ascii="仿宋" w:hAnsi="仿宋" w:eastAsia="仿宋" w:cs="仿宋"/>
                <w:sz w:val="24"/>
              </w:rPr>
              <w:t>出现一次该项不得分</w:t>
            </w:r>
          </w:p>
        </w:tc>
        <w:tc>
          <w:tcPr>
            <w:tcW w:w="531" w:type="pct"/>
            <w:vAlign w:val="center"/>
          </w:tcPr>
          <w:p w14:paraId="4AD0C0AB">
            <w:pPr>
              <w:adjustRightInd w:val="0"/>
              <w:snapToGrid w:val="0"/>
              <w:rPr>
                <w:rFonts w:hint="eastAsia" w:ascii="仿宋" w:hAnsi="仿宋" w:eastAsia="仿宋" w:cs="仿宋"/>
                <w:sz w:val="24"/>
              </w:rPr>
            </w:pPr>
          </w:p>
        </w:tc>
      </w:tr>
      <w:tr w14:paraId="3A0C1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7" w:hRule="atLeast"/>
          <w:jc w:val="center"/>
        </w:trPr>
        <w:tc>
          <w:tcPr>
            <w:tcW w:w="275" w:type="pct"/>
            <w:vMerge w:val="restart"/>
            <w:vAlign w:val="center"/>
          </w:tcPr>
          <w:p w14:paraId="4FF7ADEC">
            <w:pPr>
              <w:adjustRightInd w:val="0"/>
              <w:snapToGrid w:val="0"/>
              <w:jc w:val="center"/>
              <w:rPr>
                <w:rFonts w:hint="eastAsia" w:ascii="仿宋" w:hAnsi="仿宋" w:eastAsia="仿宋" w:cs="仿宋"/>
                <w:sz w:val="24"/>
              </w:rPr>
            </w:pPr>
            <w:r>
              <w:rPr>
                <w:rFonts w:hint="eastAsia" w:ascii="仿宋" w:hAnsi="仿宋" w:eastAsia="仿宋" w:cs="仿宋"/>
                <w:sz w:val="24"/>
              </w:rPr>
              <w:t>4</w:t>
            </w:r>
          </w:p>
        </w:tc>
        <w:tc>
          <w:tcPr>
            <w:tcW w:w="922" w:type="pct"/>
            <w:vMerge w:val="restart"/>
            <w:vAlign w:val="center"/>
          </w:tcPr>
          <w:p w14:paraId="2DC1D3B5">
            <w:pPr>
              <w:adjustRightInd w:val="0"/>
              <w:snapToGrid w:val="0"/>
              <w:jc w:val="center"/>
              <w:rPr>
                <w:rFonts w:hint="eastAsia" w:ascii="仿宋" w:hAnsi="仿宋" w:eastAsia="仿宋" w:cs="仿宋"/>
                <w:sz w:val="24"/>
              </w:rPr>
            </w:pPr>
            <w:r>
              <w:rPr>
                <w:rFonts w:hint="eastAsia" w:ascii="仿宋" w:hAnsi="仿宋" w:eastAsia="仿宋" w:cs="仿宋"/>
                <w:sz w:val="24"/>
              </w:rPr>
              <w:t>工作衔接</w:t>
            </w:r>
          </w:p>
          <w:p w14:paraId="25858D23">
            <w:pPr>
              <w:adjustRightInd w:val="0"/>
              <w:snapToGrid w:val="0"/>
              <w:jc w:val="center"/>
              <w:rPr>
                <w:rFonts w:hint="eastAsia" w:ascii="仿宋" w:hAnsi="仿宋" w:eastAsia="仿宋" w:cs="仿宋"/>
                <w:sz w:val="24"/>
              </w:rPr>
            </w:pPr>
            <w:r>
              <w:rPr>
                <w:rFonts w:hint="eastAsia" w:ascii="仿宋" w:hAnsi="仿宋" w:eastAsia="仿宋" w:cs="仿宋"/>
                <w:sz w:val="24"/>
              </w:rPr>
              <w:t>（共5分）</w:t>
            </w:r>
          </w:p>
        </w:tc>
        <w:tc>
          <w:tcPr>
            <w:tcW w:w="2064" w:type="pct"/>
            <w:vAlign w:val="center"/>
          </w:tcPr>
          <w:p w14:paraId="0C8AACB7">
            <w:pPr>
              <w:adjustRightInd w:val="0"/>
              <w:snapToGrid w:val="0"/>
              <w:rPr>
                <w:rFonts w:hint="eastAsia" w:ascii="仿宋" w:hAnsi="仿宋" w:eastAsia="仿宋" w:cs="仿宋"/>
                <w:sz w:val="24"/>
              </w:rPr>
            </w:pPr>
            <w:r>
              <w:rPr>
                <w:rFonts w:hint="eastAsia" w:ascii="仿宋" w:hAnsi="仿宋" w:eastAsia="仿宋" w:cs="仿宋"/>
                <w:sz w:val="24"/>
              </w:rPr>
              <w:t>4.1项目负责人须与学校主管部门保持必要的工作交流，每周向学校主管部门汇报工作开展情况、信息反馈及下月工作计划，重大情况须及时报告。</w:t>
            </w:r>
          </w:p>
        </w:tc>
        <w:tc>
          <w:tcPr>
            <w:tcW w:w="1207" w:type="pct"/>
            <w:vAlign w:val="center"/>
          </w:tcPr>
          <w:p w14:paraId="56190762">
            <w:pPr>
              <w:adjustRightInd w:val="0"/>
              <w:snapToGrid w:val="0"/>
              <w:rPr>
                <w:rFonts w:hint="eastAsia" w:ascii="仿宋" w:hAnsi="仿宋" w:eastAsia="仿宋" w:cs="仿宋"/>
                <w:sz w:val="24"/>
              </w:rPr>
            </w:pPr>
            <w:r>
              <w:rPr>
                <w:rFonts w:hint="eastAsia" w:ascii="仿宋" w:hAnsi="仿宋" w:eastAsia="仿宋" w:cs="仿宋"/>
                <w:sz w:val="24"/>
              </w:rPr>
              <w:t>每星期缺少汇报一次，扣1分，遇有重大情况不汇报扣2分，因此造成严重后果扣3分</w:t>
            </w:r>
          </w:p>
        </w:tc>
        <w:tc>
          <w:tcPr>
            <w:tcW w:w="531" w:type="pct"/>
            <w:vAlign w:val="center"/>
          </w:tcPr>
          <w:p w14:paraId="18530B5D">
            <w:pPr>
              <w:adjustRightInd w:val="0"/>
              <w:snapToGrid w:val="0"/>
              <w:rPr>
                <w:rFonts w:hint="eastAsia" w:ascii="仿宋" w:hAnsi="仿宋" w:eastAsia="仿宋" w:cs="仿宋"/>
                <w:sz w:val="24"/>
              </w:rPr>
            </w:pPr>
          </w:p>
        </w:tc>
      </w:tr>
      <w:tr w14:paraId="286A5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275" w:type="pct"/>
            <w:vMerge w:val="continue"/>
            <w:vAlign w:val="center"/>
          </w:tcPr>
          <w:p w14:paraId="005AD7C5">
            <w:pPr>
              <w:adjustRightInd w:val="0"/>
              <w:snapToGrid w:val="0"/>
              <w:jc w:val="center"/>
              <w:rPr>
                <w:rFonts w:hint="eastAsia" w:ascii="仿宋" w:hAnsi="仿宋" w:eastAsia="仿宋" w:cs="仿宋"/>
                <w:sz w:val="24"/>
              </w:rPr>
            </w:pPr>
          </w:p>
        </w:tc>
        <w:tc>
          <w:tcPr>
            <w:tcW w:w="922" w:type="pct"/>
            <w:vMerge w:val="continue"/>
            <w:vAlign w:val="center"/>
          </w:tcPr>
          <w:p w14:paraId="0BE384CB">
            <w:pPr>
              <w:adjustRightInd w:val="0"/>
              <w:snapToGrid w:val="0"/>
              <w:jc w:val="center"/>
              <w:rPr>
                <w:rFonts w:hint="eastAsia" w:ascii="仿宋" w:hAnsi="仿宋" w:eastAsia="仿宋" w:cs="仿宋"/>
                <w:sz w:val="24"/>
              </w:rPr>
            </w:pPr>
          </w:p>
        </w:tc>
        <w:tc>
          <w:tcPr>
            <w:tcW w:w="2064" w:type="pct"/>
            <w:vAlign w:val="center"/>
          </w:tcPr>
          <w:p w14:paraId="0755B3AD">
            <w:pPr>
              <w:adjustRightInd w:val="0"/>
              <w:snapToGrid w:val="0"/>
              <w:rPr>
                <w:rFonts w:hint="eastAsia" w:ascii="仿宋" w:hAnsi="仿宋" w:eastAsia="仿宋" w:cs="仿宋"/>
                <w:sz w:val="24"/>
              </w:rPr>
            </w:pPr>
            <w:r>
              <w:rPr>
                <w:rFonts w:hint="eastAsia" w:ascii="仿宋" w:hAnsi="仿宋" w:eastAsia="仿宋" w:cs="仿宋"/>
                <w:sz w:val="24"/>
              </w:rPr>
              <w:t>4.2原始台帐保存完好，所有资料归学校主管部门所有。</w:t>
            </w:r>
          </w:p>
        </w:tc>
        <w:tc>
          <w:tcPr>
            <w:tcW w:w="1207" w:type="pct"/>
            <w:vAlign w:val="center"/>
          </w:tcPr>
          <w:p w14:paraId="2B8C2BF3">
            <w:pPr>
              <w:adjustRightInd w:val="0"/>
              <w:snapToGrid w:val="0"/>
              <w:rPr>
                <w:rFonts w:hint="eastAsia" w:ascii="仿宋" w:hAnsi="仿宋" w:eastAsia="仿宋" w:cs="仿宋"/>
                <w:sz w:val="24"/>
              </w:rPr>
            </w:pPr>
            <w:r>
              <w:rPr>
                <w:rFonts w:hint="eastAsia" w:ascii="仿宋" w:hAnsi="仿宋" w:eastAsia="仿宋" w:cs="仿宋"/>
                <w:sz w:val="24"/>
              </w:rPr>
              <w:t>视损坏程度扣分（0.5分起）</w:t>
            </w:r>
          </w:p>
        </w:tc>
        <w:tc>
          <w:tcPr>
            <w:tcW w:w="531" w:type="pct"/>
            <w:vAlign w:val="center"/>
          </w:tcPr>
          <w:p w14:paraId="09AC25C9">
            <w:pPr>
              <w:adjustRightInd w:val="0"/>
              <w:snapToGrid w:val="0"/>
              <w:rPr>
                <w:rFonts w:hint="eastAsia" w:ascii="仿宋" w:hAnsi="仿宋" w:eastAsia="仿宋" w:cs="仿宋"/>
                <w:sz w:val="24"/>
              </w:rPr>
            </w:pPr>
          </w:p>
        </w:tc>
      </w:tr>
      <w:tr w14:paraId="74B83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75" w:type="pct"/>
            <w:vMerge w:val="continue"/>
            <w:vAlign w:val="center"/>
          </w:tcPr>
          <w:p w14:paraId="240813FA">
            <w:pPr>
              <w:adjustRightInd w:val="0"/>
              <w:snapToGrid w:val="0"/>
              <w:jc w:val="center"/>
              <w:rPr>
                <w:rFonts w:hint="eastAsia" w:ascii="仿宋" w:hAnsi="仿宋" w:eastAsia="仿宋" w:cs="仿宋"/>
                <w:sz w:val="24"/>
              </w:rPr>
            </w:pPr>
          </w:p>
        </w:tc>
        <w:tc>
          <w:tcPr>
            <w:tcW w:w="922" w:type="pct"/>
            <w:vMerge w:val="continue"/>
            <w:vAlign w:val="center"/>
          </w:tcPr>
          <w:p w14:paraId="54E43A0C">
            <w:pPr>
              <w:adjustRightInd w:val="0"/>
              <w:snapToGrid w:val="0"/>
              <w:jc w:val="center"/>
              <w:rPr>
                <w:rFonts w:hint="eastAsia" w:ascii="仿宋" w:hAnsi="仿宋" w:eastAsia="仿宋" w:cs="仿宋"/>
                <w:sz w:val="24"/>
              </w:rPr>
            </w:pPr>
          </w:p>
        </w:tc>
        <w:tc>
          <w:tcPr>
            <w:tcW w:w="2064" w:type="pct"/>
            <w:vAlign w:val="center"/>
          </w:tcPr>
          <w:p w14:paraId="4C252514">
            <w:pPr>
              <w:adjustRightInd w:val="0"/>
              <w:snapToGrid w:val="0"/>
              <w:rPr>
                <w:rFonts w:hint="eastAsia" w:ascii="仿宋" w:hAnsi="仿宋" w:eastAsia="仿宋" w:cs="仿宋"/>
                <w:sz w:val="24"/>
              </w:rPr>
            </w:pPr>
            <w:r>
              <w:rPr>
                <w:rFonts w:hint="eastAsia" w:ascii="仿宋" w:hAnsi="仿宋" w:eastAsia="仿宋" w:cs="仿宋"/>
                <w:sz w:val="24"/>
              </w:rPr>
              <w:t>4.3协主管部门，形成群防群治体系。</w:t>
            </w:r>
          </w:p>
        </w:tc>
        <w:tc>
          <w:tcPr>
            <w:tcW w:w="1207" w:type="pct"/>
            <w:vMerge w:val="restart"/>
            <w:vAlign w:val="center"/>
          </w:tcPr>
          <w:p w14:paraId="514FAB6C">
            <w:pPr>
              <w:adjustRightInd w:val="0"/>
              <w:snapToGrid w:val="0"/>
              <w:rPr>
                <w:rFonts w:hint="eastAsia" w:ascii="仿宋" w:hAnsi="仿宋" w:eastAsia="仿宋" w:cs="仿宋"/>
                <w:sz w:val="24"/>
              </w:rPr>
            </w:pPr>
            <w:r>
              <w:rPr>
                <w:rFonts w:hint="eastAsia" w:ascii="仿宋" w:hAnsi="仿宋" w:eastAsia="仿宋" w:cs="仿宋"/>
                <w:sz w:val="24"/>
              </w:rPr>
              <w:t>工作中不配合学校、派出所等单位做好教学服务及安全防范工作，视后果扣分（1分起）</w:t>
            </w:r>
          </w:p>
        </w:tc>
        <w:tc>
          <w:tcPr>
            <w:tcW w:w="531" w:type="pct"/>
            <w:vMerge w:val="restart"/>
            <w:vAlign w:val="center"/>
          </w:tcPr>
          <w:p w14:paraId="5C5D8039">
            <w:pPr>
              <w:adjustRightInd w:val="0"/>
              <w:snapToGrid w:val="0"/>
              <w:rPr>
                <w:rFonts w:hint="eastAsia" w:ascii="仿宋" w:hAnsi="仿宋" w:eastAsia="仿宋" w:cs="仿宋"/>
                <w:sz w:val="24"/>
              </w:rPr>
            </w:pPr>
          </w:p>
        </w:tc>
      </w:tr>
      <w:tr w14:paraId="64C7E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275" w:type="pct"/>
            <w:vMerge w:val="continue"/>
            <w:vAlign w:val="center"/>
          </w:tcPr>
          <w:p w14:paraId="09CFC5E7">
            <w:pPr>
              <w:adjustRightInd w:val="0"/>
              <w:snapToGrid w:val="0"/>
              <w:jc w:val="center"/>
              <w:rPr>
                <w:rFonts w:hint="eastAsia" w:ascii="仿宋" w:hAnsi="仿宋" w:eastAsia="仿宋" w:cs="仿宋"/>
                <w:sz w:val="24"/>
              </w:rPr>
            </w:pPr>
          </w:p>
        </w:tc>
        <w:tc>
          <w:tcPr>
            <w:tcW w:w="922" w:type="pct"/>
            <w:vMerge w:val="continue"/>
            <w:vAlign w:val="center"/>
          </w:tcPr>
          <w:p w14:paraId="168D667F">
            <w:pPr>
              <w:adjustRightInd w:val="0"/>
              <w:snapToGrid w:val="0"/>
              <w:jc w:val="center"/>
              <w:rPr>
                <w:rFonts w:hint="eastAsia" w:ascii="仿宋" w:hAnsi="仿宋" w:eastAsia="仿宋" w:cs="仿宋"/>
                <w:sz w:val="24"/>
              </w:rPr>
            </w:pPr>
          </w:p>
        </w:tc>
        <w:tc>
          <w:tcPr>
            <w:tcW w:w="2064" w:type="pct"/>
            <w:vAlign w:val="center"/>
          </w:tcPr>
          <w:p w14:paraId="0C391ECB">
            <w:pPr>
              <w:adjustRightInd w:val="0"/>
              <w:snapToGrid w:val="0"/>
              <w:rPr>
                <w:rFonts w:hint="eastAsia" w:ascii="仿宋" w:hAnsi="仿宋" w:eastAsia="仿宋" w:cs="仿宋"/>
                <w:sz w:val="24"/>
              </w:rPr>
            </w:pPr>
            <w:r>
              <w:rPr>
                <w:rFonts w:hint="eastAsia" w:ascii="仿宋" w:hAnsi="仿宋" w:eastAsia="仿宋" w:cs="仿宋"/>
                <w:sz w:val="24"/>
              </w:rPr>
              <w:t>4.4与属地消防大队、辖区派出所、综治办加强合作与交流，内外联动，开展一体化安全防范。</w:t>
            </w:r>
          </w:p>
        </w:tc>
        <w:tc>
          <w:tcPr>
            <w:tcW w:w="1207" w:type="pct"/>
            <w:vMerge w:val="continue"/>
            <w:vAlign w:val="center"/>
          </w:tcPr>
          <w:p w14:paraId="7A462C4A">
            <w:pPr>
              <w:adjustRightInd w:val="0"/>
              <w:snapToGrid w:val="0"/>
              <w:rPr>
                <w:rFonts w:hint="eastAsia" w:ascii="仿宋" w:hAnsi="仿宋" w:eastAsia="仿宋" w:cs="仿宋"/>
                <w:sz w:val="24"/>
              </w:rPr>
            </w:pPr>
          </w:p>
        </w:tc>
        <w:tc>
          <w:tcPr>
            <w:tcW w:w="531" w:type="pct"/>
            <w:vMerge w:val="continue"/>
            <w:vAlign w:val="center"/>
          </w:tcPr>
          <w:p w14:paraId="0E1D8CB3">
            <w:pPr>
              <w:adjustRightInd w:val="0"/>
              <w:snapToGrid w:val="0"/>
              <w:rPr>
                <w:rFonts w:hint="eastAsia" w:ascii="仿宋" w:hAnsi="仿宋" w:eastAsia="仿宋" w:cs="仿宋"/>
                <w:sz w:val="24"/>
              </w:rPr>
            </w:pPr>
          </w:p>
        </w:tc>
      </w:tr>
      <w:tr w14:paraId="7E683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275" w:type="pct"/>
            <w:vMerge w:val="continue"/>
            <w:vAlign w:val="center"/>
          </w:tcPr>
          <w:p w14:paraId="3DCD3F16">
            <w:pPr>
              <w:adjustRightInd w:val="0"/>
              <w:snapToGrid w:val="0"/>
              <w:jc w:val="center"/>
              <w:rPr>
                <w:rFonts w:hint="eastAsia" w:ascii="仿宋" w:hAnsi="仿宋" w:eastAsia="仿宋" w:cs="仿宋"/>
                <w:sz w:val="24"/>
              </w:rPr>
            </w:pPr>
          </w:p>
        </w:tc>
        <w:tc>
          <w:tcPr>
            <w:tcW w:w="922" w:type="pct"/>
            <w:vMerge w:val="continue"/>
            <w:vAlign w:val="center"/>
          </w:tcPr>
          <w:p w14:paraId="4DB6812C">
            <w:pPr>
              <w:adjustRightInd w:val="0"/>
              <w:snapToGrid w:val="0"/>
              <w:jc w:val="center"/>
              <w:rPr>
                <w:rFonts w:hint="eastAsia" w:ascii="仿宋" w:hAnsi="仿宋" w:eastAsia="仿宋" w:cs="仿宋"/>
                <w:sz w:val="24"/>
              </w:rPr>
            </w:pPr>
          </w:p>
        </w:tc>
        <w:tc>
          <w:tcPr>
            <w:tcW w:w="2064" w:type="pct"/>
            <w:vAlign w:val="center"/>
          </w:tcPr>
          <w:p w14:paraId="75E0AA1E">
            <w:pPr>
              <w:adjustRightInd w:val="0"/>
              <w:snapToGrid w:val="0"/>
              <w:rPr>
                <w:rFonts w:hint="eastAsia" w:ascii="仿宋" w:hAnsi="仿宋" w:eastAsia="仿宋" w:cs="仿宋"/>
                <w:sz w:val="24"/>
              </w:rPr>
            </w:pPr>
            <w:r>
              <w:rPr>
                <w:rFonts w:hint="eastAsia" w:ascii="仿宋" w:hAnsi="仿宋" w:eastAsia="仿宋" w:cs="仿宋"/>
                <w:sz w:val="24"/>
              </w:rPr>
              <w:t>4.5配合主管部门制定与组织落实各种涉及安全方面的活动方案，包括上级检查、学校内自查、安全演练、安全培训、安全评估等。各种管理台账的建立与建档。</w:t>
            </w:r>
          </w:p>
        </w:tc>
        <w:tc>
          <w:tcPr>
            <w:tcW w:w="1207" w:type="pct"/>
            <w:vAlign w:val="center"/>
          </w:tcPr>
          <w:p w14:paraId="40DA8306">
            <w:pPr>
              <w:adjustRightInd w:val="0"/>
              <w:snapToGrid w:val="0"/>
              <w:rPr>
                <w:rFonts w:hint="eastAsia" w:ascii="仿宋" w:hAnsi="仿宋" w:eastAsia="仿宋" w:cs="仿宋"/>
                <w:sz w:val="24"/>
              </w:rPr>
            </w:pPr>
            <w:r>
              <w:rPr>
                <w:rFonts w:hint="eastAsia" w:ascii="仿宋" w:hAnsi="仿宋" w:eastAsia="仿宋" w:cs="仿宋"/>
                <w:sz w:val="24"/>
              </w:rPr>
              <w:t>每月检查记录一次，视损缺程度扣分（0.5分起）</w:t>
            </w:r>
          </w:p>
        </w:tc>
        <w:tc>
          <w:tcPr>
            <w:tcW w:w="531" w:type="pct"/>
            <w:vAlign w:val="center"/>
          </w:tcPr>
          <w:p w14:paraId="293321BF">
            <w:pPr>
              <w:adjustRightInd w:val="0"/>
              <w:snapToGrid w:val="0"/>
              <w:rPr>
                <w:rFonts w:hint="eastAsia" w:ascii="仿宋" w:hAnsi="仿宋" w:eastAsia="仿宋" w:cs="仿宋"/>
                <w:sz w:val="24"/>
              </w:rPr>
            </w:pPr>
          </w:p>
        </w:tc>
      </w:tr>
      <w:tr w14:paraId="01418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275" w:type="pct"/>
            <w:vMerge w:val="restart"/>
            <w:vAlign w:val="center"/>
          </w:tcPr>
          <w:p w14:paraId="718044CC">
            <w:pPr>
              <w:adjustRightInd w:val="0"/>
              <w:snapToGrid w:val="0"/>
              <w:jc w:val="center"/>
              <w:rPr>
                <w:rFonts w:hint="eastAsia" w:ascii="仿宋" w:hAnsi="仿宋" w:eastAsia="仿宋" w:cs="仿宋"/>
                <w:sz w:val="24"/>
              </w:rPr>
            </w:pPr>
            <w:r>
              <w:rPr>
                <w:rFonts w:hint="eastAsia" w:ascii="仿宋" w:hAnsi="仿宋" w:eastAsia="仿宋" w:cs="仿宋"/>
                <w:sz w:val="24"/>
              </w:rPr>
              <w:t>5</w:t>
            </w:r>
          </w:p>
        </w:tc>
        <w:tc>
          <w:tcPr>
            <w:tcW w:w="922" w:type="pct"/>
            <w:vMerge w:val="restart"/>
            <w:vAlign w:val="center"/>
          </w:tcPr>
          <w:p w14:paraId="55B2E66E">
            <w:pPr>
              <w:adjustRightInd w:val="0"/>
              <w:snapToGrid w:val="0"/>
              <w:jc w:val="center"/>
              <w:rPr>
                <w:rFonts w:hint="eastAsia" w:ascii="仿宋" w:hAnsi="仿宋" w:eastAsia="仿宋" w:cs="仿宋"/>
                <w:sz w:val="24"/>
              </w:rPr>
            </w:pPr>
            <w:r>
              <w:rPr>
                <w:rFonts w:hint="eastAsia" w:ascii="仿宋" w:hAnsi="仿宋" w:eastAsia="仿宋" w:cs="仿宋"/>
                <w:sz w:val="24"/>
              </w:rPr>
              <w:t>治安管理</w:t>
            </w:r>
          </w:p>
          <w:p w14:paraId="53CE2438">
            <w:pPr>
              <w:adjustRightInd w:val="0"/>
              <w:snapToGrid w:val="0"/>
              <w:jc w:val="center"/>
              <w:rPr>
                <w:rFonts w:hint="eastAsia" w:ascii="仿宋" w:hAnsi="仿宋" w:eastAsia="仿宋" w:cs="仿宋"/>
                <w:sz w:val="24"/>
              </w:rPr>
            </w:pPr>
            <w:r>
              <w:rPr>
                <w:rFonts w:hint="eastAsia" w:ascii="仿宋" w:hAnsi="仿宋" w:eastAsia="仿宋" w:cs="仿宋"/>
                <w:sz w:val="24"/>
              </w:rPr>
              <w:t>（共15分）</w:t>
            </w:r>
          </w:p>
        </w:tc>
        <w:tc>
          <w:tcPr>
            <w:tcW w:w="2064" w:type="pct"/>
            <w:vAlign w:val="center"/>
          </w:tcPr>
          <w:p w14:paraId="605D4F59">
            <w:pPr>
              <w:adjustRightInd w:val="0"/>
              <w:snapToGrid w:val="0"/>
              <w:rPr>
                <w:rFonts w:hint="eastAsia" w:ascii="仿宋" w:hAnsi="仿宋" w:eastAsia="仿宋" w:cs="仿宋"/>
                <w:sz w:val="24"/>
              </w:rPr>
            </w:pPr>
            <w:r>
              <w:rPr>
                <w:rFonts w:hint="eastAsia" w:ascii="仿宋" w:hAnsi="仿宋" w:eastAsia="仿宋" w:cs="仿宋"/>
                <w:sz w:val="24"/>
              </w:rPr>
              <w:t>5.1无重大治安、刑事案件发生。</w:t>
            </w:r>
          </w:p>
        </w:tc>
        <w:tc>
          <w:tcPr>
            <w:tcW w:w="1207" w:type="pct"/>
            <w:vAlign w:val="center"/>
          </w:tcPr>
          <w:p w14:paraId="3A318126">
            <w:pPr>
              <w:adjustRightInd w:val="0"/>
              <w:snapToGrid w:val="0"/>
              <w:rPr>
                <w:rFonts w:hint="eastAsia" w:ascii="仿宋" w:hAnsi="仿宋" w:eastAsia="仿宋" w:cs="仿宋"/>
                <w:sz w:val="24"/>
              </w:rPr>
            </w:pPr>
            <w:r>
              <w:rPr>
                <w:rFonts w:hint="eastAsia" w:ascii="仿宋" w:hAnsi="仿宋" w:eastAsia="仿宋" w:cs="仿宋"/>
                <w:sz w:val="24"/>
              </w:rPr>
              <w:t>发生一起该项不得分</w:t>
            </w:r>
          </w:p>
        </w:tc>
        <w:tc>
          <w:tcPr>
            <w:tcW w:w="531" w:type="pct"/>
            <w:vAlign w:val="center"/>
          </w:tcPr>
          <w:p w14:paraId="4946EACA">
            <w:pPr>
              <w:adjustRightInd w:val="0"/>
              <w:snapToGrid w:val="0"/>
              <w:rPr>
                <w:rFonts w:hint="eastAsia" w:ascii="仿宋" w:hAnsi="仿宋" w:eastAsia="仿宋" w:cs="仿宋"/>
                <w:sz w:val="24"/>
              </w:rPr>
            </w:pPr>
          </w:p>
        </w:tc>
      </w:tr>
      <w:tr w14:paraId="30242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jc w:val="center"/>
        </w:trPr>
        <w:tc>
          <w:tcPr>
            <w:tcW w:w="275" w:type="pct"/>
            <w:vMerge w:val="continue"/>
            <w:vAlign w:val="center"/>
          </w:tcPr>
          <w:p w14:paraId="3388E5C1">
            <w:pPr>
              <w:adjustRightInd w:val="0"/>
              <w:snapToGrid w:val="0"/>
              <w:jc w:val="center"/>
              <w:rPr>
                <w:rFonts w:hint="eastAsia" w:ascii="仿宋" w:hAnsi="仿宋" w:eastAsia="仿宋" w:cs="仿宋"/>
                <w:sz w:val="24"/>
              </w:rPr>
            </w:pPr>
          </w:p>
        </w:tc>
        <w:tc>
          <w:tcPr>
            <w:tcW w:w="922" w:type="pct"/>
            <w:vMerge w:val="continue"/>
            <w:vAlign w:val="center"/>
          </w:tcPr>
          <w:p w14:paraId="203EC205">
            <w:pPr>
              <w:adjustRightInd w:val="0"/>
              <w:snapToGrid w:val="0"/>
              <w:jc w:val="center"/>
              <w:rPr>
                <w:rFonts w:hint="eastAsia" w:ascii="仿宋" w:hAnsi="仿宋" w:eastAsia="仿宋" w:cs="仿宋"/>
                <w:sz w:val="24"/>
              </w:rPr>
            </w:pPr>
          </w:p>
        </w:tc>
        <w:tc>
          <w:tcPr>
            <w:tcW w:w="2064" w:type="pct"/>
            <w:vAlign w:val="center"/>
          </w:tcPr>
          <w:p w14:paraId="3FD2C332">
            <w:pPr>
              <w:adjustRightInd w:val="0"/>
              <w:snapToGrid w:val="0"/>
              <w:rPr>
                <w:rFonts w:hint="eastAsia" w:ascii="仿宋" w:hAnsi="仿宋" w:eastAsia="仿宋" w:cs="仿宋"/>
                <w:sz w:val="24"/>
              </w:rPr>
            </w:pPr>
            <w:r>
              <w:rPr>
                <w:rFonts w:hint="eastAsia" w:ascii="仿宋" w:hAnsi="仿宋" w:eastAsia="仿宋" w:cs="仿宋"/>
                <w:sz w:val="24"/>
              </w:rPr>
              <w:t>5.2外来人员进出有登记（按学校要求进行管理）。</w:t>
            </w:r>
          </w:p>
        </w:tc>
        <w:tc>
          <w:tcPr>
            <w:tcW w:w="1207" w:type="pct"/>
            <w:vAlign w:val="center"/>
          </w:tcPr>
          <w:p w14:paraId="73CBC2F4">
            <w:pPr>
              <w:adjustRightInd w:val="0"/>
              <w:snapToGrid w:val="0"/>
              <w:rPr>
                <w:rFonts w:hint="eastAsia" w:ascii="仿宋" w:hAnsi="仿宋" w:eastAsia="仿宋" w:cs="仿宋"/>
                <w:sz w:val="24"/>
              </w:rPr>
            </w:pPr>
            <w:r>
              <w:rPr>
                <w:rFonts w:hint="eastAsia" w:ascii="仿宋" w:hAnsi="仿宋" w:eastAsia="仿宋" w:cs="仿宋"/>
                <w:sz w:val="24"/>
              </w:rPr>
              <w:t>一次没按要求处理扣0.5分</w:t>
            </w:r>
          </w:p>
        </w:tc>
        <w:tc>
          <w:tcPr>
            <w:tcW w:w="531" w:type="pct"/>
            <w:vAlign w:val="center"/>
          </w:tcPr>
          <w:p w14:paraId="05BBA133">
            <w:pPr>
              <w:adjustRightInd w:val="0"/>
              <w:snapToGrid w:val="0"/>
              <w:rPr>
                <w:rFonts w:hint="eastAsia" w:ascii="仿宋" w:hAnsi="仿宋" w:eastAsia="仿宋" w:cs="仿宋"/>
                <w:sz w:val="24"/>
              </w:rPr>
            </w:pPr>
          </w:p>
        </w:tc>
      </w:tr>
      <w:tr w14:paraId="3B69D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275" w:type="pct"/>
            <w:vMerge w:val="continue"/>
            <w:vAlign w:val="center"/>
          </w:tcPr>
          <w:p w14:paraId="22E7D915">
            <w:pPr>
              <w:adjustRightInd w:val="0"/>
              <w:snapToGrid w:val="0"/>
              <w:jc w:val="center"/>
              <w:rPr>
                <w:rFonts w:hint="eastAsia" w:ascii="仿宋" w:hAnsi="仿宋" w:eastAsia="仿宋" w:cs="仿宋"/>
                <w:sz w:val="24"/>
              </w:rPr>
            </w:pPr>
          </w:p>
        </w:tc>
        <w:tc>
          <w:tcPr>
            <w:tcW w:w="922" w:type="pct"/>
            <w:vMerge w:val="continue"/>
            <w:vAlign w:val="center"/>
          </w:tcPr>
          <w:p w14:paraId="02C7B32C">
            <w:pPr>
              <w:adjustRightInd w:val="0"/>
              <w:snapToGrid w:val="0"/>
              <w:jc w:val="center"/>
              <w:rPr>
                <w:rFonts w:hint="eastAsia" w:ascii="仿宋" w:hAnsi="仿宋" w:eastAsia="仿宋" w:cs="仿宋"/>
                <w:sz w:val="24"/>
              </w:rPr>
            </w:pPr>
          </w:p>
        </w:tc>
        <w:tc>
          <w:tcPr>
            <w:tcW w:w="2064" w:type="pct"/>
            <w:vAlign w:val="center"/>
          </w:tcPr>
          <w:p w14:paraId="04B93856">
            <w:pPr>
              <w:adjustRightInd w:val="0"/>
              <w:snapToGrid w:val="0"/>
              <w:rPr>
                <w:rFonts w:hint="eastAsia" w:ascii="仿宋" w:hAnsi="仿宋" w:eastAsia="仿宋" w:cs="仿宋"/>
                <w:sz w:val="24"/>
              </w:rPr>
            </w:pPr>
            <w:r>
              <w:rPr>
                <w:rFonts w:hint="eastAsia" w:ascii="仿宋" w:hAnsi="仿宋" w:eastAsia="仿宋" w:cs="仿宋"/>
                <w:sz w:val="24"/>
              </w:rPr>
              <w:t>5.3物品搬出有记录。</w:t>
            </w:r>
          </w:p>
        </w:tc>
        <w:tc>
          <w:tcPr>
            <w:tcW w:w="1207" w:type="pct"/>
            <w:vAlign w:val="center"/>
          </w:tcPr>
          <w:p w14:paraId="26A94CFB">
            <w:pPr>
              <w:adjustRightInd w:val="0"/>
              <w:snapToGrid w:val="0"/>
              <w:rPr>
                <w:rFonts w:hint="eastAsia" w:ascii="仿宋" w:hAnsi="仿宋" w:eastAsia="仿宋" w:cs="仿宋"/>
                <w:sz w:val="24"/>
              </w:rPr>
            </w:pPr>
            <w:r>
              <w:rPr>
                <w:rFonts w:hint="eastAsia" w:ascii="仿宋" w:hAnsi="仿宋" w:eastAsia="仿宋" w:cs="仿宋"/>
                <w:sz w:val="24"/>
              </w:rPr>
              <w:t>一次不记录扣0.5分</w:t>
            </w:r>
          </w:p>
        </w:tc>
        <w:tc>
          <w:tcPr>
            <w:tcW w:w="531" w:type="pct"/>
            <w:vAlign w:val="center"/>
          </w:tcPr>
          <w:p w14:paraId="70A52AE8">
            <w:pPr>
              <w:adjustRightInd w:val="0"/>
              <w:snapToGrid w:val="0"/>
              <w:rPr>
                <w:rFonts w:hint="eastAsia" w:ascii="仿宋" w:hAnsi="仿宋" w:eastAsia="仿宋" w:cs="仿宋"/>
                <w:sz w:val="24"/>
              </w:rPr>
            </w:pPr>
          </w:p>
        </w:tc>
      </w:tr>
      <w:tr w14:paraId="1F772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275" w:type="pct"/>
            <w:vMerge w:val="continue"/>
            <w:vAlign w:val="center"/>
          </w:tcPr>
          <w:p w14:paraId="20E41D59">
            <w:pPr>
              <w:adjustRightInd w:val="0"/>
              <w:snapToGrid w:val="0"/>
              <w:jc w:val="center"/>
              <w:rPr>
                <w:rFonts w:hint="eastAsia" w:ascii="仿宋" w:hAnsi="仿宋" w:eastAsia="仿宋" w:cs="仿宋"/>
                <w:sz w:val="24"/>
              </w:rPr>
            </w:pPr>
          </w:p>
        </w:tc>
        <w:tc>
          <w:tcPr>
            <w:tcW w:w="922" w:type="pct"/>
            <w:vMerge w:val="continue"/>
            <w:vAlign w:val="center"/>
          </w:tcPr>
          <w:p w14:paraId="22CA1AF6">
            <w:pPr>
              <w:adjustRightInd w:val="0"/>
              <w:snapToGrid w:val="0"/>
              <w:jc w:val="center"/>
              <w:rPr>
                <w:rFonts w:hint="eastAsia" w:ascii="仿宋" w:hAnsi="仿宋" w:eastAsia="仿宋" w:cs="仿宋"/>
                <w:sz w:val="24"/>
              </w:rPr>
            </w:pPr>
          </w:p>
        </w:tc>
        <w:tc>
          <w:tcPr>
            <w:tcW w:w="2064" w:type="pct"/>
            <w:vAlign w:val="center"/>
          </w:tcPr>
          <w:p w14:paraId="4E3F333C">
            <w:pPr>
              <w:adjustRightInd w:val="0"/>
              <w:snapToGrid w:val="0"/>
              <w:rPr>
                <w:rFonts w:hint="eastAsia" w:ascii="仿宋" w:hAnsi="仿宋" w:eastAsia="仿宋" w:cs="仿宋"/>
                <w:sz w:val="24"/>
              </w:rPr>
            </w:pPr>
            <w:r>
              <w:rPr>
                <w:rFonts w:hint="eastAsia" w:ascii="仿宋" w:hAnsi="仿宋" w:eastAsia="仿宋" w:cs="仿宋"/>
                <w:sz w:val="24"/>
              </w:rPr>
              <w:t>5.4无非法占用乱占、破坏学校及周边建筑物、环境、资源、景观的非法行为。</w:t>
            </w:r>
          </w:p>
        </w:tc>
        <w:tc>
          <w:tcPr>
            <w:tcW w:w="1207" w:type="pct"/>
            <w:vAlign w:val="center"/>
          </w:tcPr>
          <w:p w14:paraId="05023A83">
            <w:pPr>
              <w:adjustRightInd w:val="0"/>
              <w:snapToGrid w:val="0"/>
              <w:rPr>
                <w:rFonts w:hint="eastAsia" w:ascii="仿宋" w:hAnsi="仿宋" w:eastAsia="仿宋" w:cs="仿宋"/>
                <w:sz w:val="24"/>
              </w:rPr>
            </w:pPr>
            <w:r>
              <w:rPr>
                <w:rFonts w:hint="eastAsia" w:ascii="仿宋" w:hAnsi="仿宋" w:eastAsia="仿宋" w:cs="仿宋"/>
                <w:sz w:val="24"/>
              </w:rPr>
              <w:t>发生一起该项不得分</w:t>
            </w:r>
          </w:p>
        </w:tc>
        <w:tc>
          <w:tcPr>
            <w:tcW w:w="531" w:type="pct"/>
            <w:vAlign w:val="center"/>
          </w:tcPr>
          <w:p w14:paraId="4783C912">
            <w:pPr>
              <w:adjustRightInd w:val="0"/>
              <w:snapToGrid w:val="0"/>
              <w:rPr>
                <w:rFonts w:hint="eastAsia" w:ascii="仿宋" w:hAnsi="仿宋" w:eastAsia="仿宋" w:cs="仿宋"/>
                <w:sz w:val="24"/>
              </w:rPr>
            </w:pPr>
          </w:p>
        </w:tc>
      </w:tr>
      <w:tr w14:paraId="24A97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275" w:type="pct"/>
            <w:vMerge w:val="continue"/>
            <w:vAlign w:val="center"/>
          </w:tcPr>
          <w:p w14:paraId="7D8C7665">
            <w:pPr>
              <w:adjustRightInd w:val="0"/>
              <w:snapToGrid w:val="0"/>
              <w:jc w:val="center"/>
              <w:rPr>
                <w:rFonts w:hint="eastAsia" w:ascii="仿宋" w:hAnsi="仿宋" w:eastAsia="仿宋" w:cs="仿宋"/>
                <w:sz w:val="24"/>
              </w:rPr>
            </w:pPr>
          </w:p>
        </w:tc>
        <w:tc>
          <w:tcPr>
            <w:tcW w:w="922" w:type="pct"/>
            <w:vMerge w:val="continue"/>
            <w:vAlign w:val="center"/>
          </w:tcPr>
          <w:p w14:paraId="6ED9DBDA">
            <w:pPr>
              <w:adjustRightInd w:val="0"/>
              <w:snapToGrid w:val="0"/>
              <w:jc w:val="center"/>
              <w:rPr>
                <w:rFonts w:hint="eastAsia" w:ascii="仿宋" w:hAnsi="仿宋" w:eastAsia="仿宋" w:cs="仿宋"/>
                <w:sz w:val="24"/>
              </w:rPr>
            </w:pPr>
          </w:p>
        </w:tc>
        <w:tc>
          <w:tcPr>
            <w:tcW w:w="2064" w:type="pct"/>
            <w:vAlign w:val="center"/>
          </w:tcPr>
          <w:p w14:paraId="3D6EAE60">
            <w:pPr>
              <w:adjustRightInd w:val="0"/>
              <w:snapToGrid w:val="0"/>
              <w:rPr>
                <w:rFonts w:hint="eastAsia" w:ascii="仿宋" w:hAnsi="仿宋" w:eastAsia="仿宋" w:cs="仿宋"/>
                <w:sz w:val="24"/>
              </w:rPr>
            </w:pPr>
            <w:r>
              <w:rPr>
                <w:rFonts w:hint="eastAsia" w:ascii="仿宋" w:hAnsi="仿宋" w:eastAsia="仿宋" w:cs="仿宋"/>
                <w:sz w:val="24"/>
              </w:rPr>
              <w:t>5．5无未经主管部门批准下擅自改变物业使用功能的行为。</w:t>
            </w:r>
          </w:p>
        </w:tc>
        <w:tc>
          <w:tcPr>
            <w:tcW w:w="1207" w:type="pct"/>
            <w:vAlign w:val="center"/>
          </w:tcPr>
          <w:p w14:paraId="6797A6C6">
            <w:pPr>
              <w:adjustRightInd w:val="0"/>
              <w:snapToGrid w:val="0"/>
              <w:rPr>
                <w:rFonts w:hint="eastAsia" w:ascii="仿宋" w:hAnsi="仿宋" w:eastAsia="仿宋" w:cs="仿宋"/>
                <w:sz w:val="24"/>
              </w:rPr>
            </w:pPr>
            <w:r>
              <w:rPr>
                <w:rFonts w:hint="eastAsia" w:ascii="仿宋" w:hAnsi="仿宋" w:eastAsia="仿宋" w:cs="仿宋"/>
                <w:sz w:val="24"/>
              </w:rPr>
              <w:t>发生一起该项不得分</w:t>
            </w:r>
          </w:p>
        </w:tc>
        <w:tc>
          <w:tcPr>
            <w:tcW w:w="531" w:type="pct"/>
            <w:vAlign w:val="center"/>
          </w:tcPr>
          <w:p w14:paraId="2ACD49BA">
            <w:pPr>
              <w:adjustRightInd w:val="0"/>
              <w:snapToGrid w:val="0"/>
              <w:rPr>
                <w:rFonts w:hint="eastAsia" w:ascii="仿宋" w:hAnsi="仿宋" w:eastAsia="仿宋" w:cs="仿宋"/>
                <w:sz w:val="24"/>
              </w:rPr>
            </w:pPr>
          </w:p>
        </w:tc>
      </w:tr>
      <w:tr w14:paraId="64886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275" w:type="pct"/>
            <w:vMerge w:val="continue"/>
            <w:vAlign w:val="center"/>
          </w:tcPr>
          <w:p w14:paraId="78D54483">
            <w:pPr>
              <w:adjustRightInd w:val="0"/>
              <w:snapToGrid w:val="0"/>
              <w:jc w:val="center"/>
              <w:rPr>
                <w:rFonts w:hint="eastAsia" w:ascii="仿宋" w:hAnsi="仿宋" w:eastAsia="仿宋" w:cs="仿宋"/>
                <w:sz w:val="24"/>
              </w:rPr>
            </w:pPr>
          </w:p>
        </w:tc>
        <w:tc>
          <w:tcPr>
            <w:tcW w:w="922" w:type="pct"/>
            <w:vMerge w:val="continue"/>
            <w:vAlign w:val="center"/>
          </w:tcPr>
          <w:p w14:paraId="6D59A688">
            <w:pPr>
              <w:adjustRightInd w:val="0"/>
              <w:snapToGrid w:val="0"/>
              <w:jc w:val="center"/>
              <w:rPr>
                <w:rFonts w:hint="eastAsia" w:ascii="仿宋" w:hAnsi="仿宋" w:eastAsia="仿宋" w:cs="仿宋"/>
                <w:sz w:val="24"/>
              </w:rPr>
            </w:pPr>
          </w:p>
        </w:tc>
        <w:tc>
          <w:tcPr>
            <w:tcW w:w="2064" w:type="pct"/>
            <w:vAlign w:val="center"/>
          </w:tcPr>
          <w:p w14:paraId="69D8C6D7">
            <w:pPr>
              <w:adjustRightInd w:val="0"/>
              <w:snapToGrid w:val="0"/>
              <w:rPr>
                <w:rFonts w:hint="eastAsia" w:ascii="仿宋" w:hAnsi="仿宋" w:eastAsia="仿宋" w:cs="仿宋"/>
                <w:sz w:val="24"/>
              </w:rPr>
            </w:pPr>
            <w:r>
              <w:rPr>
                <w:rFonts w:hint="eastAsia" w:ascii="仿宋" w:hAnsi="仿宋" w:eastAsia="仿宋" w:cs="仿宋"/>
                <w:sz w:val="24"/>
              </w:rPr>
              <w:t>5.6在发现可疑人员或者其它不安全因素时，应及时与公司及有关部门取得联络，准确地说明情况，协助公司或者有关部门进行各种事件的处理。</w:t>
            </w:r>
          </w:p>
        </w:tc>
        <w:tc>
          <w:tcPr>
            <w:tcW w:w="1207" w:type="pct"/>
            <w:vAlign w:val="center"/>
          </w:tcPr>
          <w:p w14:paraId="3DA1FDBF">
            <w:pPr>
              <w:adjustRightInd w:val="0"/>
              <w:snapToGrid w:val="0"/>
              <w:rPr>
                <w:rFonts w:hint="eastAsia" w:ascii="仿宋" w:hAnsi="仿宋" w:eastAsia="仿宋" w:cs="仿宋"/>
                <w:sz w:val="24"/>
              </w:rPr>
            </w:pPr>
            <w:r>
              <w:rPr>
                <w:rFonts w:hint="eastAsia" w:ascii="仿宋" w:hAnsi="仿宋" w:eastAsia="仿宋" w:cs="仿宋"/>
                <w:sz w:val="24"/>
              </w:rPr>
              <w:t>因汇报不及时、控制不力，造成不良后果，视后果扣分（1分起）</w:t>
            </w:r>
          </w:p>
        </w:tc>
        <w:tc>
          <w:tcPr>
            <w:tcW w:w="531" w:type="pct"/>
            <w:vAlign w:val="center"/>
          </w:tcPr>
          <w:p w14:paraId="4DE52D0A">
            <w:pPr>
              <w:adjustRightInd w:val="0"/>
              <w:snapToGrid w:val="0"/>
              <w:rPr>
                <w:rFonts w:hint="eastAsia" w:ascii="仿宋" w:hAnsi="仿宋" w:eastAsia="仿宋" w:cs="仿宋"/>
                <w:sz w:val="24"/>
              </w:rPr>
            </w:pPr>
          </w:p>
        </w:tc>
      </w:tr>
      <w:tr w14:paraId="4C4DC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275" w:type="pct"/>
            <w:vMerge w:val="continue"/>
            <w:vAlign w:val="center"/>
          </w:tcPr>
          <w:p w14:paraId="5AF37D29">
            <w:pPr>
              <w:adjustRightInd w:val="0"/>
              <w:snapToGrid w:val="0"/>
              <w:jc w:val="center"/>
              <w:rPr>
                <w:rFonts w:hint="eastAsia" w:ascii="仿宋" w:hAnsi="仿宋" w:eastAsia="仿宋" w:cs="仿宋"/>
                <w:sz w:val="24"/>
              </w:rPr>
            </w:pPr>
          </w:p>
        </w:tc>
        <w:tc>
          <w:tcPr>
            <w:tcW w:w="922" w:type="pct"/>
            <w:vMerge w:val="continue"/>
            <w:vAlign w:val="center"/>
          </w:tcPr>
          <w:p w14:paraId="04500133">
            <w:pPr>
              <w:adjustRightInd w:val="0"/>
              <w:snapToGrid w:val="0"/>
              <w:jc w:val="center"/>
              <w:rPr>
                <w:rFonts w:hint="eastAsia" w:ascii="仿宋" w:hAnsi="仿宋" w:eastAsia="仿宋" w:cs="仿宋"/>
                <w:sz w:val="24"/>
              </w:rPr>
            </w:pPr>
          </w:p>
        </w:tc>
        <w:tc>
          <w:tcPr>
            <w:tcW w:w="2064" w:type="pct"/>
            <w:vAlign w:val="center"/>
          </w:tcPr>
          <w:p w14:paraId="039478FE">
            <w:pPr>
              <w:adjustRightInd w:val="0"/>
              <w:snapToGrid w:val="0"/>
              <w:rPr>
                <w:rFonts w:hint="eastAsia" w:ascii="仿宋" w:hAnsi="仿宋" w:eastAsia="仿宋" w:cs="仿宋"/>
                <w:sz w:val="24"/>
              </w:rPr>
            </w:pPr>
            <w:r>
              <w:rPr>
                <w:rFonts w:hint="eastAsia" w:ascii="仿宋" w:hAnsi="仿宋" w:eastAsia="仿宋" w:cs="仿宋"/>
                <w:sz w:val="24"/>
              </w:rPr>
              <w:t>5.7将突发事件报告给其它有关部门及学校值班领导，并作好报警准备；情况处理完毕后，做好登记，根据需要配合公安部门的调查取证。</w:t>
            </w:r>
          </w:p>
        </w:tc>
        <w:tc>
          <w:tcPr>
            <w:tcW w:w="1207" w:type="pct"/>
            <w:vAlign w:val="center"/>
          </w:tcPr>
          <w:p w14:paraId="6E4FBD5A">
            <w:pPr>
              <w:adjustRightInd w:val="0"/>
              <w:snapToGrid w:val="0"/>
              <w:rPr>
                <w:rFonts w:hint="eastAsia" w:ascii="仿宋" w:hAnsi="仿宋" w:eastAsia="仿宋" w:cs="仿宋"/>
                <w:sz w:val="24"/>
              </w:rPr>
            </w:pPr>
            <w:r>
              <w:rPr>
                <w:rFonts w:hint="eastAsia" w:ascii="仿宋" w:hAnsi="仿宋" w:eastAsia="仿宋" w:cs="仿宋"/>
                <w:sz w:val="24"/>
              </w:rPr>
              <w:t>工作不力拖拉视后果扣分（2分起）</w:t>
            </w:r>
          </w:p>
        </w:tc>
        <w:tc>
          <w:tcPr>
            <w:tcW w:w="531" w:type="pct"/>
            <w:vAlign w:val="center"/>
          </w:tcPr>
          <w:p w14:paraId="0A033E9E">
            <w:pPr>
              <w:adjustRightInd w:val="0"/>
              <w:snapToGrid w:val="0"/>
              <w:rPr>
                <w:rFonts w:hint="eastAsia" w:ascii="仿宋" w:hAnsi="仿宋" w:eastAsia="仿宋" w:cs="仿宋"/>
                <w:sz w:val="24"/>
              </w:rPr>
            </w:pPr>
          </w:p>
        </w:tc>
      </w:tr>
      <w:tr w14:paraId="54283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275" w:type="pct"/>
            <w:vMerge w:val="continue"/>
            <w:vAlign w:val="center"/>
          </w:tcPr>
          <w:p w14:paraId="1A88426C">
            <w:pPr>
              <w:adjustRightInd w:val="0"/>
              <w:snapToGrid w:val="0"/>
              <w:jc w:val="center"/>
              <w:rPr>
                <w:rFonts w:hint="eastAsia" w:ascii="仿宋" w:hAnsi="仿宋" w:eastAsia="仿宋" w:cs="仿宋"/>
                <w:sz w:val="24"/>
              </w:rPr>
            </w:pPr>
          </w:p>
        </w:tc>
        <w:tc>
          <w:tcPr>
            <w:tcW w:w="922" w:type="pct"/>
            <w:vMerge w:val="continue"/>
            <w:vAlign w:val="center"/>
          </w:tcPr>
          <w:p w14:paraId="21DFB7DE">
            <w:pPr>
              <w:adjustRightInd w:val="0"/>
              <w:snapToGrid w:val="0"/>
              <w:jc w:val="center"/>
              <w:rPr>
                <w:rFonts w:hint="eastAsia" w:ascii="仿宋" w:hAnsi="仿宋" w:eastAsia="仿宋" w:cs="仿宋"/>
                <w:sz w:val="24"/>
              </w:rPr>
            </w:pPr>
          </w:p>
        </w:tc>
        <w:tc>
          <w:tcPr>
            <w:tcW w:w="2064" w:type="pct"/>
            <w:vAlign w:val="center"/>
          </w:tcPr>
          <w:p w14:paraId="6DCA24AB">
            <w:pPr>
              <w:adjustRightInd w:val="0"/>
              <w:snapToGrid w:val="0"/>
              <w:rPr>
                <w:rFonts w:hint="eastAsia" w:ascii="仿宋" w:hAnsi="仿宋" w:eastAsia="仿宋" w:cs="仿宋"/>
                <w:sz w:val="24"/>
              </w:rPr>
            </w:pPr>
            <w:r>
              <w:rPr>
                <w:rFonts w:hint="eastAsia" w:ascii="仿宋" w:hAnsi="仿宋" w:eastAsia="仿宋" w:cs="仿宋"/>
                <w:sz w:val="24"/>
              </w:rPr>
              <w:t>5.8做好交接班工作，认真填写值班记录。值班记录中应详细注明当班的值班情况、突发事件的处置经过及结果、系统的运行情况及监控设施的日检情况。</w:t>
            </w:r>
          </w:p>
        </w:tc>
        <w:tc>
          <w:tcPr>
            <w:tcW w:w="1207" w:type="pct"/>
            <w:vAlign w:val="center"/>
          </w:tcPr>
          <w:p w14:paraId="35819AD8">
            <w:pPr>
              <w:adjustRightInd w:val="0"/>
              <w:snapToGrid w:val="0"/>
              <w:rPr>
                <w:rFonts w:hint="eastAsia" w:ascii="仿宋" w:hAnsi="仿宋" w:eastAsia="仿宋" w:cs="仿宋"/>
                <w:sz w:val="24"/>
              </w:rPr>
            </w:pPr>
            <w:r>
              <w:rPr>
                <w:rFonts w:hint="eastAsia" w:ascii="仿宋" w:hAnsi="仿宋" w:eastAsia="仿宋" w:cs="仿宋"/>
                <w:sz w:val="24"/>
              </w:rPr>
              <w:t>一次无记录扣2分</w:t>
            </w:r>
          </w:p>
        </w:tc>
        <w:tc>
          <w:tcPr>
            <w:tcW w:w="531" w:type="pct"/>
            <w:vAlign w:val="center"/>
          </w:tcPr>
          <w:p w14:paraId="3CA47B57">
            <w:pPr>
              <w:adjustRightInd w:val="0"/>
              <w:snapToGrid w:val="0"/>
              <w:rPr>
                <w:rFonts w:hint="eastAsia" w:ascii="仿宋" w:hAnsi="仿宋" w:eastAsia="仿宋" w:cs="仿宋"/>
                <w:sz w:val="24"/>
              </w:rPr>
            </w:pPr>
          </w:p>
        </w:tc>
      </w:tr>
      <w:tr w14:paraId="4F261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275" w:type="pct"/>
            <w:vMerge w:val="restart"/>
            <w:vAlign w:val="center"/>
          </w:tcPr>
          <w:p w14:paraId="435BFB46">
            <w:pPr>
              <w:adjustRightInd w:val="0"/>
              <w:snapToGrid w:val="0"/>
              <w:jc w:val="center"/>
              <w:rPr>
                <w:rFonts w:hint="eastAsia" w:ascii="仿宋" w:hAnsi="仿宋" w:eastAsia="仿宋" w:cs="仿宋"/>
                <w:sz w:val="24"/>
              </w:rPr>
            </w:pPr>
            <w:r>
              <w:rPr>
                <w:rFonts w:hint="eastAsia" w:ascii="仿宋" w:hAnsi="仿宋" w:eastAsia="仿宋" w:cs="仿宋"/>
                <w:sz w:val="24"/>
              </w:rPr>
              <w:t>6</w:t>
            </w:r>
          </w:p>
        </w:tc>
        <w:tc>
          <w:tcPr>
            <w:tcW w:w="922" w:type="pct"/>
            <w:vMerge w:val="restart"/>
            <w:vAlign w:val="center"/>
          </w:tcPr>
          <w:p w14:paraId="3F6705BC">
            <w:pPr>
              <w:adjustRightInd w:val="0"/>
              <w:snapToGrid w:val="0"/>
              <w:jc w:val="center"/>
              <w:rPr>
                <w:rFonts w:hint="eastAsia" w:ascii="仿宋" w:hAnsi="仿宋" w:eastAsia="仿宋" w:cs="仿宋"/>
                <w:sz w:val="24"/>
              </w:rPr>
            </w:pPr>
            <w:r>
              <w:rPr>
                <w:rFonts w:hint="eastAsia" w:ascii="仿宋" w:hAnsi="仿宋" w:eastAsia="仿宋" w:cs="仿宋"/>
                <w:sz w:val="24"/>
              </w:rPr>
              <w:t>消防管理</w:t>
            </w:r>
          </w:p>
          <w:p w14:paraId="59936097">
            <w:pPr>
              <w:adjustRightInd w:val="0"/>
              <w:snapToGrid w:val="0"/>
              <w:jc w:val="center"/>
              <w:rPr>
                <w:rFonts w:hint="eastAsia" w:ascii="仿宋" w:hAnsi="仿宋" w:eastAsia="仿宋" w:cs="仿宋"/>
                <w:sz w:val="24"/>
              </w:rPr>
            </w:pPr>
            <w:r>
              <w:rPr>
                <w:rFonts w:hint="eastAsia" w:ascii="仿宋" w:hAnsi="仿宋" w:eastAsia="仿宋" w:cs="仿宋"/>
                <w:sz w:val="24"/>
              </w:rPr>
              <w:t>（共5分）</w:t>
            </w:r>
          </w:p>
        </w:tc>
        <w:tc>
          <w:tcPr>
            <w:tcW w:w="2064" w:type="pct"/>
            <w:vAlign w:val="center"/>
          </w:tcPr>
          <w:p w14:paraId="51B30418">
            <w:pPr>
              <w:adjustRightInd w:val="0"/>
              <w:snapToGrid w:val="0"/>
              <w:rPr>
                <w:rFonts w:hint="eastAsia" w:ascii="仿宋" w:hAnsi="仿宋" w:eastAsia="仿宋" w:cs="仿宋"/>
                <w:sz w:val="24"/>
              </w:rPr>
            </w:pPr>
            <w:r>
              <w:rPr>
                <w:rFonts w:hint="eastAsia" w:ascii="仿宋" w:hAnsi="仿宋" w:eastAsia="仿宋" w:cs="仿宋"/>
                <w:sz w:val="24"/>
              </w:rPr>
              <w:t>6.1负责对各种消防设备的运用管理，做好日常检查，操作等工作，不得擅离职守。</w:t>
            </w:r>
          </w:p>
        </w:tc>
        <w:tc>
          <w:tcPr>
            <w:tcW w:w="1207" w:type="pct"/>
            <w:vAlign w:val="center"/>
          </w:tcPr>
          <w:p w14:paraId="09AB18B4">
            <w:pPr>
              <w:adjustRightInd w:val="0"/>
              <w:snapToGrid w:val="0"/>
              <w:rPr>
                <w:rFonts w:hint="eastAsia" w:ascii="仿宋" w:hAnsi="仿宋" w:eastAsia="仿宋" w:cs="仿宋"/>
                <w:sz w:val="24"/>
              </w:rPr>
            </w:pPr>
            <w:r>
              <w:rPr>
                <w:rFonts w:hint="eastAsia" w:ascii="仿宋" w:hAnsi="仿宋" w:eastAsia="仿宋" w:cs="仿宋"/>
                <w:sz w:val="24"/>
              </w:rPr>
              <w:t>视造成后果扣分（0.5分起）。</w:t>
            </w:r>
          </w:p>
        </w:tc>
        <w:tc>
          <w:tcPr>
            <w:tcW w:w="531" w:type="pct"/>
            <w:vAlign w:val="center"/>
          </w:tcPr>
          <w:p w14:paraId="4552C031">
            <w:pPr>
              <w:adjustRightInd w:val="0"/>
              <w:snapToGrid w:val="0"/>
              <w:rPr>
                <w:rFonts w:hint="eastAsia" w:ascii="仿宋" w:hAnsi="仿宋" w:eastAsia="仿宋" w:cs="仿宋"/>
                <w:sz w:val="24"/>
              </w:rPr>
            </w:pPr>
          </w:p>
          <w:p w14:paraId="6D2C8244">
            <w:pPr>
              <w:adjustRightInd w:val="0"/>
              <w:snapToGrid w:val="0"/>
              <w:rPr>
                <w:rFonts w:hint="eastAsia" w:ascii="仿宋" w:hAnsi="仿宋" w:eastAsia="仿宋" w:cs="仿宋"/>
                <w:sz w:val="24"/>
              </w:rPr>
            </w:pPr>
          </w:p>
        </w:tc>
      </w:tr>
      <w:tr w14:paraId="2BDBD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275" w:type="pct"/>
            <w:vMerge w:val="continue"/>
            <w:vAlign w:val="center"/>
          </w:tcPr>
          <w:p w14:paraId="1DAF3015">
            <w:pPr>
              <w:adjustRightInd w:val="0"/>
              <w:snapToGrid w:val="0"/>
              <w:jc w:val="center"/>
              <w:rPr>
                <w:rFonts w:hint="eastAsia" w:ascii="仿宋" w:hAnsi="仿宋" w:eastAsia="仿宋" w:cs="仿宋"/>
                <w:sz w:val="24"/>
              </w:rPr>
            </w:pPr>
          </w:p>
        </w:tc>
        <w:tc>
          <w:tcPr>
            <w:tcW w:w="922" w:type="pct"/>
            <w:vMerge w:val="continue"/>
            <w:vAlign w:val="center"/>
          </w:tcPr>
          <w:p w14:paraId="5E2F01FE">
            <w:pPr>
              <w:adjustRightInd w:val="0"/>
              <w:snapToGrid w:val="0"/>
              <w:jc w:val="center"/>
              <w:rPr>
                <w:rFonts w:hint="eastAsia" w:ascii="仿宋" w:hAnsi="仿宋" w:eastAsia="仿宋" w:cs="仿宋"/>
                <w:sz w:val="24"/>
              </w:rPr>
            </w:pPr>
          </w:p>
        </w:tc>
        <w:tc>
          <w:tcPr>
            <w:tcW w:w="2064" w:type="pct"/>
            <w:vAlign w:val="center"/>
          </w:tcPr>
          <w:p w14:paraId="68402ED8">
            <w:pPr>
              <w:adjustRightInd w:val="0"/>
              <w:snapToGrid w:val="0"/>
              <w:rPr>
                <w:rFonts w:hint="eastAsia" w:ascii="仿宋" w:hAnsi="仿宋" w:eastAsia="仿宋" w:cs="仿宋"/>
                <w:sz w:val="24"/>
              </w:rPr>
            </w:pPr>
            <w:r>
              <w:rPr>
                <w:rFonts w:hint="eastAsia" w:ascii="仿宋" w:hAnsi="仿宋" w:eastAsia="仿宋" w:cs="仿宋"/>
                <w:sz w:val="24"/>
              </w:rPr>
              <w:t>6.2熟悉消防设施的基本原理和功能，熟练掌握操作技术，不得擅自拆卸、挪用或者停用室内、外设备，保证设备正常运行。</w:t>
            </w:r>
          </w:p>
        </w:tc>
        <w:tc>
          <w:tcPr>
            <w:tcW w:w="1207" w:type="pct"/>
            <w:vAlign w:val="center"/>
          </w:tcPr>
          <w:p w14:paraId="515A1783">
            <w:pPr>
              <w:adjustRightInd w:val="0"/>
              <w:snapToGrid w:val="0"/>
              <w:rPr>
                <w:rFonts w:hint="eastAsia" w:ascii="仿宋" w:hAnsi="仿宋" w:eastAsia="仿宋" w:cs="仿宋"/>
                <w:sz w:val="24"/>
              </w:rPr>
            </w:pPr>
            <w:r>
              <w:rPr>
                <w:rFonts w:hint="eastAsia" w:ascii="仿宋" w:hAnsi="仿宋" w:eastAsia="仿宋" w:cs="仿宋"/>
                <w:sz w:val="24"/>
              </w:rPr>
              <w:t>视造成后果扣分（1分起）。</w:t>
            </w:r>
          </w:p>
        </w:tc>
        <w:tc>
          <w:tcPr>
            <w:tcW w:w="531" w:type="pct"/>
            <w:vAlign w:val="center"/>
          </w:tcPr>
          <w:p w14:paraId="7D97F9F0">
            <w:pPr>
              <w:adjustRightInd w:val="0"/>
              <w:snapToGrid w:val="0"/>
              <w:rPr>
                <w:rFonts w:hint="eastAsia" w:ascii="仿宋" w:hAnsi="仿宋" w:eastAsia="仿宋" w:cs="仿宋"/>
                <w:sz w:val="24"/>
              </w:rPr>
            </w:pPr>
          </w:p>
        </w:tc>
      </w:tr>
      <w:tr w14:paraId="7EF47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275" w:type="pct"/>
            <w:vMerge w:val="continue"/>
            <w:vAlign w:val="center"/>
          </w:tcPr>
          <w:p w14:paraId="6E720827">
            <w:pPr>
              <w:adjustRightInd w:val="0"/>
              <w:snapToGrid w:val="0"/>
              <w:jc w:val="center"/>
              <w:rPr>
                <w:rFonts w:hint="eastAsia" w:ascii="仿宋" w:hAnsi="仿宋" w:eastAsia="仿宋" w:cs="仿宋"/>
                <w:sz w:val="24"/>
              </w:rPr>
            </w:pPr>
          </w:p>
        </w:tc>
        <w:tc>
          <w:tcPr>
            <w:tcW w:w="922" w:type="pct"/>
            <w:vMerge w:val="continue"/>
            <w:vAlign w:val="center"/>
          </w:tcPr>
          <w:p w14:paraId="3C07945A">
            <w:pPr>
              <w:adjustRightInd w:val="0"/>
              <w:snapToGrid w:val="0"/>
              <w:jc w:val="center"/>
              <w:rPr>
                <w:rFonts w:hint="eastAsia" w:ascii="仿宋" w:hAnsi="仿宋" w:eastAsia="仿宋" w:cs="仿宋"/>
                <w:sz w:val="24"/>
              </w:rPr>
            </w:pPr>
          </w:p>
        </w:tc>
        <w:tc>
          <w:tcPr>
            <w:tcW w:w="2064" w:type="pct"/>
            <w:vAlign w:val="center"/>
          </w:tcPr>
          <w:p w14:paraId="584980B2">
            <w:pPr>
              <w:adjustRightInd w:val="0"/>
              <w:snapToGrid w:val="0"/>
              <w:rPr>
                <w:rFonts w:hint="eastAsia" w:ascii="仿宋" w:hAnsi="仿宋" w:eastAsia="仿宋" w:cs="仿宋"/>
                <w:sz w:val="24"/>
              </w:rPr>
            </w:pPr>
            <w:r>
              <w:rPr>
                <w:rFonts w:hint="eastAsia" w:ascii="仿宋" w:hAnsi="仿宋" w:eastAsia="仿宋" w:cs="仿宋"/>
                <w:sz w:val="24"/>
              </w:rPr>
              <w:t>6．3做好防火工作，严禁在学校内燃放鞭炮、焰火、焚烧垃圾，严禁随地乱丢烟头，杜绝一切可能的火险隐患。</w:t>
            </w:r>
          </w:p>
        </w:tc>
        <w:tc>
          <w:tcPr>
            <w:tcW w:w="1207" w:type="pct"/>
            <w:vAlign w:val="center"/>
          </w:tcPr>
          <w:p w14:paraId="360E2F15">
            <w:pPr>
              <w:adjustRightInd w:val="0"/>
              <w:snapToGrid w:val="0"/>
              <w:rPr>
                <w:rFonts w:hint="eastAsia" w:ascii="仿宋" w:hAnsi="仿宋" w:eastAsia="仿宋" w:cs="仿宋"/>
                <w:sz w:val="24"/>
              </w:rPr>
            </w:pPr>
            <w:r>
              <w:rPr>
                <w:rFonts w:hint="eastAsia" w:ascii="仿宋" w:hAnsi="仿宋" w:eastAsia="仿宋" w:cs="仿宋"/>
                <w:sz w:val="24"/>
              </w:rPr>
              <w:t>视造成后果扣分（5分起）。</w:t>
            </w:r>
          </w:p>
        </w:tc>
        <w:tc>
          <w:tcPr>
            <w:tcW w:w="531" w:type="pct"/>
            <w:vAlign w:val="center"/>
          </w:tcPr>
          <w:p w14:paraId="60CFC1D9">
            <w:pPr>
              <w:adjustRightInd w:val="0"/>
              <w:snapToGrid w:val="0"/>
              <w:rPr>
                <w:rFonts w:hint="eastAsia" w:ascii="仿宋" w:hAnsi="仿宋" w:eastAsia="仿宋" w:cs="仿宋"/>
                <w:sz w:val="24"/>
              </w:rPr>
            </w:pPr>
          </w:p>
        </w:tc>
      </w:tr>
      <w:tr w14:paraId="7DC15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275" w:type="pct"/>
            <w:vMerge w:val="continue"/>
            <w:vAlign w:val="center"/>
          </w:tcPr>
          <w:p w14:paraId="4DF6D3C4">
            <w:pPr>
              <w:adjustRightInd w:val="0"/>
              <w:snapToGrid w:val="0"/>
              <w:jc w:val="center"/>
              <w:rPr>
                <w:rFonts w:hint="eastAsia" w:ascii="仿宋" w:hAnsi="仿宋" w:eastAsia="仿宋" w:cs="仿宋"/>
                <w:sz w:val="24"/>
              </w:rPr>
            </w:pPr>
          </w:p>
        </w:tc>
        <w:tc>
          <w:tcPr>
            <w:tcW w:w="922" w:type="pct"/>
            <w:vMerge w:val="continue"/>
            <w:vAlign w:val="center"/>
          </w:tcPr>
          <w:p w14:paraId="37783E76">
            <w:pPr>
              <w:adjustRightInd w:val="0"/>
              <w:snapToGrid w:val="0"/>
              <w:jc w:val="center"/>
              <w:rPr>
                <w:rFonts w:hint="eastAsia" w:ascii="仿宋" w:hAnsi="仿宋" w:eastAsia="仿宋" w:cs="仿宋"/>
                <w:sz w:val="24"/>
              </w:rPr>
            </w:pPr>
          </w:p>
        </w:tc>
        <w:tc>
          <w:tcPr>
            <w:tcW w:w="2064" w:type="pct"/>
            <w:vAlign w:val="center"/>
          </w:tcPr>
          <w:p w14:paraId="29C7243E">
            <w:pPr>
              <w:adjustRightInd w:val="0"/>
              <w:snapToGrid w:val="0"/>
              <w:rPr>
                <w:rFonts w:hint="eastAsia" w:ascii="仿宋" w:hAnsi="仿宋" w:eastAsia="仿宋" w:cs="仿宋"/>
                <w:sz w:val="24"/>
              </w:rPr>
            </w:pPr>
            <w:r>
              <w:rPr>
                <w:rFonts w:hint="eastAsia" w:ascii="仿宋" w:hAnsi="仿宋" w:eastAsia="仿宋" w:cs="仿宋"/>
                <w:sz w:val="24"/>
              </w:rPr>
              <w:t>6．4所有护卫人员均是义务消防员，接受消防培训（由投标单位组织），每半年进行最少一次消防演习，每年与有关消防单位组织最少一次联合消防演习。 </w:t>
            </w:r>
          </w:p>
        </w:tc>
        <w:tc>
          <w:tcPr>
            <w:tcW w:w="1207" w:type="pct"/>
            <w:vAlign w:val="center"/>
          </w:tcPr>
          <w:p w14:paraId="2563B3A3">
            <w:pPr>
              <w:adjustRightInd w:val="0"/>
              <w:snapToGrid w:val="0"/>
              <w:rPr>
                <w:rFonts w:hint="eastAsia" w:ascii="仿宋" w:hAnsi="仿宋" w:eastAsia="仿宋" w:cs="仿宋"/>
                <w:sz w:val="24"/>
              </w:rPr>
            </w:pPr>
            <w:r>
              <w:rPr>
                <w:rFonts w:hint="eastAsia" w:ascii="仿宋" w:hAnsi="仿宋" w:eastAsia="仿宋" w:cs="仿宋"/>
                <w:sz w:val="24"/>
              </w:rPr>
              <w:t>每半年进行一次消防演习，有演习记录，一次不演习扣5分</w:t>
            </w:r>
          </w:p>
        </w:tc>
        <w:tc>
          <w:tcPr>
            <w:tcW w:w="531" w:type="pct"/>
            <w:vAlign w:val="center"/>
          </w:tcPr>
          <w:p w14:paraId="2C64BC2B">
            <w:pPr>
              <w:adjustRightInd w:val="0"/>
              <w:snapToGrid w:val="0"/>
              <w:rPr>
                <w:rFonts w:hint="eastAsia" w:ascii="仿宋" w:hAnsi="仿宋" w:eastAsia="仿宋" w:cs="仿宋"/>
                <w:sz w:val="24"/>
              </w:rPr>
            </w:pPr>
          </w:p>
        </w:tc>
      </w:tr>
      <w:tr w14:paraId="78C51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275" w:type="pct"/>
            <w:vMerge w:val="continue"/>
            <w:vAlign w:val="center"/>
          </w:tcPr>
          <w:p w14:paraId="3353E6A0">
            <w:pPr>
              <w:adjustRightInd w:val="0"/>
              <w:snapToGrid w:val="0"/>
              <w:jc w:val="center"/>
              <w:rPr>
                <w:rFonts w:hint="eastAsia" w:ascii="仿宋" w:hAnsi="仿宋" w:eastAsia="仿宋" w:cs="仿宋"/>
                <w:sz w:val="24"/>
              </w:rPr>
            </w:pPr>
          </w:p>
        </w:tc>
        <w:tc>
          <w:tcPr>
            <w:tcW w:w="922" w:type="pct"/>
            <w:vMerge w:val="continue"/>
            <w:vAlign w:val="center"/>
          </w:tcPr>
          <w:p w14:paraId="798152B7">
            <w:pPr>
              <w:adjustRightInd w:val="0"/>
              <w:snapToGrid w:val="0"/>
              <w:jc w:val="center"/>
              <w:rPr>
                <w:rFonts w:hint="eastAsia" w:ascii="仿宋" w:hAnsi="仿宋" w:eastAsia="仿宋" w:cs="仿宋"/>
                <w:sz w:val="24"/>
              </w:rPr>
            </w:pPr>
          </w:p>
        </w:tc>
        <w:tc>
          <w:tcPr>
            <w:tcW w:w="2064" w:type="pct"/>
            <w:vAlign w:val="center"/>
          </w:tcPr>
          <w:p w14:paraId="4BE64B78">
            <w:pPr>
              <w:adjustRightInd w:val="0"/>
              <w:snapToGrid w:val="0"/>
              <w:rPr>
                <w:rFonts w:hint="eastAsia" w:ascii="仿宋" w:hAnsi="仿宋" w:eastAsia="仿宋" w:cs="仿宋"/>
                <w:sz w:val="24"/>
              </w:rPr>
            </w:pPr>
            <w:r>
              <w:rPr>
                <w:rFonts w:hint="eastAsia" w:ascii="仿宋" w:hAnsi="仿宋" w:eastAsia="仿宋" w:cs="仿宋"/>
                <w:sz w:val="24"/>
              </w:rPr>
              <w:t>6．5无人为造成的火灾事故</w:t>
            </w:r>
          </w:p>
        </w:tc>
        <w:tc>
          <w:tcPr>
            <w:tcW w:w="1207" w:type="pct"/>
            <w:vAlign w:val="center"/>
          </w:tcPr>
          <w:p w14:paraId="0E1A3768">
            <w:pPr>
              <w:adjustRightInd w:val="0"/>
              <w:snapToGrid w:val="0"/>
              <w:rPr>
                <w:rFonts w:hint="eastAsia" w:ascii="仿宋" w:hAnsi="仿宋" w:eastAsia="仿宋" w:cs="仿宋"/>
                <w:sz w:val="24"/>
              </w:rPr>
            </w:pPr>
            <w:r>
              <w:rPr>
                <w:rFonts w:hint="eastAsia" w:ascii="仿宋" w:hAnsi="仿宋" w:eastAsia="仿宋" w:cs="仿宋"/>
                <w:sz w:val="24"/>
              </w:rPr>
              <w:t>发生一起该项不得分</w:t>
            </w:r>
          </w:p>
        </w:tc>
        <w:tc>
          <w:tcPr>
            <w:tcW w:w="531" w:type="pct"/>
            <w:vAlign w:val="center"/>
          </w:tcPr>
          <w:p w14:paraId="39980C4B">
            <w:pPr>
              <w:adjustRightInd w:val="0"/>
              <w:snapToGrid w:val="0"/>
              <w:rPr>
                <w:rFonts w:hint="eastAsia" w:ascii="仿宋" w:hAnsi="仿宋" w:eastAsia="仿宋" w:cs="仿宋"/>
                <w:sz w:val="24"/>
              </w:rPr>
            </w:pPr>
          </w:p>
        </w:tc>
      </w:tr>
      <w:tr w14:paraId="55ADC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9" w:hRule="atLeast"/>
          <w:jc w:val="center"/>
        </w:trPr>
        <w:tc>
          <w:tcPr>
            <w:tcW w:w="275" w:type="pct"/>
            <w:vMerge w:val="restart"/>
            <w:vAlign w:val="center"/>
          </w:tcPr>
          <w:p w14:paraId="4D9AC57C">
            <w:pPr>
              <w:adjustRightInd w:val="0"/>
              <w:snapToGrid w:val="0"/>
              <w:jc w:val="center"/>
              <w:rPr>
                <w:rFonts w:hint="eastAsia" w:ascii="仿宋" w:hAnsi="仿宋" w:eastAsia="仿宋" w:cs="仿宋"/>
                <w:sz w:val="24"/>
              </w:rPr>
            </w:pPr>
            <w:r>
              <w:rPr>
                <w:rFonts w:hint="eastAsia" w:ascii="仿宋" w:hAnsi="仿宋" w:eastAsia="仿宋" w:cs="仿宋"/>
                <w:sz w:val="24"/>
              </w:rPr>
              <w:t>7</w:t>
            </w:r>
          </w:p>
        </w:tc>
        <w:tc>
          <w:tcPr>
            <w:tcW w:w="922" w:type="pct"/>
            <w:vMerge w:val="restart"/>
            <w:vAlign w:val="center"/>
          </w:tcPr>
          <w:p w14:paraId="0F7ECC67">
            <w:pPr>
              <w:adjustRightInd w:val="0"/>
              <w:snapToGrid w:val="0"/>
              <w:jc w:val="center"/>
              <w:rPr>
                <w:rFonts w:hint="eastAsia" w:ascii="仿宋" w:hAnsi="仿宋" w:eastAsia="仿宋" w:cs="仿宋"/>
                <w:sz w:val="24"/>
              </w:rPr>
            </w:pPr>
            <w:r>
              <w:rPr>
                <w:rFonts w:hint="eastAsia" w:ascii="仿宋" w:hAnsi="仿宋" w:eastAsia="仿宋" w:cs="仿宋"/>
                <w:sz w:val="24"/>
              </w:rPr>
              <w:t>物业档案</w:t>
            </w:r>
          </w:p>
          <w:p w14:paraId="20E58123">
            <w:pPr>
              <w:adjustRightInd w:val="0"/>
              <w:snapToGrid w:val="0"/>
              <w:jc w:val="center"/>
              <w:rPr>
                <w:rFonts w:hint="eastAsia" w:ascii="仿宋" w:hAnsi="仿宋" w:eastAsia="仿宋" w:cs="仿宋"/>
                <w:sz w:val="24"/>
              </w:rPr>
            </w:pPr>
            <w:r>
              <w:rPr>
                <w:rFonts w:hint="eastAsia" w:ascii="仿宋" w:hAnsi="仿宋" w:eastAsia="仿宋" w:cs="仿宋"/>
                <w:sz w:val="24"/>
              </w:rPr>
              <w:t>资料管理</w:t>
            </w:r>
          </w:p>
          <w:p w14:paraId="0DE5897F">
            <w:pPr>
              <w:adjustRightInd w:val="0"/>
              <w:snapToGrid w:val="0"/>
              <w:jc w:val="center"/>
              <w:rPr>
                <w:rFonts w:hint="eastAsia" w:ascii="仿宋" w:hAnsi="仿宋" w:eastAsia="仿宋" w:cs="仿宋"/>
                <w:sz w:val="24"/>
              </w:rPr>
            </w:pPr>
            <w:r>
              <w:rPr>
                <w:rFonts w:hint="eastAsia" w:ascii="仿宋" w:hAnsi="仿宋" w:eastAsia="仿宋" w:cs="仿宋"/>
                <w:sz w:val="24"/>
              </w:rPr>
              <w:t>（共5分）</w:t>
            </w:r>
          </w:p>
        </w:tc>
        <w:tc>
          <w:tcPr>
            <w:tcW w:w="2064" w:type="pct"/>
            <w:vAlign w:val="center"/>
          </w:tcPr>
          <w:p w14:paraId="0358025F">
            <w:pPr>
              <w:adjustRightInd w:val="0"/>
              <w:snapToGrid w:val="0"/>
              <w:rPr>
                <w:rFonts w:hint="eastAsia" w:ascii="仿宋" w:hAnsi="仿宋" w:eastAsia="仿宋" w:cs="仿宋"/>
                <w:sz w:val="24"/>
              </w:rPr>
            </w:pPr>
            <w:r>
              <w:rPr>
                <w:rFonts w:hint="eastAsia" w:ascii="仿宋" w:hAnsi="仿宋" w:eastAsia="仿宋" w:cs="仿宋"/>
                <w:sz w:val="24"/>
              </w:rPr>
              <w:t>7.1制订物业服务工作计划并组织实施；管理相关的资料、根据法律、法规、规章的授权制定物业服务的各项制度，需报主管部门备案。</w:t>
            </w:r>
          </w:p>
        </w:tc>
        <w:tc>
          <w:tcPr>
            <w:tcW w:w="1207" w:type="pct"/>
            <w:vAlign w:val="center"/>
          </w:tcPr>
          <w:p w14:paraId="0A35DEB4">
            <w:pPr>
              <w:adjustRightInd w:val="0"/>
              <w:snapToGrid w:val="0"/>
              <w:rPr>
                <w:rFonts w:hint="eastAsia" w:ascii="仿宋" w:hAnsi="仿宋" w:eastAsia="仿宋" w:cs="仿宋"/>
                <w:sz w:val="24"/>
              </w:rPr>
            </w:pPr>
            <w:r>
              <w:rPr>
                <w:rFonts w:hint="eastAsia" w:ascii="仿宋" w:hAnsi="仿宋" w:eastAsia="仿宋" w:cs="仿宋"/>
                <w:sz w:val="24"/>
              </w:rPr>
              <w:t>一次不合要求扣1分</w:t>
            </w:r>
          </w:p>
        </w:tc>
        <w:tc>
          <w:tcPr>
            <w:tcW w:w="531" w:type="pct"/>
            <w:vMerge w:val="restart"/>
            <w:vAlign w:val="center"/>
          </w:tcPr>
          <w:p w14:paraId="28A45364">
            <w:pPr>
              <w:adjustRightInd w:val="0"/>
              <w:snapToGrid w:val="0"/>
              <w:rPr>
                <w:rFonts w:hint="eastAsia" w:ascii="仿宋" w:hAnsi="仿宋" w:eastAsia="仿宋" w:cs="仿宋"/>
                <w:sz w:val="24"/>
              </w:rPr>
            </w:pPr>
          </w:p>
        </w:tc>
      </w:tr>
      <w:tr w14:paraId="64F51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275" w:type="pct"/>
            <w:vMerge w:val="continue"/>
            <w:vAlign w:val="center"/>
          </w:tcPr>
          <w:p w14:paraId="4248E454">
            <w:pPr>
              <w:adjustRightInd w:val="0"/>
              <w:snapToGrid w:val="0"/>
              <w:jc w:val="center"/>
              <w:rPr>
                <w:rFonts w:hint="eastAsia" w:ascii="仿宋" w:hAnsi="仿宋" w:eastAsia="仿宋" w:cs="仿宋"/>
                <w:sz w:val="24"/>
              </w:rPr>
            </w:pPr>
          </w:p>
        </w:tc>
        <w:tc>
          <w:tcPr>
            <w:tcW w:w="922" w:type="pct"/>
            <w:vMerge w:val="continue"/>
            <w:vAlign w:val="center"/>
          </w:tcPr>
          <w:p w14:paraId="4DDCE8C6">
            <w:pPr>
              <w:adjustRightInd w:val="0"/>
              <w:snapToGrid w:val="0"/>
              <w:jc w:val="center"/>
              <w:rPr>
                <w:rFonts w:hint="eastAsia" w:ascii="仿宋" w:hAnsi="仿宋" w:eastAsia="仿宋" w:cs="仿宋"/>
                <w:sz w:val="24"/>
              </w:rPr>
            </w:pPr>
          </w:p>
        </w:tc>
        <w:tc>
          <w:tcPr>
            <w:tcW w:w="2064" w:type="pct"/>
            <w:vAlign w:val="center"/>
          </w:tcPr>
          <w:p w14:paraId="3C41C688">
            <w:pPr>
              <w:adjustRightInd w:val="0"/>
              <w:snapToGrid w:val="0"/>
              <w:rPr>
                <w:rFonts w:hint="eastAsia" w:ascii="仿宋" w:hAnsi="仿宋" w:eastAsia="仿宋" w:cs="仿宋"/>
                <w:sz w:val="24"/>
              </w:rPr>
            </w:pPr>
            <w:r>
              <w:rPr>
                <w:rFonts w:hint="eastAsia" w:ascii="仿宋" w:hAnsi="仿宋" w:eastAsia="仿宋" w:cs="仿宋"/>
                <w:sz w:val="24"/>
              </w:rPr>
              <w:t>7.2完善各项管理制度，对所有档案集中管理。</w:t>
            </w:r>
          </w:p>
        </w:tc>
        <w:tc>
          <w:tcPr>
            <w:tcW w:w="1207" w:type="pct"/>
            <w:vAlign w:val="center"/>
          </w:tcPr>
          <w:p w14:paraId="2ED0C939">
            <w:pPr>
              <w:adjustRightInd w:val="0"/>
              <w:snapToGrid w:val="0"/>
              <w:rPr>
                <w:rFonts w:hint="eastAsia" w:ascii="仿宋" w:hAnsi="仿宋" w:eastAsia="仿宋" w:cs="仿宋"/>
                <w:sz w:val="24"/>
              </w:rPr>
            </w:pPr>
            <w:r>
              <w:rPr>
                <w:rFonts w:hint="eastAsia" w:ascii="仿宋" w:hAnsi="仿宋" w:eastAsia="仿宋" w:cs="仿宋"/>
                <w:sz w:val="24"/>
              </w:rPr>
              <w:t>一次不合要求扣1分</w:t>
            </w:r>
          </w:p>
        </w:tc>
        <w:tc>
          <w:tcPr>
            <w:tcW w:w="531" w:type="pct"/>
            <w:vMerge w:val="continue"/>
            <w:vAlign w:val="center"/>
          </w:tcPr>
          <w:p w14:paraId="2686706E">
            <w:pPr>
              <w:adjustRightInd w:val="0"/>
              <w:snapToGrid w:val="0"/>
              <w:rPr>
                <w:rFonts w:hint="eastAsia" w:ascii="仿宋" w:hAnsi="仿宋" w:eastAsia="仿宋" w:cs="仿宋"/>
                <w:sz w:val="24"/>
              </w:rPr>
            </w:pPr>
          </w:p>
        </w:tc>
      </w:tr>
      <w:tr w14:paraId="0EC83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275" w:type="pct"/>
            <w:vMerge w:val="continue"/>
            <w:vAlign w:val="center"/>
          </w:tcPr>
          <w:p w14:paraId="2CAF0D3E">
            <w:pPr>
              <w:adjustRightInd w:val="0"/>
              <w:snapToGrid w:val="0"/>
              <w:jc w:val="center"/>
              <w:rPr>
                <w:rFonts w:hint="eastAsia" w:ascii="仿宋" w:hAnsi="仿宋" w:eastAsia="仿宋" w:cs="仿宋"/>
                <w:sz w:val="24"/>
              </w:rPr>
            </w:pPr>
          </w:p>
        </w:tc>
        <w:tc>
          <w:tcPr>
            <w:tcW w:w="922" w:type="pct"/>
            <w:vMerge w:val="continue"/>
            <w:vAlign w:val="center"/>
          </w:tcPr>
          <w:p w14:paraId="19966C7C">
            <w:pPr>
              <w:adjustRightInd w:val="0"/>
              <w:snapToGrid w:val="0"/>
              <w:jc w:val="center"/>
              <w:rPr>
                <w:rFonts w:hint="eastAsia" w:ascii="仿宋" w:hAnsi="仿宋" w:eastAsia="仿宋" w:cs="仿宋"/>
                <w:sz w:val="24"/>
              </w:rPr>
            </w:pPr>
          </w:p>
        </w:tc>
        <w:tc>
          <w:tcPr>
            <w:tcW w:w="2064" w:type="pct"/>
            <w:vAlign w:val="center"/>
          </w:tcPr>
          <w:p w14:paraId="5AF92668">
            <w:pPr>
              <w:adjustRightInd w:val="0"/>
              <w:snapToGrid w:val="0"/>
              <w:rPr>
                <w:rFonts w:hint="eastAsia" w:ascii="仿宋" w:hAnsi="仿宋" w:eastAsia="仿宋" w:cs="仿宋"/>
                <w:sz w:val="24"/>
              </w:rPr>
            </w:pPr>
            <w:r>
              <w:rPr>
                <w:rFonts w:hint="eastAsia" w:ascii="仿宋" w:hAnsi="仿宋" w:eastAsia="仿宋" w:cs="仿宋"/>
                <w:sz w:val="24"/>
              </w:rPr>
              <w:t>7.3各种管理台帐健全。各种物业管理资料齐备，条目清晰，标识齐全，分类明确，易于查找。</w:t>
            </w:r>
          </w:p>
        </w:tc>
        <w:tc>
          <w:tcPr>
            <w:tcW w:w="1207" w:type="pct"/>
            <w:vAlign w:val="center"/>
          </w:tcPr>
          <w:p w14:paraId="4B770086">
            <w:pPr>
              <w:adjustRightInd w:val="0"/>
              <w:snapToGrid w:val="0"/>
              <w:rPr>
                <w:rFonts w:hint="eastAsia" w:ascii="仿宋" w:hAnsi="仿宋" w:eastAsia="仿宋" w:cs="仿宋"/>
                <w:sz w:val="24"/>
              </w:rPr>
            </w:pPr>
            <w:r>
              <w:rPr>
                <w:rFonts w:hint="eastAsia" w:ascii="仿宋" w:hAnsi="仿宋" w:eastAsia="仿宋" w:cs="仿宋"/>
                <w:sz w:val="24"/>
              </w:rPr>
              <w:t>因工作不力视后果扣分（1分起）</w:t>
            </w:r>
          </w:p>
        </w:tc>
        <w:tc>
          <w:tcPr>
            <w:tcW w:w="531" w:type="pct"/>
            <w:vMerge w:val="continue"/>
            <w:vAlign w:val="center"/>
          </w:tcPr>
          <w:p w14:paraId="3B92F661">
            <w:pPr>
              <w:adjustRightInd w:val="0"/>
              <w:snapToGrid w:val="0"/>
              <w:rPr>
                <w:rFonts w:hint="eastAsia" w:ascii="仿宋" w:hAnsi="仿宋" w:eastAsia="仿宋" w:cs="仿宋"/>
                <w:sz w:val="24"/>
              </w:rPr>
            </w:pPr>
          </w:p>
        </w:tc>
      </w:tr>
      <w:tr w14:paraId="12F9A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275" w:type="pct"/>
            <w:vMerge w:val="continue"/>
            <w:vAlign w:val="center"/>
          </w:tcPr>
          <w:p w14:paraId="16495DFD">
            <w:pPr>
              <w:adjustRightInd w:val="0"/>
              <w:snapToGrid w:val="0"/>
              <w:jc w:val="center"/>
              <w:rPr>
                <w:rFonts w:hint="eastAsia" w:ascii="仿宋" w:hAnsi="仿宋" w:eastAsia="仿宋" w:cs="仿宋"/>
                <w:sz w:val="24"/>
              </w:rPr>
            </w:pPr>
          </w:p>
        </w:tc>
        <w:tc>
          <w:tcPr>
            <w:tcW w:w="922" w:type="pct"/>
            <w:vMerge w:val="continue"/>
            <w:vAlign w:val="center"/>
          </w:tcPr>
          <w:p w14:paraId="0D3CAF58">
            <w:pPr>
              <w:adjustRightInd w:val="0"/>
              <w:snapToGrid w:val="0"/>
              <w:jc w:val="center"/>
              <w:rPr>
                <w:rFonts w:hint="eastAsia" w:ascii="仿宋" w:hAnsi="仿宋" w:eastAsia="仿宋" w:cs="仿宋"/>
                <w:sz w:val="24"/>
              </w:rPr>
            </w:pPr>
          </w:p>
        </w:tc>
        <w:tc>
          <w:tcPr>
            <w:tcW w:w="2064" w:type="pct"/>
            <w:vAlign w:val="center"/>
          </w:tcPr>
          <w:p w14:paraId="6BC8E405">
            <w:pPr>
              <w:adjustRightInd w:val="0"/>
              <w:snapToGrid w:val="0"/>
              <w:rPr>
                <w:rFonts w:hint="eastAsia" w:ascii="仿宋" w:hAnsi="仿宋" w:eastAsia="仿宋" w:cs="仿宋"/>
                <w:sz w:val="24"/>
              </w:rPr>
            </w:pPr>
            <w:r>
              <w:rPr>
                <w:rFonts w:hint="eastAsia" w:ascii="仿宋" w:hAnsi="仿宋" w:eastAsia="仿宋" w:cs="仿宋"/>
                <w:sz w:val="24"/>
              </w:rPr>
              <w:t>7.4采用电脑资料、文字资料、磁盘记录资料、图表图片资料等多种形式的文档储存方式管理档案资料。</w:t>
            </w:r>
          </w:p>
        </w:tc>
        <w:tc>
          <w:tcPr>
            <w:tcW w:w="1207" w:type="pct"/>
            <w:vAlign w:val="center"/>
          </w:tcPr>
          <w:p w14:paraId="6F7823A2">
            <w:pPr>
              <w:adjustRightInd w:val="0"/>
              <w:snapToGrid w:val="0"/>
              <w:rPr>
                <w:rFonts w:hint="eastAsia" w:ascii="仿宋" w:hAnsi="仿宋" w:eastAsia="仿宋" w:cs="仿宋"/>
                <w:sz w:val="24"/>
              </w:rPr>
            </w:pPr>
            <w:r>
              <w:rPr>
                <w:rFonts w:hint="eastAsia" w:ascii="仿宋" w:hAnsi="仿宋" w:eastAsia="仿宋" w:cs="仿宋"/>
                <w:sz w:val="24"/>
              </w:rPr>
              <w:t>一次不合要求扣0.5分</w:t>
            </w:r>
          </w:p>
        </w:tc>
        <w:tc>
          <w:tcPr>
            <w:tcW w:w="531" w:type="pct"/>
            <w:vMerge w:val="continue"/>
            <w:vAlign w:val="center"/>
          </w:tcPr>
          <w:p w14:paraId="52F162F5">
            <w:pPr>
              <w:adjustRightInd w:val="0"/>
              <w:snapToGrid w:val="0"/>
              <w:rPr>
                <w:rFonts w:hint="eastAsia" w:ascii="仿宋" w:hAnsi="仿宋" w:eastAsia="仿宋" w:cs="仿宋"/>
                <w:sz w:val="24"/>
              </w:rPr>
            </w:pPr>
          </w:p>
        </w:tc>
      </w:tr>
      <w:tr w14:paraId="7C191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275" w:type="pct"/>
            <w:vMerge w:val="continue"/>
            <w:vAlign w:val="center"/>
          </w:tcPr>
          <w:p w14:paraId="10F4A68E">
            <w:pPr>
              <w:adjustRightInd w:val="0"/>
              <w:snapToGrid w:val="0"/>
              <w:jc w:val="center"/>
              <w:rPr>
                <w:rFonts w:hint="eastAsia" w:ascii="仿宋" w:hAnsi="仿宋" w:eastAsia="仿宋" w:cs="仿宋"/>
                <w:sz w:val="24"/>
              </w:rPr>
            </w:pPr>
          </w:p>
        </w:tc>
        <w:tc>
          <w:tcPr>
            <w:tcW w:w="922" w:type="pct"/>
            <w:vMerge w:val="continue"/>
            <w:vAlign w:val="center"/>
          </w:tcPr>
          <w:p w14:paraId="533C2688">
            <w:pPr>
              <w:adjustRightInd w:val="0"/>
              <w:snapToGrid w:val="0"/>
              <w:jc w:val="center"/>
              <w:rPr>
                <w:rFonts w:hint="eastAsia" w:ascii="仿宋" w:hAnsi="仿宋" w:eastAsia="仿宋" w:cs="仿宋"/>
                <w:sz w:val="24"/>
              </w:rPr>
            </w:pPr>
          </w:p>
        </w:tc>
        <w:tc>
          <w:tcPr>
            <w:tcW w:w="2064" w:type="pct"/>
            <w:vAlign w:val="center"/>
          </w:tcPr>
          <w:p w14:paraId="1DEB1243">
            <w:pPr>
              <w:adjustRightInd w:val="0"/>
              <w:snapToGrid w:val="0"/>
              <w:rPr>
                <w:rFonts w:hint="eastAsia" w:ascii="仿宋" w:hAnsi="仿宋" w:eastAsia="仿宋" w:cs="仿宋"/>
                <w:sz w:val="24"/>
              </w:rPr>
            </w:pPr>
            <w:r>
              <w:rPr>
                <w:rFonts w:hint="eastAsia" w:ascii="仿宋" w:hAnsi="仿宋" w:eastAsia="仿宋" w:cs="仿宋"/>
                <w:sz w:val="24"/>
              </w:rPr>
              <w:t>7．5绝对保证档案资料的安全性和必要的保密性。</w:t>
            </w:r>
          </w:p>
        </w:tc>
        <w:tc>
          <w:tcPr>
            <w:tcW w:w="1207" w:type="pct"/>
            <w:vAlign w:val="center"/>
          </w:tcPr>
          <w:p w14:paraId="6E29DB1E">
            <w:pPr>
              <w:adjustRightInd w:val="0"/>
              <w:snapToGrid w:val="0"/>
              <w:rPr>
                <w:rFonts w:hint="eastAsia" w:ascii="仿宋" w:hAnsi="仿宋" w:eastAsia="仿宋" w:cs="仿宋"/>
                <w:sz w:val="24"/>
              </w:rPr>
            </w:pPr>
            <w:r>
              <w:rPr>
                <w:rFonts w:hint="eastAsia" w:ascii="仿宋" w:hAnsi="仿宋" w:eastAsia="仿宋" w:cs="仿宋"/>
                <w:sz w:val="24"/>
              </w:rPr>
              <w:t>因工作不力视后果扣分（1分起）</w:t>
            </w:r>
          </w:p>
        </w:tc>
        <w:tc>
          <w:tcPr>
            <w:tcW w:w="531" w:type="pct"/>
            <w:vAlign w:val="center"/>
          </w:tcPr>
          <w:p w14:paraId="1A318078">
            <w:pPr>
              <w:adjustRightInd w:val="0"/>
              <w:snapToGrid w:val="0"/>
              <w:rPr>
                <w:rFonts w:hint="eastAsia" w:ascii="仿宋" w:hAnsi="仿宋" w:eastAsia="仿宋" w:cs="仿宋"/>
                <w:sz w:val="24"/>
              </w:rPr>
            </w:pPr>
          </w:p>
        </w:tc>
      </w:tr>
      <w:tr w14:paraId="68AE8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275" w:type="pct"/>
            <w:vMerge w:val="restart"/>
            <w:vAlign w:val="center"/>
          </w:tcPr>
          <w:p w14:paraId="20C6FE3D">
            <w:pPr>
              <w:adjustRightInd w:val="0"/>
              <w:snapToGrid w:val="0"/>
              <w:jc w:val="center"/>
              <w:rPr>
                <w:rFonts w:hint="eastAsia" w:ascii="仿宋" w:hAnsi="仿宋" w:eastAsia="仿宋" w:cs="仿宋"/>
                <w:sz w:val="24"/>
              </w:rPr>
            </w:pPr>
            <w:r>
              <w:rPr>
                <w:rFonts w:hint="eastAsia" w:ascii="仿宋" w:hAnsi="仿宋" w:eastAsia="仿宋" w:cs="仿宋"/>
                <w:sz w:val="24"/>
              </w:rPr>
              <w:t>8</w:t>
            </w:r>
          </w:p>
        </w:tc>
        <w:tc>
          <w:tcPr>
            <w:tcW w:w="922" w:type="pct"/>
            <w:vMerge w:val="restart"/>
            <w:vAlign w:val="center"/>
          </w:tcPr>
          <w:p w14:paraId="69BBADB6">
            <w:pPr>
              <w:adjustRightInd w:val="0"/>
              <w:snapToGrid w:val="0"/>
              <w:jc w:val="center"/>
              <w:rPr>
                <w:rFonts w:hint="eastAsia" w:ascii="仿宋" w:hAnsi="仿宋" w:eastAsia="仿宋" w:cs="仿宋"/>
                <w:sz w:val="24"/>
              </w:rPr>
            </w:pPr>
            <w:r>
              <w:rPr>
                <w:rFonts w:hint="eastAsia" w:ascii="仿宋" w:hAnsi="仿宋" w:eastAsia="仿宋" w:cs="仿宋"/>
                <w:sz w:val="24"/>
              </w:rPr>
              <w:t>清洁管理</w:t>
            </w:r>
          </w:p>
          <w:p w14:paraId="1C443341">
            <w:pPr>
              <w:adjustRightInd w:val="0"/>
              <w:snapToGrid w:val="0"/>
              <w:jc w:val="center"/>
              <w:rPr>
                <w:rFonts w:hint="eastAsia" w:ascii="仿宋" w:hAnsi="仿宋" w:eastAsia="仿宋" w:cs="仿宋"/>
                <w:sz w:val="24"/>
              </w:rPr>
            </w:pPr>
            <w:r>
              <w:rPr>
                <w:rFonts w:hint="eastAsia" w:ascii="仿宋" w:hAnsi="仿宋" w:eastAsia="仿宋" w:cs="仿宋"/>
                <w:sz w:val="24"/>
              </w:rPr>
              <w:t>（共15分）</w:t>
            </w:r>
          </w:p>
        </w:tc>
        <w:tc>
          <w:tcPr>
            <w:tcW w:w="2064" w:type="pct"/>
            <w:vAlign w:val="center"/>
          </w:tcPr>
          <w:p w14:paraId="33D22137">
            <w:pPr>
              <w:adjustRightInd w:val="0"/>
              <w:snapToGrid w:val="0"/>
              <w:rPr>
                <w:rFonts w:hint="eastAsia" w:ascii="仿宋" w:hAnsi="仿宋" w:eastAsia="仿宋" w:cs="仿宋"/>
                <w:sz w:val="24"/>
              </w:rPr>
            </w:pPr>
            <w:r>
              <w:rPr>
                <w:rFonts w:hint="eastAsia" w:ascii="仿宋" w:hAnsi="仿宋" w:eastAsia="仿宋" w:cs="仿宋"/>
                <w:sz w:val="24"/>
              </w:rPr>
              <w:t>8．1负责做好学校范围内所有建筑物、设施的公共区域的卫生清洁、保洁与管理，控制和减少学校人为污染现象。</w:t>
            </w:r>
          </w:p>
        </w:tc>
        <w:tc>
          <w:tcPr>
            <w:tcW w:w="1207" w:type="pct"/>
            <w:vAlign w:val="center"/>
          </w:tcPr>
          <w:p w14:paraId="5A982409">
            <w:pPr>
              <w:adjustRightInd w:val="0"/>
              <w:snapToGrid w:val="0"/>
              <w:rPr>
                <w:rFonts w:hint="eastAsia" w:ascii="仿宋" w:hAnsi="仿宋" w:eastAsia="仿宋" w:cs="仿宋"/>
                <w:sz w:val="24"/>
              </w:rPr>
            </w:pPr>
            <w:r>
              <w:rPr>
                <w:rFonts w:hint="eastAsia" w:ascii="仿宋" w:hAnsi="仿宋" w:eastAsia="仿宋" w:cs="仿宋"/>
                <w:sz w:val="24"/>
              </w:rPr>
              <w:t>因工作不力视后果扣分（1分起）</w:t>
            </w:r>
          </w:p>
        </w:tc>
        <w:tc>
          <w:tcPr>
            <w:tcW w:w="531" w:type="pct"/>
            <w:vAlign w:val="center"/>
          </w:tcPr>
          <w:p w14:paraId="31822582">
            <w:pPr>
              <w:adjustRightInd w:val="0"/>
              <w:snapToGrid w:val="0"/>
              <w:rPr>
                <w:rFonts w:hint="eastAsia" w:ascii="仿宋" w:hAnsi="仿宋" w:eastAsia="仿宋" w:cs="仿宋"/>
                <w:sz w:val="24"/>
              </w:rPr>
            </w:pPr>
          </w:p>
        </w:tc>
      </w:tr>
      <w:tr w14:paraId="7762F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275" w:type="pct"/>
            <w:vMerge w:val="continue"/>
            <w:vAlign w:val="center"/>
          </w:tcPr>
          <w:p w14:paraId="7FBDC198">
            <w:pPr>
              <w:adjustRightInd w:val="0"/>
              <w:snapToGrid w:val="0"/>
              <w:jc w:val="center"/>
              <w:rPr>
                <w:rFonts w:hint="eastAsia" w:ascii="仿宋" w:hAnsi="仿宋" w:eastAsia="仿宋" w:cs="仿宋"/>
                <w:sz w:val="24"/>
              </w:rPr>
            </w:pPr>
          </w:p>
        </w:tc>
        <w:tc>
          <w:tcPr>
            <w:tcW w:w="922" w:type="pct"/>
            <w:vMerge w:val="continue"/>
            <w:vAlign w:val="center"/>
          </w:tcPr>
          <w:p w14:paraId="764E40B1">
            <w:pPr>
              <w:adjustRightInd w:val="0"/>
              <w:snapToGrid w:val="0"/>
              <w:jc w:val="center"/>
              <w:rPr>
                <w:rFonts w:hint="eastAsia" w:ascii="仿宋" w:hAnsi="仿宋" w:eastAsia="仿宋" w:cs="仿宋"/>
                <w:sz w:val="24"/>
              </w:rPr>
            </w:pPr>
          </w:p>
        </w:tc>
        <w:tc>
          <w:tcPr>
            <w:tcW w:w="2064" w:type="pct"/>
            <w:vAlign w:val="center"/>
          </w:tcPr>
          <w:p w14:paraId="1A48ABBD">
            <w:pPr>
              <w:adjustRightInd w:val="0"/>
              <w:snapToGrid w:val="0"/>
              <w:rPr>
                <w:rFonts w:hint="eastAsia" w:ascii="仿宋" w:hAnsi="仿宋" w:eastAsia="仿宋" w:cs="仿宋"/>
                <w:sz w:val="24"/>
              </w:rPr>
            </w:pPr>
            <w:r>
              <w:rPr>
                <w:rFonts w:hint="eastAsia" w:ascii="仿宋" w:hAnsi="仿宋" w:eastAsia="仿宋" w:cs="仿宋"/>
                <w:sz w:val="24"/>
              </w:rPr>
              <w:t>8．2每日定期进行学校及周边垃圾清理四次，垃圾收集清运必须实行袋装化收集清运至收集点处理。做到学校区域及周边区域无明显生活、杂物、无腐烂物、污染物等。</w:t>
            </w:r>
          </w:p>
        </w:tc>
        <w:tc>
          <w:tcPr>
            <w:tcW w:w="1207" w:type="pct"/>
            <w:vAlign w:val="center"/>
          </w:tcPr>
          <w:p w14:paraId="6D4AD317">
            <w:pPr>
              <w:adjustRightInd w:val="0"/>
              <w:snapToGrid w:val="0"/>
              <w:rPr>
                <w:rFonts w:hint="eastAsia" w:ascii="仿宋" w:hAnsi="仿宋" w:eastAsia="仿宋" w:cs="仿宋"/>
                <w:sz w:val="24"/>
              </w:rPr>
            </w:pPr>
            <w:r>
              <w:rPr>
                <w:rFonts w:hint="eastAsia" w:ascii="仿宋" w:hAnsi="仿宋" w:eastAsia="仿宋" w:cs="仿宋"/>
                <w:sz w:val="24"/>
              </w:rPr>
              <w:t>一次不合要求扣5分</w:t>
            </w:r>
          </w:p>
        </w:tc>
        <w:tc>
          <w:tcPr>
            <w:tcW w:w="531" w:type="pct"/>
            <w:vAlign w:val="center"/>
          </w:tcPr>
          <w:p w14:paraId="70734E82">
            <w:pPr>
              <w:adjustRightInd w:val="0"/>
              <w:snapToGrid w:val="0"/>
              <w:rPr>
                <w:rFonts w:hint="eastAsia" w:ascii="仿宋" w:hAnsi="仿宋" w:eastAsia="仿宋" w:cs="仿宋"/>
                <w:sz w:val="24"/>
              </w:rPr>
            </w:pPr>
          </w:p>
        </w:tc>
      </w:tr>
      <w:tr w14:paraId="5AA3D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275" w:type="pct"/>
            <w:vMerge w:val="continue"/>
            <w:vAlign w:val="center"/>
          </w:tcPr>
          <w:p w14:paraId="420182F9">
            <w:pPr>
              <w:adjustRightInd w:val="0"/>
              <w:snapToGrid w:val="0"/>
              <w:jc w:val="center"/>
              <w:rPr>
                <w:rFonts w:hint="eastAsia" w:ascii="仿宋" w:hAnsi="仿宋" w:eastAsia="仿宋" w:cs="仿宋"/>
                <w:sz w:val="24"/>
              </w:rPr>
            </w:pPr>
          </w:p>
        </w:tc>
        <w:tc>
          <w:tcPr>
            <w:tcW w:w="922" w:type="pct"/>
            <w:vMerge w:val="continue"/>
            <w:vAlign w:val="center"/>
          </w:tcPr>
          <w:p w14:paraId="2C1599ED">
            <w:pPr>
              <w:adjustRightInd w:val="0"/>
              <w:snapToGrid w:val="0"/>
              <w:jc w:val="center"/>
              <w:rPr>
                <w:rFonts w:hint="eastAsia" w:ascii="仿宋" w:hAnsi="仿宋" w:eastAsia="仿宋" w:cs="仿宋"/>
                <w:sz w:val="24"/>
              </w:rPr>
            </w:pPr>
          </w:p>
        </w:tc>
        <w:tc>
          <w:tcPr>
            <w:tcW w:w="2064" w:type="pct"/>
            <w:vAlign w:val="center"/>
          </w:tcPr>
          <w:p w14:paraId="7F097AC1">
            <w:pPr>
              <w:adjustRightInd w:val="0"/>
              <w:snapToGrid w:val="0"/>
              <w:rPr>
                <w:rFonts w:hint="eastAsia" w:ascii="仿宋" w:hAnsi="仿宋" w:eastAsia="仿宋" w:cs="仿宋"/>
                <w:sz w:val="24"/>
              </w:rPr>
            </w:pPr>
            <w:r>
              <w:rPr>
                <w:rFonts w:hint="eastAsia" w:ascii="仿宋" w:hAnsi="仿宋" w:eastAsia="仿宋" w:cs="仿宋"/>
                <w:sz w:val="24"/>
              </w:rPr>
              <w:t>8．3定期开展除“四害”、白蚁防治及卫生消杀工作，严格按照上级有关部门规定进行定期的防疫消杀工作，在流行性传染病高发期或爆发期以及春夏孽蚊滋生季节要严格按主管方或上级有关部门要求组织消杀。</w:t>
            </w:r>
          </w:p>
        </w:tc>
        <w:tc>
          <w:tcPr>
            <w:tcW w:w="1207" w:type="pct"/>
            <w:vAlign w:val="center"/>
          </w:tcPr>
          <w:p w14:paraId="43F1C12F">
            <w:pPr>
              <w:adjustRightInd w:val="0"/>
              <w:snapToGrid w:val="0"/>
              <w:rPr>
                <w:rFonts w:hint="eastAsia" w:ascii="仿宋" w:hAnsi="仿宋" w:eastAsia="仿宋" w:cs="仿宋"/>
                <w:sz w:val="24"/>
              </w:rPr>
            </w:pPr>
            <w:r>
              <w:rPr>
                <w:rFonts w:hint="eastAsia" w:ascii="仿宋" w:hAnsi="仿宋" w:eastAsia="仿宋" w:cs="仿宋"/>
                <w:sz w:val="24"/>
              </w:rPr>
              <w:t>因工作不力视后果扣分（1分起）</w:t>
            </w:r>
          </w:p>
        </w:tc>
        <w:tc>
          <w:tcPr>
            <w:tcW w:w="531" w:type="pct"/>
            <w:vAlign w:val="center"/>
          </w:tcPr>
          <w:p w14:paraId="29ED8B5B">
            <w:pPr>
              <w:adjustRightInd w:val="0"/>
              <w:snapToGrid w:val="0"/>
              <w:rPr>
                <w:rFonts w:hint="eastAsia" w:ascii="仿宋" w:hAnsi="仿宋" w:eastAsia="仿宋" w:cs="仿宋"/>
                <w:sz w:val="24"/>
              </w:rPr>
            </w:pPr>
          </w:p>
        </w:tc>
      </w:tr>
      <w:tr w14:paraId="7F498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275" w:type="pct"/>
            <w:vMerge w:val="continue"/>
            <w:vAlign w:val="center"/>
          </w:tcPr>
          <w:p w14:paraId="228D38F6">
            <w:pPr>
              <w:adjustRightInd w:val="0"/>
              <w:snapToGrid w:val="0"/>
              <w:jc w:val="center"/>
              <w:rPr>
                <w:rFonts w:hint="eastAsia" w:ascii="仿宋" w:hAnsi="仿宋" w:eastAsia="仿宋" w:cs="仿宋"/>
                <w:sz w:val="24"/>
              </w:rPr>
            </w:pPr>
          </w:p>
        </w:tc>
        <w:tc>
          <w:tcPr>
            <w:tcW w:w="922" w:type="pct"/>
            <w:vMerge w:val="continue"/>
            <w:vAlign w:val="center"/>
          </w:tcPr>
          <w:p w14:paraId="140818C8">
            <w:pPr>
              <w:adjustRightInd w:val="0"/>
              <w:snapToGrid w:val="0"/>
              <w:jc w:val="center"/>
              <w:rPr>
                <w:rFonts w:hint="eastAsia" w:ascii="仿宋" w:hAnsi="仿宋" w:eastAsia="仿宋" w:cs="仿宋"/>
                <w:sz w:val="24"/>
              </w:rPr>
            </w:pPr>
          </w:p>
        </w:tc>
        <w:tc>
          <w:tcPr>
            <w:tcW w:w="2064" w:type="pct"/>
            <w:vAlign w:val="center"/>
          </w:tcPr>
          <w:p w14:paraId="09ECD98A">
            <w:pPr>
              <w:adjustRightInd w:val="0"/>
              <w:snapToGrid w:val="0"/>
              <w:rPr>
                <w:rFonts w:hint="eastAsia" w:ascii="仿宋" w:hAnsi="仿宋" w:eastAsia="仿宋" w:cs="仿宋"/>
                <w:sz w:val="24"/>
              </w:rPr>
            </w:pPr>
            <w:r>
              <w:rPr>
                <w:rFonts w:hint="eastAsia" w:ascii="仿宋" w:hAnsi="仿宋" w:eastAsia="仿宋" w:cs="仿宋"/>
                <w:sz w:val="24"/>
              </w:rPr>
              <w:t>8．4配合做好学校参观活动、学校考察等时间或重大活动期间的清洁服务保障，进行专项学校环境清洁工作，费用由中标单位承担。</w:t>
            </w:r>
          </w:p>
        </w:tc>
        <w:tc>
          <w:tcPr>
            <w:tcW w:w="1207" w:type="pct"/>
            <w:vAlign w:val="center"/>
          </w:tcPr>
          <w:p w14:paraId="613F9292">
            <w:pPr>
              <w:adjustRightInd w:val="0"/>
              <w:snapToGrid w:val="0"/>
              <w:rPr>
                <w:rFonts w:hint="eastAsia" w:ascii="仿宋" w:hAnsi="仿宋" w:eastAsia="仿宋" w:cs="仿宋"/>
                <w:sz w:val="24"/>
              </w:rPr>
            </w:pPr>
            <w:r>
              <w:rPr>
                <w:rFonts w:hint="eastAsia" w:ascii="仿宋" w:hAnsi="仿宋" w:eastAsia="仿宋" w:cs="仿宋"/>
                <w:sz w:val="24"/>
              </w:rPr>
              <w:t>一次不合要求扣3分</w:t>
            </w:r>
          </w:p>
        </w:tc>
        <w:tc>
          <w:tcPr>
            <w:tcW w:w="531" w:type="pct"/>
            <w:vAlign w:val="center"/>
          </w:tcPr>
          <w:p w14:paraId="030D2534">
            <w:pPr>
              <w:adjustRightInd w:val="0"/>
              <w:snapToGrid w:val="0"/>
              <w:rPr>
                <w:rFonts w:hint="eastAsia" w:ascii="仿宋" w:hAnsi="仿宋" w:eastAsia="仿宋" w:cs="仿宋"/>
                <w:sz w:val="24"/>
              </w:rPr>
            </w:pPr>
          </w:p>
        </w:tc>
      </w:tr>
      <w:tr w14:paraId="5B0B3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275" w:type="pct"/>
            <w:vMerge w:val="continue"/>
            <w:vAlign w:val="center"/>
          </w:tcPr>
          <w:p w14:paraId="2992EBED">
            <w:pPr>
              <w:adjustRightInd w:val="0"/>
              <w:snapToGrid w:val="0"/>
              <w:jc w:val="center"/>
              <w:rPr>
                <w:rFonts w:hint="eastAsia" w:ascii="仿宋" w:hAnsi="仿宋" w:eastAsia="仿宋" w:cs="仿宋"/>
                <w:sz w:val="24"/>
              </w:rPr>
            </w:pPr>
          </w:p>
        </w:tc>
        <w:tc>
          <w:tcPr>
            <w:tcW w:w="922" w:type="pct"/>
            <w:vMerge w:val="continue"/>
            <w:vAlign w:val="center"/>
          </w:tcPr>
          <w:p w14:paraId="0E369996">
            <w:pPr>
              <w:adjustRightInd w:val="0"/>
              <w:snapToGrid w:val="0"/>
              <w:jc w:val="center"/>
              <w:rPr>
                <w:rFonts w:hint="eastAsia" w:ascii="仿宋" w:hAnsi="仿宋" w:eastAsia="仿宋" w:cs="仿宋"/>
                <w:sz w:val="24"/>
              </w:rPr>
            </w:pPr>
          </w:p>
        </w:tc>
        <w:tc>
          <w:tcPr>
            <w:tcW w:w="2064" w:type="pct"/>
            <w:vAlign w:val="center"/>
          </w:tcPr>
          <w:p w14:paraId="08D636A2">
            <w:pPr>
              <w:adjustRightInd w:val="0"/>
              <w:snapToGrid w:val="0"/>
              <w:rPr>
                <w:rFonts w:hint="eastAsia" w:ascii="仿宋" w:hAnsi="仿宋" w:eastAsia="仿宋" w:cs="仿宋"/>
                <w:sz w:val="24"/>
              </w:rPr>
            </w:pPr>
            <w:r>
              <w:rPr>
                <w:rFonts w:hint="eastAsia" w:ascii="仿宋" w:hAnsi="仿宋" w:eastAsia="仿宋" w:cs="仿宋"/>
                <w:sz w:val="24"/>
              </w:rPr>
              <w:t>8．5环境卫生、消杀达标</w:t>
            </w:r>
          </w:p>
        </w:tc>
        <w:tc>
          <w:tcPr>
            <w:tcW w:w="1207" w:type="pct"/>
            <w:vAlign w:val="center"/>
          </w:tcPr>
          <w:p w14:paraId="1802F2F1">
            <w:pPr>
              <w:adjustRightInd w:val="0"/>
              <w:snapToGrid w:val="0"/>
              <w:rPr>
                <w:rFonts w:hint="eastAsia" w:ascii="仿宋" w:hAnsi="仿宋" w:eastAsia="仿宋" w:cs="仿宋"/>
                <w:sz w:val="24"/>
              </w:rPr>
            </w:pPr>
            <w:r>
              <w:rPr>
                <w:rFonts w:hint="eastAsia" w:ascii="仿宋" w:hAnsi="仿宋" w:eastAsia="仿宋" w:cs="仿宋"/>
                <w:sz w:val="24"/>
              </w:rPr>
              <w:t>主管部门检杳不合格该项不得分</w:t>
            </w:r>
          </w:p>
        </w:tc>
        <w:tc>
          <w:tcPr>
            <w:tcW w:w="531" w:type="pct"/>
            <w:vAlign w:val="center"/>
          </w:tcPr>
          <w:p w14:paraId="2E0D2D5C">
            <w:pPr>
              <w:adjustRightInd w:val="0"/>
              <w:snapToGrid w:val="0"/>
              <w:rPr>
                <w:rFonts w:hint="eastAsia" w:ascii="仿宋" w:hAnsi="仿宋" w:eastAsia="仿宋" w:cs="仿宋"/>
                <w:sz w:val="24"/>
              </w:rPr>
            </w:pPr>
          </w:p>
        </w:tc>
      </w:tr>
      <w:tr w14:paraId="1E0E1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275" w:type="pct"/>
            <w:vAlign w:val="center"/>
          </w:tcPr>
          <w:p w14:paraId="78599E59">
            <w:pPr>
              <w:adjustRightInd w:val="0"/>
              <w:snapToGrid w:val="0"/>
              <w:jc w:val="center"/>
              <w:rPr>
                <w:rFonts w:hint="eastAsia" w:ascii="仿宋" w:hAnsi="仿宋" w:eastAsia="仿宋" w:cs="仿宋"/>
                <w:sz w:val="24"/>
              </w:rPr>
            </w:pPr>
            <w:r>
              <w:rPr>
                <w:rFonts w:hint="eastAsia" w:ascii="仿宋" w:hAnsi="仿宋" w:eastAsia="仿宋" w:cs="仿宋"/>
                <w:sz w:val="24"/>
              </w:rPr>
              <w:t>9</w:t>
            </w:r>
          </w:p>
        </w:tc>
        <w:tc>
          <w:tcPr>
            <w:tcW w:w="922" w:type="pct"/>
            <w:vAlign w:val="center"/>
          </w:tcPr>
          <w:p w14:paraId="0D0659B3">
            <w:pPr>
              <w:adjustRightInd w:val="0"/>
              <w:snapToGrid w:val="0"/>
              <w:jc w:val="center"/>
              <w:rPr>
                <w:rFonts w:hint="eastAsia" w:ascii="仿宋" w:hAnsi="仿宋" w:eastAsia="仿宋" w:cs="仿宋"/>
                <w:sz w:val="24"/>
              </w:rPr>
            </w:pPr>
            <w:r>
              <w:rPr>
                <w:rFonts w:hint="eastAsia" w:ascii="仿宋" w:hAnsi="仿宋" w:eastAsia="仿宋" w:cs="仿宋"/>
                <w:sz w:val="24"/>
              </w:rPr>
              <w:t>应急处置</w:t>
            </w:r>
          </w:p>
          <w:p w14:paraId="33818BC2">
            <w:pPr>
              <w:adjustRightInd w:val="0"/>
              <w:snapToGrid w:val="0"/>
              <w:jc w:val="center"/>
              <w:rPr>
                <w:rFonts w:hint="eastAsia" w:ascii="仿宋" w:hAnsi="仿宋" w:eastAsia="仿宋" w:cs="仿宋"/>
                <w:sz w:val="24"/>
              </w:rPr>
            </w:pPr>
            <w:r>
              <w:rPr>
                <w:rFonts w:hint="eastAsia" w:ascii="仿宋" w:hAnsi="仿宋" w:eastAsia="仿宋" w:cs="仿宋"/>
                <w:sz w:val="24"/>
              </w:rPr>
              <w:t>（共5分）</w:t>
            </w:r>
          </w:p>
        </w:tc>
        <w:tc>
          <w:tcPr>
            <w:tcW w:w="2064" w:type="pct"/>
            <w:vAlign w:val="center"/>
          </w:tcPr>
          <w:p w14:paraId="723F7B50">
            <w:pPr>
              <w:adjustRightInd w:val="0"/>
              <w:snapToGrid w:val="0"/>
              <w:rPr>
                <w:rFonts w:hint="eastAsia" w:ascii="仿宋" w:hAnsi="仿宋" w:eastAsia="仿宋" w:cs="仿宋"/>
                <w:sz w:val="24"/>
              </w:rPr>
            </w:pPr>
            <w:r>
              <w:rPr>
                <w:rFonts w:hint="eastAsia" w:ascii="仿宋" w:hAnsi="仿宋" w:eastAsia="仿宋" w:cs="仿宋"/>
                <w:sz w:val="24"/>
              </w:rPr>
              <w:t>遇有治安、火灾、自然灾害、公共事件按学校应急预案要求能在10分钟内到达现场处置事件。</w:t>
            </w:r>
          </w:p>
        </w:tc>
        <w:tc>
          <w:tcPr>
            <w:tcW w:w="1207" w:type="pct"/>
            <w:vAlign w:val="center"/>
          </w:tcPr>
          <w:p w14:paraId="26AE8621">
            <w:pPr>
              <w:adjustRightInd w:val="0"/>
              <w:snapToGrid w:val="0"/>
              <w:rPr>
                <w:rFonts w:hint="eastAsia" w:ascii="仿宋" w:hAnsi="仿宋" w:eastAsia="仿宋" w:cs="仿宋"/>
                <w:sz w:val="24"/>
              </w:rPr>
            </w:pPr>
            <w:r>
              <w:rPr>
                <w:rFonts w:hint="eastAsia" w:ascii="仿宋" w:hAnsi="仿宋" w:eastAsia="仿宋" w:cs="仿宋"/>
                <w:sz w:val="24"/>
              </w:rPr>
              <w:t>动作缓慢，不能按要求到场该项不得分</w:t>
            </w:r>
          </w:p>
        </w:tc>
        <w:tc>
          <w:tcPr>
            <w:tcW w:w="531" w:type="pct"/>
            <w:vAlign w:val="center"/>
          </w:tcPr>
          <w:p w14:paraId="24E92282">
            <w:pPr>
              <w:adjustRightInd w:val="0"/>
              <w:snapToGrid w:val="0"/>
              <w:rPr>
                <w:rFonts w:hint="eastAsia" w:ascii="仿宋" w:hAnsi="仿宋" w:eastAsia="仿宋" w:cs="仿宋"/>
                <w:sz w:val="24"/>
              </w:rPr>
            </w:pPr>
          </w:p>
        </w:tc>
      </w:tr>
      <w:tr w14:paraId="1074E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jc w:val="center"/>
        </w:trPr>
        <w:tc>
          <w:tcPr>
            <w:tcW w:w="275" w:type="pct"/>
            <w:vMerge w:val="restart"/>
            <w:vAlign w:val="center"/>
          </w:tcPr>
          <w:p w14:paraId="104D37AC">
            <w:pPr>
              <w:adjustRightInd w:val="0"/>
              <w:snapToGrid w:val="0"/>
              <w:jc w:val="center"/>
              <w:rPr>
                <w:rFonts w:hint="eastAsia" w:ascii="仿宋" w:hAnsi="仿宋" w:eastAsia="仿宋" w:cs="仿宋"/>
                <w:sz w:val="24"/>
              </w:rPr>
            </w:pPr>
            <w:r>
              <w:rPr>
                <w:rFonts w:hint="eastAsia" w:ascii="仿宋" w:hAnsi="仿宋" w:eastAsia="仿宋" w:cs="仿宋"/>
                <w:sz w:val="24"/>
              </w:rPr>
              <w:t>10</w:t>
            </w:r>
          </w:p>
        </w:tc>
        <w:tc>
          <w:tcPr>
            <w:tcW w:w="922" w:type="pct"/>
            <w:vMerge w:val="restart"/>
            <w:vAlign w:val="center"/>
          </w:tcPr>
          <w:p w14:paraId="67438646">
            <w:pPr>
              <w:adjustRightInd w:val="0"/>
              <w:snapToGrid w:val="0"/>
              <w:jc w:val="center"/>
              <w:rPr>
                <w:rFonts w:hint="eastAsia" w:ascii="仿宋" w:hAnsi="仿宋" w:eastAsia="仿宋" w:cs="仿宋"/>
                <w:sz w:val="24"/>
              </w:rPr>
            </w:pPr>
            <w:r>
              <w:rPr>
                <w:rFonts w:hint="eastAsia" w:ascii="仿宋" w:hAnsi="仿宋" w:eastAsia="仿宋" w:cs="仿宋"/>
                <w:sz w:val="24"/>
              </w:rPr>
              <w:t>学校设施设</w:t>
            </w:r>
          </w:p>
          <w:p w14:paraId="030B0C50">
            <w:pPr>
              <w:adjustRightInd w:val="0"/>
              <w:snapToGrid w:val="0"/>
              <w:jc w:val="center"/>
              <w:rPr>
                <w:rFonts w:hint="eastAsia" w:ascii="仿宋" w:hAnsi="仿宋" w:eastAsia="仿宋" w:cs="仿宋"/>
                <w:sz w:val="24"/>
              </w:rPr>
            </w:pPr>
            <w:r>
              <w:rPr>
                <w:rFonts w:hint="eastAsia" w:ascii="仿宋" w:hAnsi="仿宋" w:eastAsia="仿宋" w:cs="仿宋"/>
                <w:sz w:val="24"/>
              </w:rPr>
              <w:t>备维护与管理（共10分）</w:t>
            </w:r>
          </w:p>
        </w:tc>
        <w:tc>
          <w:tcPr>
            <w:tcW w:w="2064" w:type="pct"/>
            <w:vAlign w:val="center"/>
          </w:tcPr>
          <w:p w14:paraId="514704D4">
            <w:pPr>
              <w:adjustRightInd w:val="0"/>
              <w:snapToGrid w:val="0"/>
              <w:rPr>
                <w:rFonts w:hint="eastAsia" w:ascii="仿宋" w:hAnsi="仿宋" w:eastAsia="仿宋" w:cs="仿宋"/>
                <w:sz w:val="24"/>
              </w:rPr>
            </w:pPr>
            <w:r>
              <w:rPr>
                <w:rFonts w:hint="eastAsia" w:ascii="仿宋" w:hAnsi="仿宋" w:eastAsia="仿宋" w:cs="仿宋"/>
                <w:sz w:val="24"/>
              </w:rPr>
              <w:t>10.1需制定详细的设备设施日常维修计划及实施方案，建立完善的质量保证体系，提供切实可行的运行管理、维护保养、维修。</w:t>
            </w:r>
          </w:p>
        </w:tc>
        <w:tc>
          <w:tcPr>
            <w:tcW w:w="1207" w:type="pct"/>
            <w:vAlign w:val="center"/>
          </w:tcPr>
          <w:p w14:paraId="106D7F48">
            <w:pPr>
              <w:adjustRightInd w:val="0"/>
              <w:snapToGrid w:val="0"/>
              <w:rPr>
                <w:rFonts w:hint="eastAsia" w:ascii="仿宋" w:hAnsi="仿宋" w:eastAsia="仿宋" w:cs="仿宋"/>
                <w:sz w:val="24"/>
              </w:rPr>
            </w:pPr>
            <w:r>
              <w:rPr>
                <w:rFonts w:hint="eastAsia" w:ascii="仿宋" w:hAnsi="仿宋" w:eastAsia="仿宋" w:cs="仿宋"/>
                <w:sz w:val="24"/>
              </w:rPr>
              <w:t>因工作不力视后果扣分（1分起）</w:t>
            </w:r>
          </w:p>
        </w:tc>
        <w:tc>
          <w:tcPr>
            <w:tcW w:w="531" w:type="pct"/>
            <w:vAlign w:val="center"/>
          </w:tcPr>
          <w:p w14:paraId="53C2DA8A">
            <w:pPr>
              <w:adjustRightInd w:val="0"/>
              <w:snapToGrid w:val="0"/>
              <w:rPr>
                <w:rFonts w:hint="eastAsia" w:ascii="仿宋" w:hAnsi="仿宋" w:eastAsia="仿宋" w:cs="仿宋"/>
                <w:sz w:val="24"/>
              </w:rPr>
            </w:pPr>
          </w:p>
        </w:tc>
      </w:tr>
      <w:tr w14:paraId="1EE9A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jc w:val="center"/>
        </w:trPr>
        <w:tc>
          <w:tcPr>
            <w:tcW w:w="275" w:type="pct"/>
            <w:vMerge w:val="continue"/>
            <w:vAlign w:val="center"/>
          </w:tcPr>
          <w:p w14:paraId="29A3E3B4">
            <w:pPr>
              <w:adjustRightInd w:val="0"/>
              <w:snapToGrid w:val="0"/>
              <w:jc w:val="center"/>
              <w:rPr>
                <w:rFonts w:hint="eastAsia" w:ascii="仿宋" w:hAnsi="仿宋" w:eastAsia="仿宋" w:cs="仿宋"/>
                <w:sz w:val="24"/>
              </w:rPr>
            </w:pPr>
          </w:p>
        </w:tc>
        <w:tc>
          <w:tcPr>
            <w:tcW w:w="922" w:type="pct"/>
            <w:vMerge w:val="continue"/>
            <w:vAlign w:val="center"/>
          </w:tcPr>
          <w:p w14:paraId="6C4569CF">
            <w:pPr>
              <w:adjustRightInd w:val="0"/>
              <w:snapToGrid w:val="0"/>
              <w:jc w:val="center"/>
              <w:rPr>
                <w:rFonts w:hint="eastAsia" w:ascii="仿宋" w:hAnsi="仿宋" w:eastAsia="仿宋" w:cs="仿宋"/>
                <w:sz w:val="24"/>
              </w:rPr>
            </w:pPr>
          </w:p>
        </w:tc>
        <w:tc>
          <w:tcPr>
            <w:tcW w:w="2064" w:type="pct"/>
            <w:vAlign w:val="center"/>
          </w:tcPr>
          <w:p w14:paraId="3197D75C">
            <w:pPr>
              <w:adjustRightInd w:val="0"/>
              <w:snapToGrid w:val="0"/>
              <w:rPr>
                <w:rFonts w:hint="eastAsia" w:ascii="仿宋" w:hAnsi="仿宋" w:eastAsia="仿宋" w:cs="仿宋"/>
                <w:sz w:val="24"/>
              </w:rPr>
            </w:pPr>
            <w:r>
              <w:rPr>
                <w:rFonts w:hint="eastAsia" w:ascii="仿宋" w:hAnsi="仿宋" w:eastAsia="仿宋" w:cs="仿宋"/>
                <w:sz w:val="24"/>
              </w:rPr>
              <w:t>10.2建立安全检查制度，对所管辖区域及设备设施进行日常安全巡检和定期安全检查，并记录备查，保证设备良好，运行正常。</w:t>
            </w:r>
          </w:p>
        </w:tc>
        <w:tc>
          <w:tcPr>
            <w:tcW w:w="1207" w:type="pct"/>
            <w:vAlign w:val="center"/>
          </w:tcPr>
          <w:p w14:paraId="0CC351E1">
            <w:pPr>
              <w:adjustRightInd w:val="0"/>
              <w:snapToGrid w:val="0"/>
              <w:rPr>
                <w:rFonts w:hint="eastAsia" w:ascii="仿宋" w:hAnsi="仿宋" w:eastAsia="仿宋" w:cs="仿宋"/>
                <w:sz w:val="24"/>
              </w:rPr>
            </w:pPr>
            <w:r>
              <w:rPr>
                <w:rFonts w:hint="eastAsia" w:ascii="仿宋" w:hAnsi="仿宋" w:eastAsia="仿宋" w:cs="仿宋"/>
                <w:sz w:val="24"/>
              </w:rPr>
              <w:t>因工作不力视后果扣分（1分起）</w:t>
            </w:r>
          </w:p>
        </w:tc>
        <w:tc>
          <w:tcPr>
            <w:tcW w:w="531" w:type="pct"/>
            <w:vAlign w:val="center"/>
          </w:tcPr>
          <w:p w14:paraId="64EBB2D1">
            <w:pPr>
              <w:adjustRightInd w:val="0"/>
              <w:snapToGrid w:val="0"/>
              <w:rPr>
                <w:rFonts w:hint="eastAsia" w:ascii="仿宋" w:hAnsi="仿宋" w:eastAsia="仿宋" w:cs="仿宋"/>
                <w:sz w:val="24"/>
              </w:rPr>
            </w:pPr>
          </w:p>
        </w:tc>
      </w:tr>
      <w:tr w14:paraId="3994D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275" w:type="pct"/>
            <w:vMerge w:val="continue"/>
            <w:vAlign w:val="center"/>
          </w:tcPr>
          <w:p w14:paraId="5D917139">
            <w:pPr>
              <w:adjustRightInd w:val="0"/>
              <w:snapToGrid w:val="0"/>
              <w:jc w:val="center"/>
              <w:rPr>
                <w:rFonts w:hint="eastAsia" w:ascii="仿宋" w:hAnsi="仿宋" w:eastAsia="仿宋" w:cs="仿宋"/>
                <w:sz w:val="24"/>
              </w:rPr>
            </w:pPr>
          </w:p>
        </w:tc>
        <w:tc>
          <w:tcPr>
            <w:tcW w:w="922" w:type="pct"/>
            <w:vMerge w:val="continue"/>
            <w:vAlign w:val="center"/>
          </w:tcPr>
          <w:p w14:paraId="0750B83A">
            <w:pPr>
              <w:adjustRightInd w:val="0"/>
              <w:snapToGrid w:val="0"/>
              <w:jc w:val="center"/>
              <w:rPr>
                <w:rFonts w:hint="eastAsia" w:ascii="仿宋" w:hAnsi="仿宋" w:eastAsia="仿宋" w:cs="仿宋"/>
                <w:sz w:val="24"/>
              </w:rPr>
            </w:pPr>
          </w:p>
        </w:tc>
        <w:tc>
          <w:tcPr>
            <w:tcW w:w="2064" w:type="pct"/>
            <w:vAlign w:val="center"/>
          </w:tcPr>
          <w:p w14:paraId="0A81CCB5">
            <w:pPr>
              <w:adjustRightInd w:val="0"/>
              <w:snapToGrid w:val="0"/>
              <w:rPr>
                <w:rFonts w:hint="eastAsia" w:ascii="仿宋" w:hAnsi="仿宋" w:eastAsia="仿宋" w:cs="仿宋"/>
                <w:sz w:val="24"/>
              </w:rPr>
            </w:pPr>
            <w:r>
              <w:rPr>
                <w:rFonts w:hint="eastAsia" w:ascii="仿宋" w:hAnsi="仿宋" w:eastAsia="仿宋" w:cs="仿宋"/>
                <w:sz w:val="24"/>
              </w:rPr>
              <w:t>10.3不得损坏学校设施、设备及各种学校内物品。</w:t>
            </w:r>
          </w:p>
        </w:tc>
        <w:tc>
          <w:tcPr>
            <w:tcW w:w="1207" w:type="pct"/>
            <w:vAlign w:val="center"/>
          </w:tcPr>
          <w:p w14:paraId="39A875CF">
            <w:pPr>
              <w:adjustRightInd w:val="0"/>
              <w:snapToGrid w:val="0"/>
              <w:rPr>
                <w:rFonts w:hint="eastAsia" w:ascii="仿宋" w:hAnsi="仿宋" w:eastAsia="仿宋" w:cs="仿宋"/>
                <w:sz w:val="24"/>
              </w:rPr>
            </w:pPr>
            <w:r>
              <w:rPr>
                <w:rFonts w:hint="eastAsia" w:ascii="仿宋" w:hAnsi="仿宋" w:eastAsia="仿宋" w:cs="仿宋"/>
                <w:sz w:val="24"/>
              </w:rPr>
              <w:t>违反规定按损坏后果扣分（1分起）</w:t>
            </w:r>
          </w:p>
        </w:tc>
        <w:tc>
          <w:tcPr>
            <w:tcW w:w="531" w:type="pct"/>
            <w:vAlign w:val="center"/>
          </w:tcPr>
          <w:p w14:paraId="4CCBEFA9">
            <w:pPr>
              <w:adjustRightInd w:val="0"/>
              <w:snapToGrid w:val="0"/>
              <w:rPr>
                <w:rFonts w:hint="eastAsia" w:ascii="仿宋" w:hAnsi="仿宋" w:eastAsia="仿宋" w:cs="仿宋"/>
                <w:sz w:val="24"/>
              </w:rPr>
            </w:pPr>
          </w:p>
        </w:tc>
      </w:tr>
      <w:tr w14:paraId="6FFFA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275" w:type="pct"/>
            <w:vMerge w:val="continue"/>
            <w:vAlign w:val="center"/>
          </w:tcPr>
          <w:p w14:paraId="12ADD43B">
            <w:pPr>
              <w:adjustRightInd w:val="0"/>
              <w:snapToGrid w:val="0"/>
              <w:jc w:val="center"/>
              <w:rPr>
                <w:rFonts w:hint="eastAsia" w:ascii="仿宋" w:hAnsi="仿宋" w:eastAsia="仿宋" w:cs="仿宋"/>
                <w:sz w:val="24"/>
              </w:rPr>
            </w:pPr>
          </w:p>
        </w:tc>
        <w:tc>
          <w:tcPr>
            <w:tcW w:w="922" w:type="pct"/>
            <w:vMerge w:val="continue"/>
            <w:vAlign w:val="center"/>
          </w:tcPr>
          <w:p w14:paraId="7F198CCE">
            <w:pPr>
              <w:adjustRightInd w:val="0"/>
              <w:snapToGrid w:val="0"/>
              <w:jc w:val="center"/>
              <w:rPr>
                <w:rFonts w:hint="eastAsia" w:ascii="仿宋" w:hAnsi="仿宋" w:eastAsia="仿宋" w:cs="仿宋"/>
                <w:sz w:val="24"/>
              </w:rPr>
            </w:pPr>
          </w:p>
        </w:tc>
        <w:tc>
          <w:tcPr>
            <w:tcW w:w="2064" w:type="pct"/>
            <w:vAlign w:val="center"/>
          </w:tcPr>
          <w:p w14:paraId="3477F6D0">
            <w:pPr>
              <w:adjustRightInd w:val="0"/>
              <w:snapToGrid w:val="0"/>
              <w:rPr>
                <w:rFonts w:hint="eastAsia" w:ascii="仿宋" w:hAnsi="仿宋" w:eastAsia="仿宋" w:cs="仿宋"/>
                <w:sz w:val="24"/>
              </w:rPr>
            </w:pPr>
            <w:r>
              <w:rPr>
                <w:rFonts w:hint="eastAsia" w:ascii="仿宋" w:hAnsi="仿宋" w:eastAsia="仿宋" w:cs="仿宋"/>
                <w:sz w:val="24"/>
              </w:rPr>
              <w:t>10．4无重大管理责任事故。</w:t>
            </w:r>
          </w:p>
        </w:tc>
        <w:tc>
          <w:tcPr>
            <w:tcW w:w="1207" w:type="pct"/>
            <w:vAlign w:val="center"/>
          </w:tcPr>
          <w:p w14:paraId="02D5B54A">
            <w:pPr>
              <w:adjustRightInd w:val="0"/>
              <w:snapToGrid w:val="0"/>
              <w:rPr>
                <w:rFonts w:hint="eastAsia" w:ascii="仿宋" w:hAnsi="仿宋" w:eastAsia="仿宋" w:cs="仿宋"/>
                <w:sz w:val="24"/>
              </w:rPr>
            </w:pPr>
            <w:r>
              <w:rPr>
                <w:rFonts w:hint="eastAsia" w:ascii="仿宋" w:hAnsi="仿宋" w:eastAsia="仿宋" w:cs="仿宋"/>
                <w:sz w:val="24"/>
              </w:rPr>
              <w:t>发生一起该项不得分</w:t>
            </w:r>
          </w:p>
        </w:tc>
        <w:tc>
          <w:tcPr>
            <w:tcW w:w="531" w:type="pct"/>
            <w:vAlign w:val="center"/>
          </w:tcPr>
          <w:p w14:paraId="38F43BEE">
            <w:pPr>
              <w:adjustRightInd w:val="0"/>
              <w:snapToGrid w:val="0"/>
              <w:rPr>
                <w:rFonts w:hint="eastAsia" w:ascii="仿宋" w:hAnsi="仿宋" w:eastAsia="仿宋" w:cs="仿宋"/>
                <w:sz w:val="24"/>
              </w:rPr>
            </w:pPr>
          </w:p>
        </w:tc>
      </w:tr>
      <w:tr w14:paraId="2A240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center"/>
        </w:trPr>
        <w:tc>
          <w:tcPr>
            <w:tcW w:w="275" w:type="pct"/>
            <w:vMerge w:val="restart"/>
            <w:vAlign w:val="center"/>
          </w:tcPr>
          <w:p w14:paraId="2A5192E4">
            <w:pPr>
              <w:adjustRightInd w:val="0"/>
              <w:snapToGrid w:val="0"/>
              <w:jc w:val="center"/>
              <w:rPr>
                <w:rFonts w:hint="eastAsia" w:ascii="仿宋" w:hAnsi="仿宋" w:eastAsia="仿宋" w:cs="仿宋"/>
                <w:sz w:val="24"/>
              </w:rPr>
            </w:pPr>
            <w:r>
              <w:rPr>
                <w:rFonts w:hint="eastAsia" w:ascii="仿宋" w:hAnsi="仿宋" w:eastAsia="仿宋" w:cs="仿宋"/>
                <w:sz w:val="24"/>
              </w:rPr>
              <w:t>11</w:t>
            </w:r>
          </w:p>
        </w:tc>
        <w:tc>
          <w:tcPr>
            <w:tcW w:w="922" w:type="pct"/>
            <w:vMerge w:val="restart"/>
            <w:vAlign w:val="center"/>
          </w:tcPr>
          <w:p w14:paraId="24D16F25">
            <w:pPr>
              <w:adjustRightInd w:val="0"/>
              <w:snapToGrid w:val="0"/>
              <w:jc w:val="center"/>
              <w:rPr>
                <w:rFonts w:hint="eastAsia" w:ascii="仿宋" w:hAnsi="仿宋" w:eastAsia="仿宋" w:cs="仿宋"/>
                <w:sz w:val="24"/>
              </w:rPr>
            </w:pPr>
            <w:r>
              <w:rPr>
                <w:rFonts w:hint="eastAsia" w:ascii="仿宋" w:hAnsi="仿宋" w:eastAsia="仿宋" w:cs="仿宋"/>
                <w:sz w:val="24"/>
              </w:rPr>
              <w:t>基础管理 （10分）</w:t>
            </w:r>
          </w:p>
        </w:tc>
        <w:tc>
          <w:tcPr>
            <w:tcW w:w="2064" w:type="pct"/>
            <w:vAlign w:val="center"/>
          </w:tcPr>
          <w:p w14:paraId="174649A4">
            <w:pPr>
              <w:adjustRightInd w:val="0"/>
              <w:snapToGrid w:val="0"/>
              <w:rPr>
                <w:rFonts w:hint="eastAsia" w:ascii="仿宋" w:hAnsi="仿宋" w:eastAsia="仿宋" w:cs="仿宋"/>
                <w:sz w:val="24"/>
              </w:rPr>
            </w:pPr>
            <w:r>
              <w:rPr>
                <w:rFonts w:hint="eastAsia" w:ascii="仿宋" w:hAnsi="仿宋" w:eastAsia="仿宋" w:cs="仿宋"/>
                <w:sz w:val="24"/>
              </w:rPr>
              <w:t>11.1建立健全各项管理制度、各岗位工作标准，并制定具体的落实措施和考核办法；</w:t>
            </w:r>
          </w:p>
        </w:tc>
        <w:tc>
          <w:tcPr>
            <w:tcW w:w="1207" w:type="pct"/>
            <w:vAlign w:val="center"/>
          </w:tcPr>
          <w:p w14:paraId="3616479F">
            <w:pPr>
              <w:adjustRightInd w:val="0"/>
              <w:snapToGrid w:val="0"/>
              <w:rPr>
                <w:rFonts w:hint="eastAsia" w:ascii="仿宋" w:hAnsi="仿宋" w:eastAsia="仿宋" w:cs="仿宋"/>
                <w:sz w:val="24"/>
              </w:rPr>
            </w:pPr>
            <w:r>
              <w:rPr>
                <w:rFonts w:hint="eastAsia" w:ascii="仿宋" w:hAnsi="仿宋" w:eastAsia="仿宋" w:cs="仿宋"/>
                <w:sz w:val="24"/>
              </w:rPr>
              <w:t>物业管理服务工作程度、质量保证制度、岗位考核制度等每发现一处不完整规范扣0.5分，未制定具体的落实措施扣0.5分，示制定考核办法扣0.5分</w:t>
            </w:r>
          </w:p>
        </w:tc>
        <w:tc>
          <w:tcPr>
            <w:tcW w:w="531" w:type="pct"/>
            <w:vAlign w:val="center"/>
          </w:tcPr>
          <w:p w14:paraId="3F46AF24">
            <w:pPr>
              <w:adjustRightInd w:val="0"/>
              <w:snapToGrid w:val="0"/>
              <w:rPr>
                <w:rFonts w:hint="eastAsia" w:ascii="仿宋" w:hAnsi="仿宋" w:eastAsia="仿宋" w:cs="仿宋"/>
                <w:sz w:val="24"/>
              </w:rPr>
            </w:pPr>
          </w:p>
        </w:tc>
      </w:tr>
      <w:tr w14:paraId="1F5A1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center"/>
        </w:trPr>
        <w:tc>
          <w:tcPr>
            <w:tcW w:w="275" w:type="pct"/>
            <w:vMerge w:val="continue"/>
            <w:vAlign w:val="center"/>
          </w:tcPr>
          <w:p w14:paraId="46723B6C">
            <w:pPr>
              <w:adjustRightInd w:val="0"/>
              <w:snapToGrid w:val="0"/>
              <w:jc w:val="center"/>
              <w:rPr>
                <w:rFonts w:hint="eastAsia" w:ascii="仿宋" w:hAnsi="仿宋" w:eastAsia="仿宋" w:cs="仿宋"/>
                <w:sz w:val="24"/>
              </w:rPr>
            </w:pPr>
          </w:p>
        </w:tc>
        <w:tc>
          <w:tcPr>
            <w:tcW w:w="922" w:type="pct"/>
            <w:vMerge w:val="continue"/>
            <w:vAlign w:val="center"/>
          </w:tcPr>
          <w:p w14:paraId="47705F3F">
            <w:pPr>
              <w:adjustRightInd w:val="0"/>
              <w:snapToGrid w:val="0"/>
              <w:jc w:val="center"/>
              <w:rPr>
                <w:rFonts w:hint="eastAsia" w:ascii="仿宋" w:hAnsi="仿宋" w:eastAsia="仿宋" w:cs="仿宋"/>
                <w:sz w:val="24"/>
              </w:rPr>
            </w:pPr>
          </w:p>
        </w:tc>
        <w:tc>
          <w:tcPr>
            <w:tcW w:w="2064" w:type="pct"/>
            <w:vAlign w:val="center"/>
          </w:tcPr>
          <w:p w14:paraId="37AF314D">
            <w:pPr>
              <w:adjustRightInd w:val="0"/>
              <w:snapToGrid w:val="0"/>
              <w:rPr>
                <w:rFonts w:hint="eastAsia" w:ascii="仿宋" w:hAnsi="仿宋" w:eastAsia="仿宋" w:cs="仿宋"/>
                <w:sz w:val="24"/>
              </w:rPr>
            </w:pPr>
            <w:r>
              <w:rPr>
                <w:rFonts w:hint="eastAsia" w:ascii="仿宋" w:hAnsi="仿宋" w:eastAsia="仿宋" w:cs="仿宋"/>
                <w:sz w:val="24"/>
              </w:rPr>
              <w:t>11.2管理人员和专业技术人员持证上岗；员工统一着装，佩戴明显标志，工作规范，作风严谨。</w:t>
            </w:r>
          </w:p>
        </w:tc>
        <w:tc>
          <w:tcPr>
            <w:tcW w:w="1207" w:type="pct"/>
            <w:vAlign w:val="center"/>
          </w:tcPr>
          <w:p w14:paraId="63C70371">
            <w:pPr>
              <w:adjustRightInd w:val="0"/>
              <w:snapToGrid w:val="0"/>
              <w:rPr>
                <w:rFonts w:hint="eastAsia" w:ascii="仿宋" w:hAnsi="仿宋" w:eastAsia="仿宋" w:cs="仿宋"/>
                <w:sz w:val="24"/>
              </w:rPr>
            </w:pPr>
            <w:r>
              <w:rPr>
                <w:rFonts w:hint="eastAsia" w:ascii="仿宋" w:hAnsi="仿宋" w:eastAsia="仿宋" w:cs="仿宋"/>
                <w:sz w:val="24"/>
              </w:rPr>
              <w:t>管理人员、专业技术人员每发现1人无上岗证书扣0。5分，无统一着装及标志扣1分</w:t>
            </w:r>
          </w:p>
        </w:tc>
        <w:tc>
          <w:tcPr>
            <w:tcW w:w="531" w:type="pct"/>
            <w:vAlign w:val="center"/>
          </w:tcPr>
          <w:p w14:paraId="7488A0C6">
            <w:pPr>
              <w:adjustRightInd w:val="0"/>
              <w:snapToGrid w:val="0"/>
              <w:rPr>
                <w:rFonts w:hint="eastAsia" w:ascii="仿宋" w:hAnsi="仿宋" w:eastAsia="仿宋" w:cs="仿宋"/>
                <w:sz w:val="24"/>
              </w:rPr>
            </w:pPr>
          </w:p>
        </w:tc>
      </w:tr>
      <w:tr w14:paraId="509B3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275" w:type="pct"/>
            <w:vMerge w:val="restart"/>
            <w:vAlign w:val="center"/>
          </w:tcPr>
          <w:p w14:paraId="7FC31217">
            <w:pPr>
              <w:adjustRightInd w:val="0"/>
              <w:snapToGrid w:val="0"/>
              <w:jc w:val="center"/>
              <w:rPr>
                <w:rFonts w:hint="eastAsia" w:ascii="仿宋" w:hAnsi="仿宋" w:eastAsia="仿宋" w:cs="仿宋"/>
                <w:sz w:val="24"/>
              </w:rPr>
            </w:pPr>
            <w:r>
              <w:rPr>
                <w:rFonts w:hint="eastAsia" w:ascii="仿宋" w:hAnsi="仿宋" w:eastAsia="仿宋" w:cs="仿宋"/>
                <w:sz w:val="24"/>
              </w:rPr>
              <w:t>12</w:t>
            </w:r>
          </w:p>
        </w:tc>
        <w:tc>
          <w:tcPr>
            <w:tcW w:w="922" w:type="pct"/>
            <w:vMerge w:val="restart"/>
            <w:vAlign w:val="center"/>
          </w:tcPr>
          <w:p w14:paraId="18FBDB76">
            <w:pPr>
              <w:adjustRightInd w:val="0"/>
              <w:snapToGrid w:val="0"/>
              <w:jc w:val="center"/>
              <w:rPr>
                <w:rFonts w:hint="eastAsia" w:ascii="仿宋" w:hAnsi="仿宋" w:eastAsia="仿宋" w:cs="仿宋"/>
                <w:sz w:val="24"/>
              </w:rPr>
            </w:pPr>
            <w:r>
              <w:rPr>
                <w:rFonts w:hint="eastAsia" w:ascii="仿宋" w:hAnsi="仿宋" w:eastAsia="仿宋" w:cs="仿宋"/>
                <w:sz w:val="24"/>
              </w:rPr>
              <w:t>其它服务</w:t>
            </w:r>
          </w:p>
          <w:p w14:paraId="41DDE293">
            <w:pPr>
              <w:adjustRightInd w:val="0"/>
              <w:snapToGrid w:val="0"/>
              <w:jc w:val="center"/>
              <w:rPr>
                <w:rFonts w:hint="eastAsia" w:ascii="仿宋" w:hAnsi="仿宋" w:eastAsia="仿宋" w:cs="仿宋"/>
                <w:sz w:val="24"/>
              </w:rPr>
            </w:pPr>
            <w:r>
              <w:rPr>
                <w:rFonts w:hint="eastAsia" w:ascii="仿宋" w:hAnsi="仿宋" w:eastAsia="仿宋" w:cs="仿宋"/>
                <w:sz w:val="24"/>
              </w:rPr>
              <w:t>（共5分）</w:t>
            </w:r>
          </w:p>
        </w:tc>
        <w:tc>
          <w:tcPr>
            <w:tcW w:w="2064" w:type="pct"/>
            <w:vAlign w:val="center"/>
          </w:tcPr>
          <w:p w14:paraId="2DAEC8E3">
            <w:pPr>
              <w:adjustRightInd w:val="0"/>
              <w:snapToGrid w:val="0"/>
              <w:rPr>
                <w:rFonts w:hint="eastAsia" w:ascii="仿宋" w:hAnsi="仿宋" w:eastAsia="仿宋" w:cs="仿宋"/>
                <w:sz w:val="24"/>
              </w:rPr>
            </w:pPr>
            <w:r>
              <w:rPr>
                <w:rFonts w:hint="eastAsia" w:ascii="仿宋" w:hAnsi="仿宋" w:eastAsia="仿宋" w:cs="仿宋"/>
                <w:sz w:val="24"/>
              </w:rPr>
              <w:t>12.1做好学校各使用单位的日常后勤协助工作安排。</w:t>
            </w:r>
          </w:p>
        </w:tc>
        <w:tc>
          <w:tcPr>
            <w:tcW w:w="1207" w:type="pct"/>
            <w:vAlign w:val="center"/>
          </w:tcPr>
          <w:p w14:paraId="110855E9">
            <w:pPr>
              <w:adjustRightInd w:val="0"/>
              <w:snapToGrid w:val="0"/>
              <w:rPr>
                <w:rFonts w:hint="eastAsia" w:ascii="仿宋" w:hAnsi="仿宋" w:eastAsia="仿宋" w:cs="仿宋"/>
                <w:sz w:val="24"/>
              </w:rPr>
            </w:pPr>
            <w:r>
              <w:rPr>
                <w:rFonts w:hint="eastAsia" w:ascii="仿宋" w:hAnsi="仿宋" w:eastAsia="仿宋" w:cs="仿宋"/>
                <w:sz w:val="24"/>
              </w:rPr>
              <w:t>违反一次扣0.5分</w:t>
            </w:r>
          </w:p>
        </w:tc>
        <w:tc>
          <w:tcPr>
            <w:tcW w:w="531" w:type="pct"/>
            <w:vAlign w:val="center"/>
          </w:tcPr>
          <w:p w14:paraId="737AC327">
            <w:pPr>
              <w:adjustRightInd w:val="0"/>
              <w:snapToGrid w:val="0"/>
              <w:rPr>
                <w:rFonts w:hint="eastAsia" w:ascii="仿宋" w:hAnsi="仿宋" w:eastAsia="仿宋" w:cs="仿宋"/>
                <w:sz w:val="24"/>
              </w:rPr>
            </w:pPr>
          </w:p>
        </w:tc>
      </w:tr>
      <w:tr w14:paraId="27F72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275" w:type="pct"/>
            <w:vMerge w:val="continue"/>
            <w:vAlign w:val="center"/>
          </w:tcPr>
          <w:p w14:paraId="1FDAB03E">
            <w:pPr>
              <w:adjustRightInd w:val="0"/>
              <w:snapToGrid w:val="0"/>
              <w:jc w:val="center"/>
              <w:rPr>
                <w:rFonts w:hint="eastAsia" w:ascii="仿宋" w:hAnsi="仿宋" w:eastAsia="仿宋" w:cs="仿宋"/>
                <w:sz w:val="24"/>
              </w:rPr>
            </w:pPr>
          </w:p>
        </w:tc>
        <w:tc>
          <w:tcPr>
            <w:tcW w:w="922" w:type="pct"/>
            <w:vMerge w:val="continue"/>
            <w:vAlign w:val="center"/>
          </w:tcPr>
          <w:p w14:paraId="6F64CD09">
            <w:pPr>
              <w:adjustRightInd w:val="0"/>
              <w:snapToGrid w:val="0"/>
              <w:jc w:val="center"/>
              <w:rPr>
                <w:rFonts w:hint="eastAsia" w:ascii="仿宋" w:hAnsi="仿宋" w:eastAsia="仿宋" w:cs="仿宋"/>
                <w:sz w:val="24"/>
              </w:rPr>
            </w:pPr>
          </w:p>
        </w:tc>
        <w:tc>
          <w:tcPr>
            <w:tcW w:w="2064" w:type="pct"/>
            <w:vAlign w:val="center"/>
          </w:tcPr>
          <w:p w14:paraId="61A7BCA7">
            <w:pPr>
              <w:adjustRightInd w:val="0"/>
              <w:snapToGrid w:val="0"/>
              <w:rPr>
                <w:rFonts w:hint="eastAsia" w:ascii="仿宋" w:hAnsi="仿宋" w:eastAsia="仿宋" w:cs="仿宋"/>
                <w:sz w:val="24"/>
              </w:rPr>
            </w:pPr>
            <w:r>
              <w:rPr>
                <w:rFonts w:hint="eastAsia" w:ascii="仿宋" w:hAnsi="仿宋" w:eastAsia="仿宋" w:cs="仿宋"/>
                <w:sz w:val="24"/>
              </w:rPr>
              <w:t>12.2无有效投诉。</w:t>
            </w:r>
          </w:p>
        </w:tc>
        <w:tc>
          <w:tcPr>
            <w:tcW w:w="1207" w:type="pct"/>
            <w:vAlign w:val="center"/>
          </w:tcPr>
          <w:p w14:paraId="38C948C4">
            <w:pPr>
              <w:adjustRightInd w:val="0"/>
              <w:snapToGrid w:val="0"/>
              <w:rPr>
                <w:rFonts w:hint="eastAsia" w:ascii="仿宋" w:hAnsi="仿宋" w:eastAsia="仿宋" w:cs="仿宋"/>
                <w:sz w:val="24"/>
              </w:rPr>
            </w:pPr>
            <w:r>
              <w:rPr>
                <w:rFonts w:hint="eastAsia" w:ascii="仿宋" w:hAnsi="仿宋" w:eastAsia="仿宋" w:cs="仿宋"/>
                <w:sz w:val="24"/>
              </w:rPr>
              <w:t>出现一次有效投诉扣0.5 ,分</w:t>
            </w:r>
          </w:p>
        </w:tc>
        <w:tc>
          <w:tcPr>
            <w:tcW w:w="531" w:type="pct"/>
            <w:vAlign w:val="center"/>
          </w:tcPr>
          <w:p w14:paraId="443A88A3">
            <w:pPr>
              <w:adjustRightInd w:val="0"/>
              <w:snapToGrid w:val="0"/>
              <w:rPr>
                <w:rFonts w:hint="eastAsia" w:ascii="仿宋" w:hAnsi="仿宋" w:eastAsia="仿宋" w:cs="仿宋"/>
                <w:sz w:val="24"/>
              </w:rPr>
            </w:pPr>
          </w:p>
        </w:tc>
      </w:tr>
      <w:tr w14:paraId="73F9E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275" w:type="pct"/>
            <w:vMerge w:val="continue"/>
            <w:vAlign w:val="center"/>
          </w:tcPr>
          <w:p w14:paraId="35DFB340">
            <w:pPr>
              <w:adjustRightInd w:val="0"/>
              <w:snapToGrid w:val="0"/>
              <w:jc w:val="center"/>
              <w:rPr>
                <w:rFonts w:hint="eastAsia" w:ascii="仿宋" w:hAnsi="仿宋" w:eastAsia="仿宋" w:cs="仿宋"/>
                <w:sz w:val="24"/>
              </w:rPr>
            </w:pPr>
          </w:p>
        </w:tc>
        <w:tc>
          <w:tcPr>
            <w:tcW w:w="922" w:type="pct"/>
            <w:vMerge w:val="continue"/>
            <w:vAlign w:val="center"/>
          </w:tcPr>
          <w:p w14:paraId="51317733">
            <w:pPr>
              <w:adjustRightInd w:val="0"/>
              <w:snapToGrid w:val="0"/>
              <w:jc w:val="center"/>
              <w:rPr>
                <w:rFonts w:hint="eastAsia" w:ascii="仿宋" w:hAnsi="仿宋" w:eastAsia="仿宋" w:cs="仿宋"/>
                <w:sz w:val="24"/>
              </w:rPr>
            </w:pPr>
          </w:p>
        </w:tc>
        <w:tc>
          <w:tcPr>
            <w:tcW w:w="2064" w:type="pct"/>
            <w:vAlign w:val="center"/>
          </w:tcPr>
          <w:p w14:paraId="6DA4473B">
            <w:pPr>
              <w:adjustRightInd w:val="0"/>
              <w:snapToGrid w:val="0"/>
              <w:rPr>
                <w:rFonts w:hint="eastAsia" w:ascii="仿宋" w:hAnsi="仿宋" w:eastAsia="仿宋" w:cs="仿宋"/>
                <w:sz w:val="24"/>
              </w:rPr>
            </w:pPr>
            <w:r>
              <w:rPr>
                <w:rFonts w:hint="eastAsia" w:ascii="仿宋" w:hAnsi="仿宋" w:eastAsia="仿宋" w:cs="仿宋"/>
                <w:sz w:val="24"/>
              </w:rPr>
              <w:t>12.3完成学校主管单位交办的属于服务范围内的其它事项。</w:t>
            </w:r>
          </w:p>
        </w:tc>
        <w:tc>
          <w:tcPr>
            <w:tcW w:w="1207" w:type="pct"/>
            <w:vAlign w:val="center"/>
          </w:tcPr>
          <w:p w14:paraId="67D62C4D">
            <w:pPr>
              <w:adjustRightInd w:val="0"/>
              <w:snapToGrid w:val="0"/>
              <w:rPr>
                <w:rFonts w:hint="eastAsia" w:ascii="仿宋" w:hAnsi="仿宋" w:eastAsia="仿宋" w:cs="仿宋"/>
                <w:sz w:val="24"/>
              </w:rPr>
            </w:pPr>
            <w:r>
              <w:rPr>
                <w:rFonts w:hint="eastAsia" w:ascii="仿宋" w:hAnsi="仿宋" w:eastAsia="仿宋" w:cs="仿宋"/>
                <w:sz w:val="24"/>
              </w:rPr>
              <w:t>视后果扣分（0.5分起）</w:t>
            </w:r>
          </w:p>
        </w:tc>
        <w:tc>
          <w:tcPr>
            <w:tcW w:w="531" w:type="pct"/>
            <w:vAlign w:val="center"/>
          </w:tcPr>
          <w:p w14:paraId="3C9C7B78">
            <w:pPr>
              <w:adjustRightInd w:val="0"/>
              <w:snapToGrid w:val="0"/>
              <w:rPr>
                <w:rFonts w:hint="eastAsia" w:ascii="仿宋" w:hAnsi="仿宋" w:eastAsia="仿宋" w:cs="仿宋"/>
                <w:sz w:val="24"/>
              </w:rPr>
            </w:pPr>
          </w:p>
        </w:tc>
      </w:tr>
      <w:tr w14:paraId="2BBCE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3261" w:type="pct"/>
            <w:gridSpan w:val="3"/>
            <w:vAlign w:val="center"/>
          </w:tcPr>
          <w:p w14:paraId="241E7B94">
            <w:pPr>
              <w:adjustRightInd w:val="0"/>
              <w:snapToGrid w:val="0"/>
              <w:jc w:val="center"/>
              <w:rPr>
                <w:rFonts w:hint="eastAsia" w:ascii="仿宋" w:hAnsi="仿宋" w:eastAsia="仿宋" w:cs="仿宋"/>
                <w:sz w:val="24"/>
              </w:rPr>
            </w:pPr>
            <w:r>
              <w:rPr>
                <w:rFonts w:hint="eastAsia" w:ascii="仿宋" w:hAnsi="仿宋" w:eastAsia="仿宋" w:cs="仿宋"/>
                <w:sz w:val="24"/>
              </w:rPr>
              <w:t>得   分   总   计：</w:t>
            </w:r>
          </w:p>
        </w:tc>
        <w:tc>
          <w:tcPr>
            <w:tcW w:w="1738" w:type="pct"/>
            <w:gridSpan w:val="2"/>
            <w:vAlign w:val="center"/>
          </w:tcPr>
          <w:p w14:paraId="6F5058E3">
            <w:pPr>
              <w:adjustRightInd w:val="0"/>
              <w:snapToGrid w:val="0"/>
              <w:rPr>
                <w:rFonts w:hint="eastAsia" w:ascii="仿宋" w:hAnsi="仿宋" w:eastAsia="仿宋" w:cs="仿宋"/>
                <w:sz w:val="24"/>
              </w:rPr>
            </w:pPr>
          </w:p>
        </w:tc>
      </w:tr>
    </w:tbl>
    <w:p w14:paraId="21F51E96">
      <w:pPr>
        <w:spacing w:after="60" w:afterLines="25" w:line="360" w:lineRule="auto"/>
        <w:rPr>
          <w:rFonts w:hint="eastAsia" w:ascii="仿宋" w:hAnsi="仿宋" w:eastAsia="仿宋" w:cs="仿宋"/>
          <w:sz w:val="28"/>
          <w:szCs w:val="28"/>
        </w:rPr>
      </w:pPr>
      <w:r>
        <w:rPr>
          <w:rFonts w:hint="eastAsia" w:ascii="仿宋_GB2312" w:hAnsi="华文仿宋" w:eastAsia="仿宋_GB2312"/>
          <w:b/>
          <w:bCs/>
          <w:color w:val="FF0000"/>
          <w:sz w:val="32"/>
          <w:szCs w:val="32"/>
        </w:rPr>
        <w:t>★</w:t>
      </w:r>
      <w:r>
        <w:rPr>
          <w:rFonts w:hint="eastAsia" w:ascii="仿宋" w:hAnsi="仿宋" w:eastAsia="仿宋" w:cs="仿宋"/>
          <w:b/>
          <w:bCs/>
          <w:sz w:val="28"/>
          <w:szCs w:val="28"/>
        </w:rPr>
        <w:t>七）报价要求</w:t>
      </w:r>
    </w:p>
    <w:p w14:paraId="359FB5C9">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投标总价以人民币报价，为服务期内物业管理费，包括行政福利费用（含员工/管理人员工资、福利、社保等、员工年休假补助、员工培训费，办公经费、交通运输费等）；本项目所需材料费、工具费、固定资产折旧费；企业管理费、企业利润和税金等本项目涉及的一切费用。投标人的投标报价不得超过财政预算限额。</w:t>
      </w:r>
    </w:p>
    <w:p w14:paraId="4E09449F">
      <w:pPr>
        <w:spacing w:after="60" w:afterLines="25" w:line="360" w:lineRule="auto"/>
        <w:rPr>
          <w:rFonts w:hint="eastAsia" w:ascii="仿宋" w:hAnsi="仿宋" w:eastAsia="仿宋" w:cs="仿宋"/>
          <w:sz w:val="28"/>
          <w:szCs w:val="28"/>
        </w:rPr>
      </w:pPr>
      <w:r>
        <w:rPr>
          <w:rFonts w:hint="eastAsia" w:ascii="仿宋_GB2312" w:hAnsi="华文仿宋" w:eastAsia="仿宋_GB2312"/>
          <w:b/>
          <w:bCs/>
          <w:color w:val="FF0000"/>
          <w:sz w:val="32"/>
          <w:szCs w:val="32"/>
        </w:rPr>
        <w:t>★</w:t>
      </w:r>
      <w:r>
        <w:rPr>
          <w:rFonts w:hint="eastAsia" w:ascii="仿宋" w:hAnsi="仿宋" w:eastAsia="仿宋" w:cs="仿宋"/>
          <w:b/>
          <w:bCs/>
          <w:sz w:val="28"/>
          <w:szCs w:val="28"/>
        </w:rPr>
        <w:t>八）服务期限</w:t>
      </w:r>
    </w:p>
    <w:p w14:paraId="0A6FF437">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1．本项目合同履行期限为一年。本项目为长期服务项目。本项目合同履行期限满后，采购单位可根据中标供应商履约情况确定合同是否续签，但总合同履行期限最长不超过3年，第一年为本次招标的中标合同履行期限，合同一年一签。投标人在投标报价时必须充分考虑到工资标准调整、物价上涨等影响本项目服务价格的因素，并承担相应的风险。</w:t>
      </w:r>
    </w:p>
    <w:p w14:paraId="215FF105">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2、采购方将对中标方总体服务质量进行考核，考核不合格采购方有权提前终止合同，考核结果达到优秀的，可选择按中标价格续签合同。</w:t>
      </w:r>
    </w:p>
    <w:p w14:paraId="1F7D2456">
      <w:pPr>
        <w:spacing w:after="60" w:afterLines="25" w:line="360" w:lineRule="auto"/>
        <w:rPr>
          <w:rFonts w:hint="eastAsia" w:ascii="仿宋" w:hAnsi="仿宋" w:eastAsia="仿宋" w:cs="仿宋"/>
          <w:sz w:val="28"/>
          <w:szCs w:val="28"/>
        </w:rPr>
      </w:pPr>
      <w:bookmarkStart w:id="31" w:name="_Hlk59723850"/>
      <w:bookmarkStart w:id="32" w:name="_Hlk59723733"/>
      <w:r>
        <w:rPr>
          <w:rFonts w:hint="eastAsia" w:ascii="仿宋_GB2312" w:hAnsi="华文仿宋" w:eastAsia="仿宋_GB2312"/>
          <w:b/>
          <w:bCs/>
          <w:color w:val="FF0000"/>
          <w:sz w:val="32"/>
          <w:szCs w:val="32"/>
        </w:rPr>
        <w:t>★</w:t>
      </w:r>
      <w:r>
        <w:rPr>
          <w:rFonts w:hint="eastAsia" w:ascii="仿宋" w:hAnsi="仿宋" w:eastAsia="仿宋" w:cs="仿宋"/>
          <w:b/>
          <w:bCs/>
          <w:sz w:val="28"/>
          <w:szCs w:val="28"/>
        </w:rPr>
        <w:t>九）</w:t>
      </w:r>
      <w:bookmarkEnd w:id="31"/>
      <w:r>
        <w:rPr>
          <w:rFonts w:hint="eastAsia" w:ascii="仿宋" w:hAnsi="仿宋" w:eastAsia="仿宋" w:cs="仿宋"/>
          <w:b/>
          <w:bCs/>
          <w:sz w:val="28"/>
          <w:szCs w:val="28"/>
        </w:rPr>
        <w:t>付款方式</w:t>
      </w:r>
    </w:p>
    <w:bookmarkEnd w:id="32"/>
    <w:p w14:paraId="5F1EB87E">
      <w:pPr>
        <w:adjustRightInd w:val="0"/>
        <w:snapToGrid w:val="0"/>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每月10日前结算上月管理服务费，凭中标单位完税发票，由采购单位签署付款凭证,办理相关付款手续。</w:t>
      </w:r>
    </w:p>
    <w:p w14:paraId="5FC3A326">
      <w:pPr>
        <w:spacing w:after="60" w:afterLines="25" w:line="360" w:lineRule="auto"/>
        <w:rPr>
          <w:rFonts w:hint="eastAsia" w:ascii="仿宋" w:hAnsi="仿宋" w:eastAsia="仿宋" w:cs="仿宋"/>
          <w:b/>
          <w:bCs/>
          <w:sz w:val="28"/>
          <w:szCs w:val="28"/>
        </w:rPr>
      </w:pPr>
      <w:r>
        <w:rPr>
          <w:rFonts w:hint="eastAsia" w:ascii="仿宋" w:hAnsi="仿宋" w:eastAsia="仿宋" w:cs="仿宋"/>
          <w:b/>
          <w:bCs/>
          <w:sz w:val="28"/>
          <w:szCs w:val="28"/>
        </w:rPr>
        <w:t>十）其他需说明的事项</w:t>
      </w:r>
    </w:p>
    <w:p w14:paraId="0887D3C3">
      <w:pPr>
        <w:spacing w:after="60" w:afterLines="25" w:line="360" w:lineRule="auto"/>
        <w:ind w:firstLine="480" w:firstLineChars="200"/>
        <w:rPr>
          <w:ins w:id="0" w:author="开起我亲爱的小耗子" w:date="2025-12-30T17:15:20Z"/>
          <w:rFonts w:hint="eastAsia" w:ascii="仿宋" w:hAnsi="仿宋" w:eastAsia="仿宋" w:cs="仿宋"/>
          <w:sz w:val="24"/>
        </w:rPr>
      </w:pPr>
      <w:bookmarkStart w:id="33" w:name="_Toc72050368"/>
      <w:bookmarkStart w:id="34" w:name="_Toc69814308"/>
      <w:bookmarkStart w:id="35" w:name="_Toc65917390"/>
      <w:bookmarkStart w:id="36" w:name="_Toc101074872"/>
      <w:bookmarkStart w:id="37" w:name="_Toc100052360"/>
      <w:bookmarkStart w:id="38" w:name="_Toc58910667"/>
      <w:bookmarkStart w:id="39" w:name="_Toc66353737"/>
      <w:bookmarkStart w:id="40" w:name="_Toc95016343"/>
      <w:r>
        <w:rPr>
          <w:rFonts w:hint="eastAsia" w:ascii="仿宋" w:hAnsi="仿宋" w:eastAsia="仿宋" w:cs="仿宋"/>
          <w:sz w:val="24"/>
        </w:rPr>
        <w:t>1、中标人根据有关物业服务法规与采购方签订的物业服务委托合同，对该物业实行统一管理，综合服务，自主经营，自负盈亏。</w:t>
      </w:r>
    </w:p>
    <w:p w14:paraId="1DB4E46F">
      <w:pPr>
        <w:pStyle w:val="2"/>
        <w:rPr>
          <w:rFonts w:hint="default" w:eastAsia="仿宋"/>
          <w:lang w:val="en-US" w:eastAsia="zh-CN"/>
        </w:rPr>
      </w:pPr>
      <w:ins w:id="1" w:author="开起我亲爱的小耗子" w:date="2025-12-30T17:15:21Z">
        <w:r>
          <w:rPr>
            <w:rFonts w:hint="eastAsia" w:ascii="仿宋" w:hAnsi="仿宋" w:eastAsia="仿宋" w:cs="仿宋"/>
            <w:sz w:val="24"/>
            <w:lang w:val="en-US" w:eastAsia="zh-CN"/>
          </w:rPr>
          <w:t xml:space="preserve">  </w:t>
        </w:r>
        <w:commentRangeStart w:id="0"/>
        <w:r>
          <w:rPr>
            <w:rFonts w:hint="eastAsia" w:ascii="仿宋" w:hAnsi="仿宋" w:eastAsia="仿宋" w:cs="仿宋"/>
            <w:sz w:val="24"/>
            <w:lang w:val="en-US" w:eastAsia="zh-CN"/>
          </w:rPr>
          <w:t xml:space="preserve">  </w:t>
        </w:r>
      </w:ins>
      <w:ins w:id="2" w:author="开起我亲爱的小耗子" w:date="2025-12-30T17:15:25Z">
        <w:r>
          <w:rPr>
            <w:rFonts w:hint="eastAsia" w:ascii="仿宋" w:hAnsi="仿宋" w:eastAsia="仿宋" w:cs="仿宋"/>
            <w:sz w:val="24"/>
            <w:lang w:val="en-US" w:eastAsia="zh-CN"/>
          </w:rPr>
          <w:t>2、</w:t>
        </w:r>
      </w:ins>
      <w:ins w:id="3" w:author="开起我亲爱的小耗子" w:date="2025-12-30T17:15:30Z">
        <w:r>
          <w:rPr>
            <w:rFonts w:hint="eastAsia" w:ascii="仿宋" w:hAnsi="仿宋" w:eastAsia="仿宋" w:cs="仿宋"/>
            <w:sz w:val="24"/>
          </w:rPr>
          <w:t>本项目合同履行期限为</w:t>
        </w:r>
      </w:ins>
      <w:ins w:id="4" w:author="开起我亲爱的小耗子" w:date="2025-12-30T17:15:32Z">
        <w:r>
          <w:rPr>
            <w:rFonts w:hint="eastAsia" w:ascii="仿宋" w:hAnsi="仿宋" w:eastAsia="仿宋" w:cs="仿宋"/>
            <w:sz w:val="24"/>
            <w:lang w:val="en-US" w:eastAsia="zh-CN"/>
          </w:rPr>
          <w:t>1</w:t>
        </w:r>
      </w:ins>
      <w:ins w:id="5" w:author="开起我亲爱的小耗子" w:date="2025-12-30T17:15:33Z">
        <w:r>
          <w:rPr>
            <w:rFonts w:hint="eastAsia" w:ascii="仿宋" w:hAnsi="仿宋" w:eastAsia="仿宋" w:cs="仿宋"/>
            <w:sz w:val="24"/>
            <w:lang w:val="en-US" w:eastAsia="zh-CN"/>
          </w:rPr>
          <w:t>3</w:t>
        </w:r>
      </w:ins>
      <w:ins w:id="6" w:author="开起我亲爱的小耗子" w:date="2025-12-30T17:15:37Z">
        <w:r>
          <w:rPr>
            <w:rFonts w:hint="eastAsia" w:ascii="仿宋" w:hAnsi="仿宋" w:eastAsia="仿宋" w:cs="仿宋"/>
            <w:sz w:val="24"/>
            <w:lang w:val="en-US" w:eastAsia="zh-CN"/>
          </w:rPr>
          <w:t>个月</w:t>
        </w:r>
      </w:ins>
      <w:ins w:id="7" w:author="开起我亲爱的小耗子" w:date="2025-12-30T17:15:38Z">
        <w:r>
          <w:rPr>
            <w:rFonts w:hint="eastAsia" w:ascii="仿宋" w:hAnsi="仿宋" w:eastAsia="仿宋" w:cs="仿宋"/>
            <w:sz w:val="24"/>
            <w:lang w:val="en-US" w:eastAsia="zh-CN"/>
          </w:rPr>
          <w:t>。</w:t>
        </w:r>
        <w:commentRangeEnd w:id="0"/>
      </w:ins>
      <w:r>
        <w:commentReference w:id="0"/>
      </w:r>
    </w:p>
    <w:p w14:paraId="788D92A4">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2、中标方不得将本物业服务项目分包给其他单位，若因中标人专项资质原因确需将某项专业项目分包给其他具备相应资质单位，必须事先征得采购单位同意。</w:t>
      </w:r>
    </w:p>
    <w:p w14:paraId="0D1EEFC8">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3、采购单位在可对该物业服务进行考核评价，如达不到上述要求，则可终止委托管理合同并进行财务审计，由中标单位承担违约和赔偿责任。</w:t>
      </w:r>
    </w:p>
    <w:p w14:paraId="2E1BCEBC">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4、有关物业服务事项的说明</w:t>
      </w:r>
    </w:p>
    <w:p w14:paraId="6B444E54">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（1）管理用房</w:t>
      </w:r>
    </w:p>
    <w:p w14:paraId="12AB1DE3">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采购方应提供必要的办公用房、值班用房、仓库和需用物品存放场地，由中标单位无偿使用。</w:t>
      </w:r>
    </w:p>
    <w:p w14:paraId="246CC5B9">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（2）公共水电费及发电机燃油费</w:t>
      </w:r>
    </w:p>
    <w:p w14:paraId="13FCC65F">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公共水电费及发电机燃油费由采购单位承担（包括卫生间、空调、清洁卫生、生活等各类用水；消防、水泵、照明、电梯、各类机电设备等各类的用电）。</w:t>
      </w:r>
    </w:p>
    <w:p w14:paraId="146524DC">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（3）日常维修保养更换费用</w:t>
      </w:r>
    </w:p>
    <w:p w14:paraId="0462F2F3">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日常维修保养更换费用及材料由采购单位支付。对需要维修的，中标单位须</w:t>
      </w:r>
      <w:bookmarkStart w:id="107" w:name="_GoBack"/>
      <w:bookmarkEnd w:id="107"/>
      <w:r>
        <w:rPr>
          <w:rFonts w:hint="eastAsia" w:ascii="仿宋" w:hAnsi="仿宋" w:eastAsia="仿宋" w:cs="仿宋"/>
          <w:sz w:val="24"/>
        </w:rPr>
        <w:t>先向采购单位申报办理审批手续，否则，采购单位可不给予支付维修费用。紧急情况下，中标单位可口头或电话通知采购单位，经采购单位同意，中标单位可进行维修，维修费用由采购单位负责支付。</w:t>
      </w:r>
    </w:p>
    <w:p w14:paraId="3F9D9945">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（4）其他设施设备的说明</w:t>
      </w:r>
    </w:p>
    <w:p w14:paraId="0F24DEEB">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采购方物业内岗亭、道闸、设备设施专用工具、各类门牌、各类标示指示牌、垃圾中转站及垃圾桶均由采购方负责安装及提供。</w:t>
      </w:r>
    </w:p>
    <w:p w14:paraId="7C260C3B">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（5）监管</w:t>
      </w:r>
    </w:p>
    <w:p w14:paraId="32E9A1AC">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中标人在合同执行期间，中标方须接受市、区行业主管部门、市政府采购监督管理部门、采购单位及相关主管部门的监管。</w:t>
      </w:r>
    </w:p>
    <w:p w14:paraId="26E8666C">
      <w:pPr>
        <w:spacing w:after="60" w:afterLines="25" w:line="360" w:lineRule="auto"/>
        <w:ind w:firstLine="480" w:firstLineChars="200"/>
        <w:rPr>
          <w:rFonts w:hint="eastAsia" w:ascii="仿宋" w:hAnsi="仿宋" w:eastAsia="仿宋" w:cs="仿宋"/>
          <w:sz w:val="24"/>
        </w:rPr>
      </w:pPr>
      <w:r>
        <w:rPr>
          <w:rFonts w:hint="eastAsia" w:ascii="仿宋" w:hAnsi="仿宋" w:eastAsia="仿宋" w:cs="仿宋"/>
          <w:sz w:val="24"/>
        </w:rPr>
        <w:t>5、中标人所有工作人员在本项目服务中所出现的工伤或意外事故，均由中标人自行承担；中标人在服务过程由于中标方原因对学校财产造成损失或人身造成伤害的，由中标人承担全部责任，如果情况严重的，交由司法机关处理。</w:t>
      </w:r>
    </w:p>
    <w:bookmarkEnd w:id="33"/>
    <w:bookmarkEnd w:id="34"/>
    <w:bookmarkEnd w:id="35"/>
    <w:bookmarkEnd w:id="36"/>
    <w:bookmarkEnd w:id="37"/>
    <w:bookmarkEnd w:id="38"/>
    <w:bookmarkEnd w:id="39"/>
    <w:bookmarkEnd w:id="40"/>
    <w:p w14:paraId="4A621E1F">
      <w:pPr>
        <w:ind w:firstLine="420" w:firstLineChars="200"/>
        <w:rPr>
          <w:rFonts w:hint="eastAsia" w:ascii="宋体" w:hAnsi="宋体" w:eastAsia="宋体"/>
          <w:lang w:val="en-US" w:eastAsia="zh-CN"/>
        </w:rPr>
      </w:pPr>
    </w:p>
    <w:p w14:paraId="68B0B4FB">
      <w:pPr>
        <w:pStyle w:val="5"/>
        <w:spacing w:before="120" w:beforeLines="50" w:after="120" w:afterLines="50"/>
        <w:rPr>
          <w:szCs w:val="24"/>
        </w:rPr>
      </w:pPr>
      <w:r>
        <w:rPr>
          <w:rFonts w:hint="eastAsia"/>
          <w:szCs w:val="24"/>
          <w:lang w:val="en-US" w:eastAsia="zh-CN"/>
        </w:rPr>
        <w:t>五</w:t>
      </w:r>
      <w:r>
        <w:rPr>
          <w:rFonts w:hint="eastAsia"/>
          <w:szCs w:val="24"/>
        </w:rPr>
        <w:t>、其他重要条款</w:t>
      </w:r>
    </w:p>
    <w:p w14:paraId="52A53AB8">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14:paraId="2A6D2DF4">
      <w:pPr>
        <w:pStyle w:val="14"/>
        <w:spacing w:before="60" w:beforeLines="25" w:after="60" w:afterLines="25"/>
        <w:ind w:firstLine="392"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14:paraId="48E55692">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14:paraId="5427FB22">
      <w:pPr>
        <w:ind w:firstLine="420" w:firstLineChars="200"/>
        <w:rPr>
          <w:bCs/>
          <w:szCs w:val="21"/>
        </w:rPr>
      </w:pPr>
      <w:r>
        <w:rPr>
          <w:rFonts w:hint="eastAsia" w:ascii="Times New Roman" w:eastAsia="宋体"/>
          <w:bCs/>
          <w:szCs w:val="21"/>
          <w:lang w:val="en-US" w:eastAsia="zh-CN"/>
        </w:rPr>
        <w:t>4</w:t>
      </w:r>
      <w:r>
        <w:rPr>
          <w:rFonts w:hint="eastAsia"/>
          <w:bCs/>
          <w:szCs w:val="21"/>
        </w:rPr>
        <w:t>、除政府采购合同继续履行将损害国家利益和社会公共利益外，双方当事人不得擅自变更、中止或者终止合同。</w:t>
      </w:r>
    </w:p>
    <w:p w14:paraId="73BCC963">
      <w:pPr>
        <w:ind w:firstLine="420" w:firstLineChars="200"/>
        <w:rPr>
          <w:rFonts w:hint="eastAsia" w:eastAsia="宋体"/>
          <w:bCs/>
          <w:szCs w:val="21"/>
          <w:lang w:val="en-US" w:eastAsia="zh-CN"/>
        </w:rPr>
      </w:pPr>
      <w:r>
        <w:rPr>
          <w:rFonts w:hint="eastAsia" w:ascii="Times New Roman" w:eastAsia="宋体"/>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ascii="Times New Roman" w:eastAsia="宋体"/>
          <w:bCs/>
          <w:szCs w:val="21"/>
          <w:lang w:val="en-US" w:eastAsia="zh-CN"/>
        </w:rPr>
        <w:t>。</w:t>
      </w:r>
    </w:p>
    <w:p w14:paraId="5945AAB5">
      <w:pPr>
        <w:pStyle w:val="14"/>
        <w:spacing w:before="60" w:beforeLines="25" w:after="60" w:afterLines="25"/>
        <w:ind w:firstLine="392" w:firstLineChars="187"/>
        <w:rPr>
          <w:rFonts w:ascii="宋体" w:hAnsi="宋体"/>
          <w:szCs w:val="21"/>
        </w:rPr>
      </w:pPr>
    </w:p>
    <w:p w14:paraId="71B6043B">
      <w:pPr>
        <w:pStyle w:val="14"/>
        <w:spacing w:before="60" w:beforeLines="25" w:after="60" w:afterLines="25"/>
        <w:ind w:firstLine="392" w:firstLineChars="187"/>
        <w:rPr>
          <w:rFonts w:ascii="宋体" w:hAnsi="宋体"/>
          <w:szCs w:val="21"/>
        </w:rPr>
      </w:pPr>
    </w:p>
    <w:p w14:paraId="1885CA61">
      <w:pPr>
        <w:pStyle w:val="14"/>
        <w:spacing w:before="60" w:beforeLines="25" w:after="60" w:afterLines="25"/>
        <w:ind w:firstLine="392" w:firstLineChars="187"/>
        <w:rPr>
          <w:rFonts w:ascii="宋体" w:hAnsi="宋体"/>
          <w:szCs w:val="21"/>
        </w:rPr>
      </w:pPr>
    </w:p>
    <w:p w14:paraId="43154BD6">
      <w:r>
        <w:br w:type="page"/>
      </w:r>
    </w:p>
    <w:p w14:paraId="53056CF1">
      <w:pPr>
        <w:pStyle w:val="5"/>
        <w:rPr>
          <w:kern w:val="2"/>
        </w:rPr>
      </w:pPr>
      <w:r>
        <w:rPr>
          <w:rFonts w:hint="eastAsia"/>
          <w:kern w:val="2"/>
        </w:rPr>
        <w:t>第四章 投标文件组成要求及格式</w:t>
      </w:r>
    </w:p>
    <w:p w14:paraId="03524417">
      <w:pPr>
        <w:rPr>
          <w:rStyle w:val="75"/>
          <w:sz w:val="24"/>
        </w:rPr>
      </w:pPr>
      <w:r>
        <w:rPr>
          <w:rStyle w:val="75"/>
          <w:rFonts w:hint="eastAsia"/>
          <w:sz w:val="24"/>
        </w:rPr>
        <w:t>特别提醒：</w:t>
      </w:r>
    </w:p>
    <w:p w14:paraId="1281570B">
      <w:pPr>
        <w:ind w:firstLine="480" w:firstLineChars="200"/>
        <w:rPr>
          <w:rFonts w:ascii="仿宋_GB2312" w:eastAsia="仿宋_GB2312"/>
          <w:sz w:val="24"/>
        </w:rPr>
      </w:pPr>
      <w:r>
        <w:rPr>
          <w:rFonts w:hint="eastAsia" w:ascii="仿宋_GB2312" w:eastAsia="仿宋_GB2312"/>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14:paraId="0EBFD673">
      <w:pPr>
        <w:rPr>
          <w:rFonts w:ascii="仿宋_GB2312" w:eastAsia="仿宋_GB2312"/>
          <w:sz w:val="24"/>
        </w:rPr>
      </w:pPr>
      <w:r>
        <w:rPr>
          <w:rFonts w:hint="eastAsia" w:ascii="仿宋_GB2312" w:eastAsia="仿宋_GB2312"/>
          <w:sz w:val="24"/>
        </w:rPr>
        <w:t xml:space="preserve">    投标文件正文（信息公开部分）必须编制于“正文（公开部分）”，投标文件附件（非信息公开部分）必须编制于“附件（不公开部分）”，如下图所示。</w:t>
      </w:r>
    </w:p>
    <w:p w14:paraId="0A4E2524">
      <w:pPr>
        <w:widowControl/>
        <w:jc w:val="left"/>
        <w:rPr>
          <w:rFonts w:ascii="宋体" w:hAnsi="宋体" w:cs="宋体"/>
          <w:kern w:val="0"/>
          <w:sz w:val="24"/>
        </w:rPr>
      </w:pPr>
      <w:r>
        <w:drawing>
          <wp:inline distT="0" distB="0" distL="114300" distR="114300">
            <wp:extent cx="5202555" cy="4042410"/>
            <wp:effectExtent l="0" t="0" r="4445" b="8890"/>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9"/>
                    <a:stretch>
                      <a:fillRect/>
                    </a:stretch>
                  </pic:blipFill>
                  <pic:spPr>
                    <a:xfrm>
                      <a:off x="0" y="0"/>
                      <a:ext cx="5202555" cy="4042410"/>
                    </a:xfrm>
                    <a:prstGeom prst="rect">
                      <a:avLst/>
                    </a:prstGeom>
                    <a:noFill/>
                    <a:ln>
                      <a:noFill/>
                    </a:ln>
                  </pic:spPr>
                </pic:pic>
              </a:graphicData>
            </a:graphic>
          </wp:inline>
        </w:drawing>
      </w:r>
    </w:p>
    <w:p w14:paraId="65EC7D1D">
      <w:pPr>
        <w:ind w:firstLine="480" w:firstLineChars="200"/>
        <w:rPr>
          <w:rFonts w:ascii="仿宋_GB2312" w:eastAsia="仿宋_GB2312"/>
          <w:sz w:val="24"/>
        </w:rPr>
      </w:pPr>
      <w:r>
        <w:rPr>
          <w:rFonts w:hint="eastAsia" w:ascii="仿宋_GB2312" w:eastAsia="仿宋_GB2312"/>
          <w:sz w:val="24"/>
        </w:rPr>
        <w:t>政府集中采购机构公布投标文件正文（信息公开部分）时为计算机截取信息自动公布，</w:t>
      </w:r>
      <w:r>
        <w:rPr>
          <w:rFonts w:hint="eastAsia" w:ascii="仿宋_GB2312" w:eastAsia="仿宋_GB2312"/>
          <w:b/>
          <w:bCs/>
          <w:sz w:val="24"/>
        </w:rPr>
        <w:t>如投标人误将涉及个人隐私的信息放入投标文件正文，相关后果由投标人自负；</w:t>
      </w:r>
      <w:r>
        <w:rPr>
          <w:rFonts w:hint="eastAsia" w:ascii="仿宋_GB2312" w:eastAsia="仿宋_GB2312"/>
          <w:sz w:val="24"/>
          <w:highlight w:val="yellow"/>
        </w:rPr>
        <w:t>如投标人将必须放于投标文件正文（信息公开部分）的内容放入投标文件附件（非信息公开部分），将作投标无效处理。</w:t>
      </w:r>
    </w:p>
    <w:p w14:paraId="7343E673">
      <w:pPr>
        <w:ind w:firstLine="480" w:firstLineChars="200"/>
        <w:rPr>
          <w:rFonts w:ascii="仿宋_GB2312" w:eastAsia="仿宋_GB2312"/>
          <w:sz w:val="24"/>
        </w:rPr>
      </w:pPr>
    </w:p>
    <w:p w14:paraId="7E853BD8">
      <w:pPr>
        <w:ind w:firstLine="482" w:firstLineChars="200"/>
        <w:rPr>
          <w:rFonts w:ascii="宋体" w:hAnsi="宋体"/>
          <w:b/>
          <w:sz w:val="24"/>
        </w:rPr>
      </w:pPr>
    </w:p>
    <w:p w14:paraId="52A4375A">
      <w:pPr>
        <w:rPr>
          <w:rFonts w:ascii="宋体" w:hAnsi="宋体"/>
          <w:sz w:val="24"/>
        </w:rPr>
      </w:pPr>
      <w:r>
        <w:rPr>
          <w:rFonts w:hint="eastAsia" w:ascii="宋体" w:hAnsi="宋体"/>
          <w:sz w:val="24"/>
        </w:rPr>
        <w:t>投标文件组成：</w:t>
      </w:r>
    </w:p>
    <w:p w14:paraId="4F65E7C4">
      <w:pPr>
        <w:ind w:firstLine="1200" w:firstLineChars="500"/>
        <w:outlineLvl w:val="9"/>
        <w:rPr>
          <w:rFonts w:ascii="宋体" w:hAnsi="宋体"/>
          <w:sz w:val="24"/>
        </w:rPr>
      </w:pPr>
      <w:r>
        <w:rPr>
          <w:rFonts w:hint="eastAsia" w:ascii="宋体" w:hAnsi="宋体"/>
          <w:sz w:val="24"/>
        </w:rPr>
        <w:t>1.投标文件正文</w:t>
      </w:r>
      <w:r>
        <w:rPr>
          <w:rFonts w:hint="eastAsia" w:ascii="宋体" w:hAnsi="宋体"/>
          <w:b/>
          <w:color w:val="FF0000"/>
          <w:sz w:val="24"/>
        </w:rPr>
        <w:t>（信息公开部分）</w:t>
      </w:r>
      <w:r>
        <w:rPr>
          <w:rFonts w:hint="eastAsia" w:ascii="宋体" w:hAnsi="宋体"/>
          <w:sz w:val="24"/>
        </w:rPr>
        <w:t>，主要包括以下内容：</w:t>
      </w:r>
    </w:p>
    <w:p w14:paraId="04269B73">
      <w:pPr>
        <w:ind w:left="718" w:leftChars="342" w:firstLine="1417" w:firstLineChars="675"/>
        <w:rPr>
          <w:rFonts w:hint="eastAsia" w:eastAsia="宋体"/>
          <w:szCs w:val="21"/>
          <w:lang w:eastAsia="zh-CN"/>
        </w:rPr>
      </w:pPr>
      <w:r>
        <w:rPr>
          <w:rFonts w:hint="eastAsia"/>
          <w:szCs w:val="21"/>
        </w:rPr>
        <w:t>（1）</w:t>
      </w:r>
      <w:bookmarkStart w:id="41" w:name="_Hlk72070784"/>
      <w:r>
        <w:rPr>
          <w:rFonts w:hint="eastAsia"/>
          <w:szCs w:val="21"/>
        </w:rPr>
        <w:t>投标函</w:t>
      </w:r>
      <w:bookmarkEnd w:id="41"/>
      <w:r>
        <w:rPr>
          <w:rFonts w:hint="eastAsia"/>
          <w:szCs w:val="21"/>
          <w:lang w:eastAsia="zh-CN"/>
        </w:rPr>
        <w:t>；</w:t>
      </w:r>
    </w:p>
    <w:p w14:paraId="654B1587">
      <w:pPr>
        <w:ind w:left="718" w:leftChars="342" w:firstLine="1417" w:firstLineChars="675"/>
        <w:rPr>
          <w:rFonts w:hint="eastAsia" w:eastAsia="宋体"/>
          <w:szCs w:val="21"/>
          <w:lang w:eastAsia="zh-CN"/>
        </w:rPr>
      </w:pPr>
      <w:r>
        <w:rPr>
          <w:rFonts w:hint="eastAsia"/>
          <w:szCs w:val="21"/>
        </w:rPr>
        <w:t>（2）</w:t>
      </w:r>
      <w:bookmarkStart w:id="42" w:name="_Hlk72062521"/>
      <w:r>
        <w:rPr>
          <w:rFonts w:hint="eastAsia"/>
          <w:szCs w:val="21"/>
        </w:rPr>
        <w:t>政府采购投标及履约承诺函</w:t>
      </w:r>
      <w:bookmarkEnd w:id="42"/>
      <w:r>
        <w:rPr>
          <w:rFonts w:hint="eastAsia"/>
          <w:szCs w:val="21"/>
          <w:lang w:eastAsia="zh-CN"/>
        </w:rPr>
        <w:t>；</w:t>
      </w:r>
    </w:p>
    <w:p w14:paraId="10F4E984">
      <w:pPr>
        <w:ind w:left="718" w:leftChars="342" w:firstLine="1417" w:firstLineChars="675"/>
        <w:rPr>
          <w:rFonts w:hint="eastAsia" w:eastAsia="宋体"/>
          <w:szCs w:val="21"/>
          <w:lang w:eastAsia="zh-CN"/>
        </w:rPr>
      </w:pPr>
      <w:r>
        <w:rPr>
          <w:rFonts w:hint="eastAsia"/>
          <w:szCs w:val="21"/>
        </w:rPr>
        <w:t>（</w:t>
      </w:r>
      <w:r>
        <w:rPr>
          <w:szCs w:val="21"/>
        </w:rPr>
        <w:t>3</w:t>
      </w:r>
      <w:r>
        <w:rPr>
          <w:rFonts w:hint="eastAsia"/>
          <w:szCs w:val="21"/>
        </w:rPr>
        <w:t>）投标人情况及资格证明文件</w:t>
      </w:r>
      <w:r>
        <w:rPr>
          <w:rFonts w:hint="eastAsia"/>
          <w:szCs w:val="21"/>
          <w:lang w:eastAsia="zh-CN"/>
        </w:rPr>
        <w:t>；</w:t>
      </w:r>
    </w:p>
    <w:p w14:paraId="1C5BDE44">
      <w:pPr>
        <w:ind w:left="718" w:leftChars="342" w:firstLine="1417" w:firstLineChars="675"/>
        <w:rPr>
          <w:rFonts w:hint="eastAsia"/>
          <w:szCs w:val="21"/>
          <w:lang w:eastAsia="zh-CN"/>
        </w:rPr>
      </w:pPr>
      <w:bookmarkStart w:id="43" w:name="_Hlk72257201"/>
      <w:r>
        <w:rPr>
          <w:rFonts w:hint="eastAsia"/>
          <w:szCs w:val="21"/>
        </w:rPr>
        <w:t>（</w:t>
      </w:r>
      <w:r>
        <w:rPr>
          <w:szCs w:val="21"/>
        </w:rPr>
        <w:t>4</w:t>
      </w:r>
      <w:r>
        <w:rPr>
          <w:rFonts w:hint="eastAsia"/>
          <w:szCs w:val="21"/>
        </w:rPr>
        <w:t>）</w:t>
      </w:r>
      <w:bookmarkEnd w:id="43"/>
      <w:r>
        <w:rPr>
          <w:rFonts w:hint="eastAsia"/>
          <w:szCs w:val="21"/>
        </w:rPr>
        <w:t>项目详细报价</w:t>
      </w:r>
      <w:r>
        <w:rPr>
          <w:rFonts w:hint="eastAsia"/>
          <w:szCs w:val="21"/>
          <w:lang w:eastAsia="zh-CN"/>
        </w:rPr>
        <w:t>；</w:t>
      </w:r>
    </w:p>
    <w:p w14:paraId="7551639D">
      <w:pPr>
        <w:ind w:left="718" w:leftChars="342" w:firstLine="1417" w:firstLineChars="675"/>
        <w:rPr>
          <w:rFonts w:hint="eastAsia" w:eastAsia="宋体"/>
          <w:szCs w:val="21"/>
          <w:lang w:eastAsia="zh-CN"/>
        </w:rPr>
      </w:pPr>
      <w:r>
        <w:rPr>
          <w:rFonts w:hint="eastAsia"/>
          <w:szCs w:val="21"/>
        </w:rPr>
        <w:t>（</w:t>
      </w:r>
      <w:r>
        <w:rPr>
          <w:rFonts w:hint="eastAsia"/>
          <w:szCs w:val="21"/>
          <w:lang w:val="en-US" w:eastAsia="zh-CN"/>
        </w:rPr>
        <w:t>5</w:t>
      </w:r>
      <w:r>
        <w:rPr>
          <w:rFonts w:hint="eastAsia"/>
          <w:szCs w:val="21"/>
        </w:rPr>
        <w:t>）供应商认证情况</w:t>
      </w:r>
      <w:r>
        <w:rPr>
          <w:rFonts w:hint="eastAsia"/>
          <w:szCs w:val="21"/>
          <w:lang w:eastAsia="zh-CN"/>
        </w:rPr>
        <w:t>；</w:t>
      </w:r>
    </w:p>
    <w:p w14:paraId="69DE9D98">
      <w:pPr>
        <w:ind w:left="718" w:leftChars="342" w:firstLine="1417" w:firstLineChars="675"/>
        <w:rPr>
          <w:rFonts w:hint="eastAsia" w:eastAsia="宋体"/>
          <w:szCs w:val="21"/>
          <w:lang w:eastAsia="zh-CN"/>
        </w:rPr>
      </w:pPr>
      <w:r>
        <w:rPr>
          <w:rFonts w:hint="eastAsia"/>
          <w:szCs w:val="21"/>
          <w:lang w:eastAsia="zh-CN"/>
        </w:rPr>
        <w:t>（</w:t>
      </w:r>
      <w:r>
        <w:rPr>
          <w:rFonts w:hint="eastAsia"/>
          <w:szCs w:val="21"/>
          <w:lang w:val="en-US" w:eastAsia="zh-CN"/>
        </w:rPr>
        <w:t>6</w:t>
      </w:r>
      <w:r>
        <w:rPr>
          <w:rFonts w:hint="eastAsia"/>
          <w:szCs w:val="21"/>
          <w:lang w:eastAsia="zh-CN"/>
        </w:rPr>
        <w:t>）</w:t>
      </w:r>
      <w:r>
        <w:rPr>
          <w:rFonts w:hint="eastAsia"/>
          <w:szCs w:val="21"/>
        </w:rPr>
        <w:t>投标人相关资质</w:t>
      </w:r>
      <w:r>
        <w:rPr>
          <w:rFonts w:hint="eastAsia"/>
          <w:szCs w:val="21"/>
          <w:lang w:eastAsia="zh-CN"/>
        </w:rPr>
        <w:t>；</w:t>
      </w:r>
    </w:p>
    <w:p w14:paraId="132F207E">
      <w:pPr>
        <w:ind w:left="718" w:leftChars="342" w:firstLine="1417" w:firstLineChars="675"/>
        <w:rPr>
          <w:rFonts w:hint="eastAsia" w:eastAsia="宋体"/>
          <w:szCs w:val="21"/>
          <w:lang w:eastAsia="zh-CN"/>
        </w:rPr>
      </w:pPr>
      <w:r>
        <w:rPr>
          <w:rFonts w:hint="eastAsia"/>
          <w:szCs w:val="21"/>
          <w:lang w:eastAsia="zh-CN"/>
        </w:rPr>
        <w:t>（</w:t>
      </w:r>
      <w:r>
        <w:rPr>
          <w:rFonts w:hint="eastAsia"/>
          <w:szCs w:val="21"/>
          <w:lang w:val="en-US" w:eastAsia="zh-CN"/>
        </w:rPr>
        <w:t>7</w:t>
      </w:r>
      <w:r>
        <w:rPr>
          <w:rFonts w:hint="eastAsia"/>
          <w:szCs w:val="21"/>
          <w:lang w:eastAsia="zh-CN"/>
        </w:rPr>
        <w:t>）</w:t>
      </w:r>
      <w:r>
        <w:rPr>
          <w:rFonts w:hint="eastAsia"/>
          <w:szCs w:val="21"/>
        </w:rPr>
        <w:t>供应商同类项目业绩情况</w:t>
      </w:r>
      <w:r>
        <w:rPr>
          <w:rFonts w:hint="eastAsia"/>
          <w:szCs w:val="21"/>
          <w:lang w:eastAsia="zh-CN"/>
        </w:rPr>
        <w:t>；</w:t>
      </w:r>
    </w:p>
    <w:p w14:paraId="0A91F072">
      <w:pPr>
        <w:ind w:left="718" w:leftChars="342" w:firstLine="1417" w:firstLineChars="675"/>
        <w:rPr>
          <w:rFonts w:hint="eastAsia" w:eastAsia="宋体"/>
          <w:szCs w:val="21"/>
          <w:lang w:eastAsia="zh-CN"/>
        </w:rPr>
      </w:pPr>
      <w:r>
        <w:rPr>
          <w:rFonts w:hint="eastAsia"/>
          <w:szCs w:val="21"/>
          <w:lang w:eastAsia="zh-CN"/>
        </w:rPr>
        <w:t>（</w:t>
      </w:r>
      <w:r>
        <w:rPr>
          <w:rFonts w:hint="eastAsia"/>
          <w:szCs w:val="21"/>
          <w:lang w:val="en-US" w:eastAsia="zh-CN"/>
        </w:rPr>
        <w:t>8</w:t>
      </w:r>
      <w:r>
        <w:rPr>
          <w:rFonts w:hint="eastAsia"/>
          <w:szCs w:val="21"/>
          <w:lang w:eastAsia="zh-CN"/>
        </w:rPr>
        <w:t>）</w:t>
      </w:r>
      <w:r>
        <w:rPr>
          <w:rFonts w:hint="eastAsia"/>
          <w:szCs w:val="21"/>
        </w:rPr>
        <w:t>投标人获奖情况</w:t>
      </w:r>
      <w:r>
        <w:rPr>
          <w:rFonts w:hint="eastAsia"/>
          <w:szCs w:val="21"/>
          <w:lang w:eastAsia="zh-CN"/>
        </w:rPr>
        <w:t>；</w:t>
      </w:r>
    </w:p>
    <w:p w14:paraId="7A870606">
      <w:pPr>
        <w:ind w:left="718" w:leftChars="342" w:firstLine="1417" w:firstLineChars="675"/>
        <w:rPr>
          <w:rFonts w:hint="eastAsia"/>
          <w:szCs w:val="21"/>
          <w:lang w:eastAsia="zh-CN"/>
        </w:rPr>
      </w:pPr>
      <w:r>
        <w:rPr>
          <w:rFonts w:hint="eastAsia"/>
          <w:szCs w:val="21"/>
          <w:lang w:eastAsia="zh-CN"/>
        </w:rPr>
        <w:t>（</w:t>
      </w:r>
      <w:r>
        <w:rPr>
          <w:rFonts w:hint="eastAsia"/>
          <w:szCs w:val="21"/>
          <w:lang w:val="en-US" w:eastAsia="zh-CN"/>
        </w:rPr>
        <w:t>9</w:t>
      </w:r>
      <w:r>
        <w:rPr>
          <w:rFonts w:hint="eastAsia"/>
          <w:szCs w:val="21"/>
          <w:lang w:eastAsia="zh-CN"/>
        </w:rPr>
        <w:t>）</w:t>
      </w:r>
      <w:r>
        <w:rPr>
          <w:rFonts w:hint="eastAsia"/>
          <w:szCs w:val="21"/>
        </w:rPr>
        <w:t>供应商自主知识产权产品（创新、设计）情况</w:t>
      </w:r>
      <w:r>
        <w:rPr>
          <w:rFonts w:hint="eastAsia"/>
          <w:szCs w:val="21"/>
          <w:lang w:eastAsia="zh-CN"/>
        </w:rPr>
        <w:t>；</w:t>
      </w:r>
    </w:p>
    <w:p w14:paraId="6F9627AA">
      <w:pPr>
        <w:ind w:left="718" w:leftChars="342" w:firstLine="1417" w:firstLineChars="675"/>
        <w:rPr>
          <w:rFonts w:hint="eastAsia"/>
          <w:szCs w:val="21"/>
          <w:lang w:eastAsia="zh-CN"/>
        </w:rPr>
      </w:pPr>
      <w:r>
        <w:rPr>
          <w:rFonts w:hint="eastAsia"/>
          <w:szCs w:val="21"/>
        </w:rPr>
        <w:t>（</w:t>
      </w:r>
      <w:r>
        <w:rPr>
          <w:rFonts w:hint="eastAsia"/>
          <w:szCs w:val="21"/>
          <w:lang w:val="en-US" w:eastAsia="zh-CN"/>
        </w:rPr>
        <w:t>10</w:t>
      </w:r>
      <w:r>
        <w:rPr>
          <w:rFonts w:hint="eastAsia"/>
          <w:szCs w:val="21"/>
        </w:rPr>
        <w:t>）</w:t>
      </w:r>
      <w:r>
        <w:rPr>
          <w:rFonts w:hint="eastAsia"/>
          <w:szCs w:val="21"/>
          <w:highlight w:val="none"/>
        </w:rPr>
        <w:t>投标人认为需要加以说明的其他内容</w:t>
      </w:r>
      <w:r>
        <w:rPr>
          <w:rFonts w:hint="eastAsia"/>
          <w:szCs w:val="21"/>
          <w:highlight w:val="none"/>
          <w:lang w:eastAsia="zh-CN"/>
        </w:rPr>
        <w:t>（公开）</w:t>
      </w:r>
      <w:r>
        <w:rPr>
          <w:rFonts w:hint="eastAsia"/>
          <w:szCs w:val="21"/>
          <w:lang w:eastAsia="zh-CN"/>
        </w:rPr>
        <w:t>；</w:t>
      </w:r>
    </w:p>
    <w:p w14:paraId="1E03D765">
      <w:pPr>
        <w:rPr>
          <w:szCs w:val="21"/>
        </w:rPr>
      </w:pPr>
    </w:p>
    <w:p w14:paraId="154BCDD8">
      <w:pPr>
        <w:ind w:firstLine="1200" w:firstLineChars="500"/>
        <w:outlineLvl w:val="9"/>
        <w:rPr>
          <w:rFonts w:ascii="宋体" w:hAnsi="宋体"/>
          <w:sz w:val="24"/>
        </w:rPr>
      </w:pPr>
      <w:r>
        <w:rPr>
          <w:rFonts w:hint="eastAsia" w:ascii="宋体" w:hAnsi="宋体"/>
          <w:sz w:val="24"/>
        </w:rPr>
        <w:t>2.投标文件附件</w:t>
      </w:r>
      <w:r>
        <w:rPr>
          <w:rFonts w:hint="eastAsia" w:ascii="宋体" w:hAnsi="宋体"/>
          <w:b/>
          <w:color w:val="FF0000"/>
          <w:sz w:val="24"/>
        </w:rPr>
        <w:t>（信息不公开部分）</w:t>
      </w:r>
      <w:r>
        <w:rPr>
          <w:rFonts w:hint="eastAsia" w:ascii="宋体" w:hAnsi="宋体"/>
          <w:sz w:val="24"/>
        </w:rPr>
        <w:t>：主要包括以下内容：</w:t>
      </w:r>
    </w:p>
    <w:p w14:paraId="17D52B7F">
      <w:pPr>
        <w:ind w:firstLine="2100" w:firstLineChars="1000"/>
        <w:rPr>
          <w:rFonts w:hint="eastAsia" w:eastAsia="宋体"/>
          <w:szCs w:val="21"/>
          <w:lang w:eastAsia="zh-CN"/>
        </w:rPr>
      </w:pPr>
      <w:r>
        <w:rPr>
          <w:rFonts w:hint="eastAsia"/>
          <w:szCs w:val="21"/>
        </w:rPr>
        <w:t>（1）</w:t>
      </w:r>
      <w:r>
        <w:rPr>
          <w:rFonts w:hint="eastAsia"/>
          <w:szCs w:val="21"/>
          <w:lang w:eastAsia="zh-CN"/>
        </w:rPr>
        <w:t>供应商基本情况表；</w:t>
      </w:r>
    </w:p>
    <w:p w14:paraId="497DD61A">
      <w:pPr>
        <w:ind w:left="718" w:leftChars="342" w:firstLine="1417" w:firstLineChars="675"/>
        <w:rPr>
          <w:rFonts w:hint="eastAsia" w:eastAsia="宋体"/>
          <w:szCs w:val="21"/>
          <w:lang w:eastAsia="zh-CN"/>
        </w:rPr>
      </w:pPr>
      <w:r>
        <w:rPr>
          <w:rFonts w:hint="eastAsia"/>
          <w:szCs w:val="21"/>
        </w:rPr>
        <w:t>（2）法定代表人（负责人）证明书</w:t>
      </w:r>
      <w:r>
        <w:rPr>
          <w:rFonts w:hint="eastAsia"/>
          <w:szCs w:val="21"/>
          <w:lang w:eastAsia="zh-CN"/>
        </w:rPr>
        <w:t>；</w:t>
      </w:r>
    </w:p>
    <w:p w14:paraId="38C6F712">
      <w:pPr>
        <w:ind w:left="718" w:leftChars="342" w:firstLine="1417" w:firstLineChars="675"/>
        <w:rPr>
          <w:rFonts w:hint="eastAsia"/>
          <w:szCs w:val="21"/>
          <w:lang w:eastAsia="zh-CN"/>
        </w:rPr>
      </w:pPr>
      <w:r>
        <w:rPr>
          <w:rFonts w:hint="eastAsia"/>
          <w:szCs w:val="21"/>
        </w:rPr>
        <w:t>（3）投标文件签署授权委托书</w:t>
      </w:r>
      <w:r>
        <w:rPr>
          <w:rFonts w:hint="eastAsia"/>
          <w:szCs w:val="21"/>
          <w:lang w:eastAsia="zh-CN"/>
        </w:rPr>
        <w:t>；</w:t>
      </w:r>
    </w:p>
    <w:p w14:paraId="4C28688A">
      <w:pPr>
        <w:ind w:left="718" w:leftChars="342" w:firstLine="1417" w:firstLineChars="675"/>
        <w:rPr>
          <w:rFonts w:hint="eastAsia"/>
          <w:szCs w:val="21"/>
          <w:highlight w:val="none"/>
          <w:lang w:eastAsia="zh-CN"/>
        </w:rPr>
      </w:pPr>
      <w:r>
        <w:rPr>
          <w:rFonts w:hint="eastAsia"/>
          <w:szCs w:val="21"/>
          <w:lang w:eastAsia="zh-CN"/>
        </w:rPr>
        <w:t>（</w:t>
      </w:r>
      <w:r>
        <w:rPr>
          <w:rFonts w:hint="eastAsia"/>
          <w:szCs w:val="21"/>
          <w:highlight w:val="none"/>
          <w:lang w:val="en-US" w:eastAsia="zh-CN"/>
        </w:rPr>
        <w:t>4</w:t>
      </w:r>
      <w:r>
        <w:rPr>
          <w:rFonts w:hint="eastAsia"/>
          <w:szCs w:val="21"/>
          <w:highlight w:val="none"/>
          <w:lang w:eastAsia="zh-CN"/>
        </w:rPr>
        <w:t>）</w:t>
      </w:r>
      <w:r>
        <w:rPr>
          <w:szCs w:val="21"/>
          <w:highlight w:val="none"/>
        </w:rPr>
        <w:t>实质性条款响应情况表</w:t>
      </w:r>
      <w:r>
        <w:rPr>
          <w:rFonts w:hint="eastAsia"/>
          <w:szCs w:val="21"/>
          <w:highlight w:val="none"/>
          <w:lang w:eastAsia="zh-CN"/>
        </w:rPr>
        <w:t>；</w:t>
      </w:r>
    </w:p>
    <w:p w14:paraId="18078B62">
      <w:pPr>
        <w:ind w:left="718" w:leftChars="342" w:firstLine="1417" w:firstLineChars="675"/>
        <w:rPr>
          <w:rFonts w:hint="eastAsia" w:eastAsia="宋体"/>
          <w:szCs w:val="21"/>
          <w:highlight w:val="none"/>
          <w:lang w:eastAsia="zh-CN"/>
        </w:rPr>
      </w:pPr>
      <w:r>
        <w:rPr>
          <w:rFonts w:hint="eastAsia"/>
          <w:szCs w:val="21"/>
          <w:highlight w:val="none"/>
          <w:lang w:eastAsia="zh-CN"/>
        </w:rPr>
        <w:t>（</w:t>
      </w:r>
      <w:r>
        <w:rPr>
          <w:rFonts w:hint="eastAsia"/>
          <w:szCs w:val="21"/>
          <w:highlight w:val="none"/>
          <w:lang w:val="en-US" w:eastAsia="zh-CN"/>
        </w:rPr>
        <w:t>5</w:t>
      </w:r>
      <w:r>
        <w:rPr>
          <w:rFonts w:hint="eastAsia"/>
          <w:szCs w:val="21"/>
          <w:highlight w:val="none"/>
          <w:lang w:eastAsia="zh-CN"/>
        </w:rPr>
        <w:t>）商务要求偏离表；</w:t>
      </w:r>
    </w:p>
    <w:p w14:paraId="454763D1">
      <w:pPr>
        <w:ind w:left="718" w:leftChars="342" w:firstLine="1417" w:firstLineChars="675"/>
        <w:rPr>
          <w:rFonts w:hint="eastAsia" w:eastAsia="宋体"/>
          <w:szCs w:val="21"/>
          <w:highlight w:val="none"/>
          <w:lang w:eastAsia="zh-CN"/>
        </w:rPr>
      </w:pPr>
      <w:r>
        <w:rPr>
          <w:rFonts w:hint="eastAsia"/>
          <w:szCs w:val="21"/>
          <w:highlight w:val="none"/>
        </w:rPr>
        <w:t>（</w:t>
      </w:r>
      <w:r>
        <w:rPr>
          <w:rFonts w:hint="eastAsia"/>
          <w:szCs w:val="21"/>
          <w:highlight w:val="none"/>
          <w:lang w:val="en-US" w:eastAsia="zh-CN"/>
        </w:rPr>
        <w:t>6</w:t>
      </w:r>
      <w:r>
        <w:rPr>
          <w:rFonts w:hint="eastAsia"/>
          <w:szCs w:val="21"/>
          <w:highlight w:val="none"/>
        </w:rPr>
        <w:t>）项目服务期满后的服务承诺</w:t>
      </w:r>
      <w:r>
        <w:rPr>
          <w:rFonts w:hint="eastAsia"/>
          <w:szCs w:val="21"/>
          <w:highlight w:val="none"/>
          <w:lang w:eastAsia="zh-CN"/>
        </w:rPr>
        <w:t>；</w:t>
      </w:r>
    </w:p>
    <w:p w14:paraId="259B6AA4">
      <w:pPr>
        <w:ind w:left="718" w:leftChars="342" w:firstLine="1417" w:firstLineChars="675"/>
        <w:rPr>
          <w:rFonts w:hint="eastAsia" w:eastAsia="宋体"/>
          <w:szCs w:val="21"/>
          <w:highlight w:val="none"/>
          <w:lang w:eastAsia="zh-CN"/>
        </w:rPr>
      </w:pPr>
      <w:r>
        <w:rPr>
          <w:rFonts w:hint="eastAsia"/>
          <w:szCs w:val="21"/>
          <w:highlight w:val="none"/>
          <w:lang w:eastAsia="zh-CN"/>
        </w:rPr>
        <w:t>（</w:t>
      </w:r>
      <w:r>
        <w:rPr>
          <w:rFonts w:hint="eastAsia"/>
          <w:szCs w:val="21"/>
          <w:highlight w:val="none"/>
          <w:lang w:val="en-US" w:eastAsia="zh-CN"/>
        </w:rPr>
        <w:t>7</w:t>
      </w:r>
      <w:r>
        <w:rPr>
          <w:rFonts w:hint="eastAsia"/>
          <w:szCs w:val="21"/>
          <w:highlight w:val="none"/>
          <w:lang w:eastAsia="zh-CN"/>
        </w:rPr>
        <w:t>）</w:t>
      </w:r>
      <w:r>
        <w:rPr>
          <w:rFonts w:hint="eastAsia"/>
          <w:szCs w:val="21"/>
          <w:highlight w:val="none"/>
        </w:rPr>
        <w:t>违约承诺</w:t>
      </w:r>
      <w:r>
        <w:rPr>
          <w:rFonts w:hint="eastAsia"/>
          <w:szCs w:val="21"/>
          <w:highlight w:val="none"/>
          <w:lang w:eastAsia="zh-CN"/>
        </w:rPr>
        <w:t>；</w:t>
      </w:r>
    </w:p>
    <w:p w14:paraId="07A8DFDB">
      <w:pPr>
        <w:ind w:left="718" w:leftChars="342" w:firstLine="1417" w:firstLineChars="675"/>
        <w:rPr>
          <w:rFonts w:hint="eastAsia" w:eastAsia="宋体"/>
          <w:szCs w:val="21"/>
          <w:highlight w:val="none"/>
          <w:lang w:eastAsia="zh-CN"/>
        </w:rPr>
      </w:pPr>
      <w:r>
        <w:rPr>
          <w:rFonts w:hint="eastAsia"/>
          <w:szCs w:val="21"/>
          <w:highlight w:val="none"/>
          <w:lang w:eastAsia="zh-CN"/>
        </w:rPr>
        <w:t>（</w:t>
      </w:r>
      <w:r>
        <w:rPr>
          <w:rFonts w:hint="eastAsia"/>
          <w:szCs w:val="21"/>
          <w:highlight w:val="none"/>
          <w:lang w:val="en-US" w:eastAsia="zh-CN"/>
        </w:rPr>
        <w:t>8</w:t>
      </w:r>
      <w:r>
        <w:rPr>
          <w:rFonts w:hint="eastAsia"/>
          <w:szCs w:val="21"/>
          <w:highlight w:val="none"/>
          <w:lang w:eastAsia="zh-CN"/>
        </w:rPr>
        <w:t>）</w:t>
      </w:r>
      <w:r>
        <w:rPr>
          <w:rFonts w:hint="eastAsia"/>
          <w:szCs w:val="21"/>
          <w:highlight w:val="none"/>
        </w:rPr>
        <w:t>拟安排的项目负责人情况（仅限1人）</w:t>
      </w:r>
      <w:r>
        <w:rPr>
          <w:rFonts w:hint="eastAsia"/>
          <w:szCs w:val="21"/>
          <w:highlight w:val="none"/>
          <w:lang w:eastAsia="zh-CN"/>
        </w:rPr>
        <w:t>；</w:t>
      </w:r>
    </w:p>
    <w:p w14:paraId="7EC74065">
      <w:pPr>
        <w:ind w:left="718" w:leftChars="342" w:firstLine="1417" w:firstLineChars="675"/>
        <w:rPr>
          <w:rFonts w:hint="eastAsia"/>
          <w:szCs w:val="21"/>
          <w:highlight w:val="none"/>
          <w:lang w:eastAsia="zh-CN"/>
        </w:rPr>
      </w:pPr>
      <w:r>
        <w:rPr>
          <w:rFonts w:hint="eastAsia"/>
          <w:szCs w:val="21"/>
          <w:highlight w:val="none"/>
          <w:lang w:eastAsia="zh-CN"/>
        </w:rPr>
        <w:t>（</w:t>
      </w:r>
      <w:r>
        <w:rPr>
          <w:rFonts w:hint="eastAsia"/>
          <w:szCs w:val="21"/>
          <w:highlight w:val="none"/>
          <w:lang w:val="en-US" w:eastAsia="zh-CN"/>
        </w:rPr>
        <w:t>9</w:t>
      </w:r>
      <w:r>
        <w:rPr>
          <w:rFonts w:hint="eastAsia"/>
          <w:szCs w:val="21"/>
          <w:highlight w:val="none"/>
          <w:lang w:eastAsia="zh-CN"/>
        </w:rPr>
        <w:t>）</w:t>
      </w:r>
      <w:r>
        <w:rPr>
          <w:rFonts w:hint="eastAsia"/>
          <w:szCs w:val="21"/>
          <w:highlight w:val="none"/>
        </w:rPr>
        <w:t>拟安排服务团队情况（项目负责人除外）</w:t>
      </w:r>
      <w:r>
        <w:rPr>
          <w:rFonts w:hint="eastAsia"/>
          <w:szCs w:val="21"/>
          <w:highlight w:val="none"/>
          <w:lang w:eastAsia="zh-CN"/>
        </w:rPr>
        <w:t>；</w:t>
      </w:r>
    </w:p>
    <w:p w14:paraId="5979E756">
      <w:pPr>
        <w:ind w:left="718" w:leftChars="342" w:firstLine="1417" w:firstLineChars="675"/>
        <w:rPr>
          <w:rFonts w:hint="eastAsia" w:eastAsia="宋体"/>
          <w:szCs w:val="21"/>
          <w:highlight w:val="none"/>
          <w:lang w:eastAsia="zh-CN"/>
        </w:rPr>
      </w:pPr>
      <w:r>
        <w:rPr>
          <w:rFonts w:hint="eastAsia"/>
          <w:szCs w:val="21"/>
          <w:highlight w:val="none"/>
          <w:lang w:eastAsia="zh-CN"/>
        </w:rPr>
        <w:t>（</w:t>
      </w:r>
      <w:r>
        <w:rPr>
          <w:rFonts w:hint="eastAsia"/>
          <w:szCs w:val="21"/>
          <w:highlight w:val="none"/>
          <w:lang w:val="en-US" w:eastAsia="zh-CN"/>
        </w:rPr>
        <w:t>10</w:t>
      </w:r>
      <w:r>
        <w:rPr>
          <w:rFonts w:hint="eastAsia"/>
          <w:szCs w:val="21"/>
          <w:highlight w:val="none"/>
          <w:lang w:eastAsia="zh-CN"/>
        </w:rPr>
        <w:t>）</w:t>
      </w:r>
      <w:r>
        <w:rPr>
          <w:rFonts w:hint="eastAsia"/>
          <w:szCs w:val="21"/>
          <w:highlight w:val="none"/>
        </w:rPr>
        <w:t>投标人认为需要加以说明的其他内容</w:t>
      </w:r>
      <w:r>
        <w:rPr>
          <w:rFonts w:hint="eastAsia"/>
          <w:szCs w:val="21"/>
          <w:highlight w:val="none"/>
          <w:lang w:eastAsia="zh-CN"/>
        </w:rPr>
        <w:t>（不公开）；</w:t>
      </w:r>
    </w:p>
    <w:p w14:paraId="7C977BB8">
      <w:pPr>
        <w:pStyle w:val="21"/>
      </w:pPr>
    </w:p>
    <w:p w14:paraId="58B425F6">
      <w:pPr>
        <w:pStyle w:val="14"/>
        <w:ind w:left="210" w:leftChars="100" w:firstLine="781" w:firstLineChars="372"/>
        <w:rPr>
          <w:rFonts w:ascii="宋体" w:hAnsi="宋体"/>
          <w:szCs w:val="21"/>
        </w:rPr>
      </w:pPr>
    </w:p>
    <w:p w14:paraId="05558B68">
      <w:pPr>
        <w:rPr>
          <w:rFonts w:ascii="仿宋_GB2312" w:eastAsia="仿宋_GB2312"/>
          <w:sz w:val="24"/>
        </w:rPr>
      </w:pPr>
    </w:p>
    <w:p w14:paraId="1C7676B1">
      <w:pPr>
        <w:ind w:firstLine="426" w:firstLineChars="202"/>
        <w:rPr>
          <w:rFonts w:ascii="宋体" w:hAnsi="宋体"/>
          <w:b/>
          <w:szCs w:val="21"/>
        </w:rPr>
      </w:pPr>
      <w:r>
        <w:rPr>
          <w:rFonts w:hint="eastAsia" w:ascii="宋体" w:hAnsi="宋体"/>
          <w:b/>
          <w:szCs w:val="21"/>
        </w:rPr>
        <w:t>备注：</w:t>
      </w:r>
    </w:p>
    <w:p w14:paraId="3C2AD61D">
      <w:pPr>
        <w:ind w:firstLine="426" w:firstLineChars="202"/>
        <w:rPr>
          <w:rFonts w:ascii="宋体" w:hAnsi="宋体"/>
          <w:b/>
          <w:szCs w:val="21"/>
        </w:rPr>
      </w:pPr>
      <w:r>
        <w:rPr>
          <w:rFonts w:hint="eastAsia" w:ascii="宋体" w:hAnsi="宋体"/>
          <w:b/>
          <w:szCs w:val="21"/>
        </w:rPr>
        <w:t>1.本项目为网上电子投标项目，投标文件不需法人或授权委托人另行签字，无需加盖单位公章，招标文件另有规定的除外。</w:t>
      </w:r>
    </w:p>
    <w:p w14:paraId="73ED2500">
      <w:pPr>
        <w:ind w:firstLine="426" w:firstLineChars="202"/>
        <w:rPr>
          <w:rFonts w:ascii="宋体" w:hAnsi="宋体"/>
          <w:b/>
          <w:szCs w:val="21"/>
        </w:rPr>
      </w:pPr>
      <w:r>
        <w:rPr>
          <w:rFonts w:hint="eastAsia" w:ascii="宋体" w:hAnsi="宋体"/>
          <w:b/>
          <w:szCs w:val="21"/>
        </w:rPr>
        <w:t>2.关于填写“开标一览表”的说明：“开标一览表”中除“投标总价”外，其他信息不作评审依据。</w:t>
      </w:r>
    </w:p>
    <w:p w14:paraId="71CC624C">
      <w:pPr>
        <w:rPr>
          <w:rFonts w:ascii="仿宋_GB2312" w:eastAsia="仿宋_GB2312"/>
          <w:sz w:val="24"/>
        </w:rPr>
      </w:pPr>
    </w:p>
    <w:p w14:paraId="00336E18">
      <w:pPr>
        <w:rPr>
          <w:rFonts w:ascii="宋体" w:hAnsi="宋体"/>
          <w:b/>
          <w:szCs w:val="21"/>
        </w:rPr>
      </w:pPr>
    </w:p>
    <w:p w14:paraId="5CE938F8">
      <w:pPr>
        <w:rPr>
          <w:rFonts w:ascii="宋体" w:hAnsi="宋体"/>
          <w:b/>
          <w:szCs w:val="21"/>
        </w:rPr>
      </w:pPr>
    </w:p>
    <w:p w14:paraId="700A0FDD">
      <w:pPr>
        <w:jc w:val="left"/>
        <w:rPr>
          <w:rFonts w:ascii="宋体" w:hAnsi="宋体"/>
          <w:b/>
          <w:color w:val="FF0000"/>
          <w:sz w:val="36"/>
          <w:szCs w:val="36"/>
        </w:rPr>
      </w:pPr>
      <w:r>
        <w:br w:type="page"/>
      </w:r>
    </w:p>
    <w:p w14:paraId="070801BB">
      <w:pPr>
        <w:outlineLvl w:val="1"/>
        <w:rPr>
          <w:rFonts w:ascii="宋体" w:hAnsi="宋体"/>
          <w:b/>
          <w:color w:val="FF0000"/>
          <w:sz w:val="28"/>
          <w:szCs w:val="28"/>
        </w:rPr>
      </w:pPr>
      <w:r>
        <w:rPr>
          <w:rFonts w:hint="eastAsia" w:ascii="宋体" w:hAnsi="宋体"/>
          <w:b/>
          <w:color w:val="FF0000"/>
          <w:sz w:val="28"/>
          <w:szCs w:val="28"/>
        </w:rPr>
        <w:t>投标文件正文（信息公开部分）</w:t>
      </w:r>
    </w:p>
    <w:p w14:paraId="23283319">
      <w:pPr>
        <w:pStyle w:val="4"/>
        <w:jc w:val="center"/>
        <w:rPr>
          <w:rFonts w:ascii="黑体" w:eastAsia="黑体"/>
          <w:b w:val="0"/>
          <w:kern w:val="0"/>
          <w:sz w:val="24"/>
        </w:rPr>
      </w:pPr>
      <w:r>
        <w:rPr>
          <w:rFonts w:hint="eastAsia" w:ascii="黑体" w:eastAsia="黑体"/>
          <w:b w:val="0"/>
          <w:kern w:val="0"/>
          <w:sz w:val="24"/>
        </w:rPr>
        <w:t>一、投标函</w:t>
      </w:r>
    </w:p>
    <w:p w14:paraId="32E27D34">
      <w:pPr>
        <w:spacing w:line="360" w:lineRule="auto"/>
        <w:rPr>
          <w:rFonts w:ascii="宋体" w:hAnsi="宋体"/>
          <w:szCs w:val="21"/>
        </w:rPr>
      </w:pPr>
      <w:r>
        <w:rPr>
          <w:rFonts w:hint="eastAsia" w:ascii="宋体" w:hAnsi="宋体"/>
          <w:szCs w:val="21"/>
        </w:rPr>
        <w:t>致：</w:t>
      </w:r>
      <w:r>
        <w:rPr>
          <w:rFonts w:hint="eastAsia" w:ascii="宋体" w:hAnsi="宋体"/>
          <w:szCs w:val="21"/>
          <w:u w:val="single"/>
        </w:rPr>
        <w:t xml:space="preserve">  </w:t>
      </w:r>
      <w:r>
        <w:rPr>
          <w:rFonts w:hint="eastAsia" w:ascii="宋体" w:hAnsi="宋体"/>
          <w:color w:val="FF0000"/>
          <w:szCs w:val="21"/>
          <w:u w:val="single"/>
        </w:rPr>
        <w:t>深圳公共资源交易中心</w:t>
      </w:r>
      <w:r>
        <w:rPr>
          <w:rFonts w:hint="eastAsia" w:ascii="宋体" w:hAnsi="宋体"/>
          <w:szCs w:val="21"/>
          <w:u w:val="single"/>
        </w:rPr>
        <w:t xml:space="preserve">  </w:t>
      </w:r>
    </w:p>
    <w:p w14:paraId="76A82C4D">
      <w:pPr>
        <w:ind w:firstLine="420" w:firstLineChars="200"/>
        <w:rPr>
          <w:rFonts w:ascii="宋体" w:hAnsi="宋体"/>
          <w:szCs w:val="21"/>
        </w:rPr>
      </w:pPr>
      <w:bookmarkStart w:id="44" w:name="_Hlk73818812"/>
      <w:r>
        <w:rPr>
          <w:rFonts w:hint="eastAsia"/>
          <w:szCs w:val="21"/>
        </w:rPr>
        <w:t>1、根据已收到贵单位的项目编号为</w:t>
      </w:r>
      <w:r>
        <w:rPr>
          <w:rFonts w:hint="eastAsia"/>
          <w:szCs w:val="21"/>
          <w:u w:val="thick"/>
        </w:rPr>
        <w:t xml:space="preserve">    </w:t>
      </w:r>
      <w:r>
        <w:rPr>
          <w:rFonts w:hint="eastAsia"/>
          <w:sz w:val="21"/>
          <w:szCs w:val="21"/>
          <w:u w:val="thick"/>
          <w:lang w:eastAsia="zh-CN"/>
        </w:rPr>
        <w:t>BACG2025000216</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 w:val="21"/>
          <w:szCs w:val="21"/>
          <w:u w:val="thick"/>
        </w:rPr>
        <w:t xml:space="preserve">深圳市宝安区西湾小学蘅芳校区物业管理服务 </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45" w:name="_Hlk72263588"/>
      <w:r>
        <w:rPr>
          <w:rFonts w:hint="eastAsia"/>
          <w:szCs w:val="21"/>
        </w:rPr>
        <w:t>愿意按照招标文件要求承包上述项目并修补其任何缺陷。</w:t>
      </w:r>
      <w:bookmarkEnd w:id="45"/>
    </w:p>
    <w:p w14:paraId="35D58673">
      <w:pPr>
        <w:ind w:firstLine="420" w:firstLineChars="200"/>
        <w:rPr>
          <w:rFonts w:ascii="宋体" w:hAnsi="宋体"/>
          <w:szCs w:val="21"/>
        </w:rPr>
      </w:pPr>
      <w:r>
        <w:rPr>
          <w:rFonts w:ascii="宋体" w:hAnsi="宋体"/>
          <w:szCs w:val="21"/>
        </w:rPr>
        <w:t>2</w:t>
      </w:r>
      <w:r>
        <w:rPr>
          <w:rFonts w:hint="eastAsia" w:ascii="宋体" w:hAnsi="宋体"/>
          <w:szCs w:val="21"/>
        </w:rPr>
        <w:t>、投标价格见</w:t>
      </w:r>
      <w:r>
        <w:rPr>
          <w:rFonts w:hint="eastAsia"/>
          <w:szCs w:val="21"/>
        </w:rPr>
        <w:t>投标书编制软件中《开标一览表》中填写的投标总价。</w:t>
      </w:r>
    </w:p>
    <w:p w14:paraId="1336E112">
      <w:pPr>
        <w:ind w:firstLine="420" w:firstLineChars="200"/>
        <w:rPr>
          <w:rFonts w:ascii="宋体" w:hAnsi="宋体"/>
          <w:szCs w:val="21"/>
        </w:rPr>
      </w:pPr>
      <w:r>
        <w:rPr>
          <w:rFonts w:hint="eastAsia" w:ascii="宋体" w:hAnsi="宋体"/>
          <w:szCs w:val="21"/>
        </w:rPr>
        <w:t>3、如果我单位中标，我单位将按照招标文件的要求足额提交履约担保。</w:t>
      </w:r>
    </w:p>
    <w:p w14:paraId="5FD26718">
      <w:pPr>
        <w:ind w:firstLine="420" w:firstLineChars="200"/>
        <w:rPr>
          <w:rFonts w:ascii="宋体" w:hAnsi="宋体"/>
          <w:szCs w:val="21"/>
        </w:rPr>
      </w:pPr>
      <w:r>
        <w:rPr>
          <w:rFonts w:hint="eastAsia" w:ascii="宋体" w:hAnsi="宋体"/>
          <w:szCs w:val="21"/>
        </w:rPr>
        <w:t>4、我单位同意所递交的投标文件在“对通用条款的补充内容”中明确的投标有效期内有效，在此期间内我单位的投标有可能中标，我方将受此约束。</w:t>
      </w:r>
    </w:p>
    <w:p w14:paraId="1B0EAD84">
      <w:pPr>
        <w:ind w:firstLine="420" w:firstLineChars="200"/>
        <w:rPr>
          <w:rFonts w:ascii="宋体" w:hAnsi="宋体"/>
          <w:szCs w:val="21"/>
        </w:rPr>
      </w:pPr>
      <w:r>
        <w:rPr>
          <w:rFonts w:hint="eastAsia" w:ascii="宋体" w:hAnsi="宋体"/>
          <w:szCs w:val="21"/>
        </w:rPr>
        <w:t>5、除非另外达成协议并生效，贵单位的中标通知书和本投标文件将构成合同的重要内容。</w:t>
      </w:r>
    </w:p>
    <w:p w14:paraId="06DECC32">
      <w:pPr>
        <w:ind w:left="420" w:leftChars="200"/>
        <w:rPr>
          <w:rFonts w:hint="eastAsia" w:ascii="宋体" w:hAnsi="宋体"/>
          <w:szCs w:val="21"/>
        </w:rPr>
      </w:pPr>
      <w:r>
        <w:rPr>
          <w:rFonts w:hint="eastAsia" w:ascii="宋体" w:hAnsi="宋体"/>
          <w:szCs w:val="21"/>
        </w:rPr>
        <w:t>6、我单位理解贵单位将不受必须接受所收到的最低报价或其它任何投标文件的约束。</w:t>
      </w:r>
      <w:bookmarkEnd w:id="44"/>
    </w:p>
    <w:p w14:paraId="7B933D13">
      <w:pPr>
        <w:ind w:left="420" w:leftChars="200"/>
        <w:rPr>
          <w:rFonts w:ascii="宋体" w:hAnsi="宋体"/>
          <w:b/>
          <w:szCs w:val="21"/>
        </w:rPr>
      </w:pPr>
      <w:r>
        <w:rPr>
          <w:rFonts w:hint="eastAsia" w:ascii="宋体" w:hAnsi="宋体"/>
          <w:b/>
          <w:szCs w:val="21"/>
        </w:rPr>
        <w:t>7</w:t>
      </w:r>
      <w:r>
        <w:rPr>
          <w:rFonts w:ascii="宋体" w:hAnsi="宋体"/>
          <w:b/>
          <w:szCs w:val="21"/>
        </w:rPr>
        <w:t>、如我单位提交样品，且未在规定时间内取回样品的，视同放弃取回，同意深圳公共资源交易中心对我单位提交的样品进行清理。</w:t>
      </w:r>
    </w:p>
    <w:p w14:paraId="61A63C49">
      <w:pPr>
        <w:ind w:left="420" w:leftChars="200" w:firstLine="210" w:firstLineChars="100"/>
        <w:rPr>
          <w:rFonts w:hint="eastAsia"/>
          <w:szCs w:val="21"/>
          <w:u w:val="none"/>
          <w:lang w:eastAsia="zh-CN"/>
        </w:rPr>
      </w:pPr>
      <w:r>
        <w:rPr>
          <w:rFonts w:hint="eastAsia"/>
          <w:szCs w:val="21"/>
        </w:rPr>
        <w:t>投标人：</w:t>
      </w:r>
      <w:r>
        <w:rPr>
          <w:rFonts w:hint="eastAsia"/>
          <w:szCs w:val="21"/>
          <w:u w:val="thick"/>
        </w:rPr>
        <w:t xml:space="preserve">       </w:t>
      </w:r>
      <w:r>
        <w:rPr>
          <w:rFonts w:hint="eastAsia" w:eastAsia="宋体"/>
          <w:szCs w:val="21"/>
          <w:lang w:eastAsia="zh-CN"/>
        </w:rPr>
        <w:t>；</w:t>
      </w:r>
      <w:r>
        <w:rPr>
          <w:rFonts w:hint="eastAsia"/>
          <w:szCs w:val="21"/>
        </w:rPr>
        <w:t xml:space="preserve">  单位地址：</w:t>
      </w:r>
      <w:r>
        <w:rPr>
          <w:rFonts w:hint="eastAsia"/>
          <w:szCs w:val="21"/>
          <w:u w:val="thick"/>
        </w:rPr>
        <w:t xml:space="preserve">       </w:t>
      </w:r>
      <w:r>
        <w:rPr>
          <w:rFonts w:hint="eastAsia" w:ascii="Times New Roman" w:eastAsia="宋体"/>
          <w:szCs w:val="21"/>
          <w:u w:val="thick"/>
          <w:lang w:val="en-US" w:eastAsia="zh-CN"/>
        </w:rPr>
        <w:t xml:space="preserve">          </w:t>
      </w:r>
      <w:r>
        <w:rPr>
          <w:rFonts w:hint="eastAsia"/>
          <w:szCs w:val="21"/>
          <w:u w:val="thick"/>
          <w:lang w:val="en-US" w:eastAsia="zh-CN"/>
        </w:rPr>
        <w:t xml:space="preserve"> </w:t>
      </w:r>
      <w:r>
        <w:rPr>
          <w:rFonts w:hint="eastAsia" w:ascii="Times New Roman" w:eastAsia="宋体"/>
          <w:szCs w:val="21"/>
          <w:u w:val="thick"/>
          <w:lang w:val="en-US" w:eastAsia="zh-CN"/>
        </w:rPr>
        <w:t xml:space="preserve">  </w:t>
      </w:r>
      <w:r>
        <w:rPr>
          <w:rFonts w:hint="eastAsia" w:eastAsia="宋体"/>
          <w:szCs w:val="21"/>
          <w:u w:val="none"/>
          <w:lang w:eastAsia="zh-CN"/>
        </w:rPr>
        <w:t>；</w:t>
      </w:r>
    </w:p>
    <w:p w14:paraId="62743C98">
      <w:pPr>
        <w:ind w:left="420" w:leftChars="200" w:firstLine="210" w:firstLineChars="100"/>
        <w:rPr>
          <w:rFonts w:hint="eastAsia"/>
          <w:szCs w:val="21"/>
          <w:u w:val="none"/>
          <w:lang w:eastAsia="zh-CN"/>
        </w:rPr>
      </w:pPr>
      <w:r>
        <w:rPr>
          <w:rFonts w:hint="eastAsia"/>
          <w:szCs w:val="21"/>
        </w:rPr>
        <w:t>法定代表人（负责人）或其</w:t>
      </w:r>
      <w:r>
        <w:rPr>
          <w:rFonts w:hint="eastAsia" w:ascii="Times New Roman" w:eastAsia="宋体"/>
          <w:szCs w:val="21"/>
          <w:lang w:val="en-US" w:eastAsia="zh-CN"/>
        </w:rPr>
        <w:t>授权</w:t>
      </w:r>
      <w:r>
        <w:rPr>
          <w:rFonts w:hint="eastAsia"/>
          <w:szCs w:val="21"/>
        </w:rPr>
        <w:t>委托代理人：</w:t>
      </w:r>
      <w:r>
        <w:rPr>
          <w:rFonts w:hint="eastAsia"/>
          <w:szCs w:val="21"/>
          <w:u w:val="thick"/>
        </w:rPr>
        <w:t xml:space="preserve">         </w:t>
      </w:r>
      <w:r>
        <w:rPr>
          <w:rFonts w:hint="eastAsia" w:eastAsia="宋体"/>
          <w:szCs w:val="21"/>
          <w:u w:val="none"/>
          <w:lang w:eastAsia="zh-CN"/>
        </w:rPr>
        <w:t>；</w:t>
      </w:r>
    </w:p>
    <w:p w14:paraId="091427B6">
      <w:pPr>
        <w:ind w:left="420" w:leftChars="200" w:firstLine="21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rPr>
        <w:t xml:space="preserve"> </w:t>
      </w:r>
      <w:r>
        <w:rPr>
          <w:rFonts w:hint="eastAsia" w:eastAsia="宋体"/>
          <w:szCs w:val="21"/>
          <w:u w:val="none"/>
          <w:lang w:eastAsia="zh-CN"/>
        </w:rPr>
        <w:t>；</w:t>
      </w:r>
      <w:r>
        <w:rPr>
          <w:rFonts w:hint="eastAsia"/>
          <w:szCs w:val="21"/>
          <w:u w:val="none"/>
        </w:rPr>
        <w:t xml:space="preserve">     </w:t>
      </w:r>
    </w:p>
    <w:p w14:paraId="44E48235">
      <w:pPr>
        <w:ind w:left="420" w:leftChars="200" w:firstLine="210" w:firstLineChars="100"/>
        <w:rPr>
          <w:sz w:val="24"/>
        </w:rPr>
      </w:pPr>
      <w:r>
        <w:rPr>
          <w:rFonts w:hint="eastAsia" w:ascii="宋体" w:hAnsi="宋体"/>
          <w:szCs w:val="21"/>
        </w:rPr>
        <w:t>日期：</w:t>
      </w:r>
      <w:r>
        <w:rPr>
          <w:rFonts w:hint="eastAsia" w:ascii="宋体" w:hAnsi="宋体"/>
          <w:szCs w:val="21"/>
          <w:u w:val="thick"/>
        </w:rPr>
        <w:t xml:space="preserve">       </w:t>
      </w:r>
      <w:r>
        <w:rPr>
          <w:rFonts w:hint="eastAsia" w:ascii="宋体" w:hAnsi="宋体"/>
          <w:szCs w:val="21"/>
        </w:rPr>
        <w:t>年</w:t>
      </w:r>
      <w:r>
        <w:rPr>
          <w:rFonts w:hint="eastAsia" w:ascii="宋体" w:hAnsi="宋体"/>
          <w:szCs w:val="21"/>
          <w:u w:val="thick"/>
        </w:rPr>
        <w:t xml:space="preserve">     </w:t>
      </w:r>
      <w:r>
        <w:rPr>
          <w:rFonts w:hint="eastAsia" w:ascii="宋体" w:hAnsi="宋体"/>
          <w:szCs w:val="21"/>
        </w:rPr>
        <w:t>月</w:t>
      </w:r>
      <w:r>
        <w:rPr>
          <w:rFonts w:hint="eastAsia" w:ascii="宋体" w:hAnsi="宋体"/>
          <w:szCs w:val="21"/>
          <w:u w:val="thick"/>
        </w:rPr>
        <w:t xml:space="preserve">    </w:t>
      </w:r>
      <w:r>
        <w:rPr>
          <w:rFonts w:hint="eastAsia" w:ascii="宋体" w:hAnsi="宋体"/>
          <w:szCs w:val="21"/>
        </w:rPr>
        <w:t>日</w:t>
      </w:r>
      <w:r>
        <w:rPr>
          <w:rFonts w:hint="eastAsia"/>
          <w:sz w:val="24"/>
        </w:rPr>
        <w:t xml:space="preserve">                                </w:t>
      </w:r>
    </w:p>
    <w:p w14:paraId="0EDEB7C2">
      <w:pPr>
        <w:ind w:left="420" w:leftChars="200"/>
        <w:rPr>
          <w:sz w:val="24"/>
        </w:rPr>
      </w:pPr>
      <w:r>
        <w:rPr>
          <w:rFonts w:hint="eastAsia"/>
          <w:sz w:val="24"/>
        </w:rPr>
        <w:t xml:space="preserve">                       </w:t>
      </w:r>
    </w:p>
    <w:p w14:paraId="4254B8D1">
      <w:pPr>
        <w:rPr>
          <w:rFonts w:ascii="黑体" w:hAnsi="宋体" w:eastAsia="黑体"/>
        </w:rPr>
      </w:pPr>
    </w:p>
    <w:p w14:paraId="200C6A52">
      <w:pPr>
        <w:rPr>
          <w:rFonts w:ascii="宋体" w:hAnsi="宋体"/>
          <w:szCs w:val="21"/>
        </w:rPr>
      </w:pPr>
    </w:p>
    <w:p w14:paraId="3CFF533F">
      <w:pPr>
        <w:pStyle w:val="4"/>
        <w:jc w:val="center"/>
        <w:rPr>
          <w:rFonts w:ascii="黑体" w:eastAsia="黑体"/>
          <w:b w:val="0"/>
          <w:kern w:val="0"/>
          <w:sz w:val="24"/>
        </w:rPr>
      </w:pPr>
      <w:r>
        <w:rPr>
          <w:rFonts w:hint="eastAsia" w:ascii="黑体" w:eastAsia="黑体"/>
          <w:b w:val="0"/>
          <w:kern w:val="0"/>
          <w:sz w:val="24"/>
        </w:rPr>
        <w:t>二、政府采购投标及履约承诺函</w:t>
      </w:r>
    </w:p>
    <w:p w14:paraId="64731857">
      <w:pPr>
        <w:rPr>
          <w:rFonts w:ascii="宋体" w:hAnsi="宋体"/>
          <w:sz w:val="24"/>
        </w:rPr>
      </w:pPr>
    </w:p>
    <w:p w14:paraId="0A234F26">
      <w:pPr>
        <w:rPr>
          <w:rFonts w:ascii="宋体" w:hAnsi="宋体"/>
          <w:color w:val="FF0000"/>
          <w:szCs w:val="21"/>
        </w:rPr>
      </w:pPr>
      <w:r>
        <w:rPr>
          <w:rFonts w:hint="eastAsia" w:ascii="宋体" w:hAnsi="宋体"/>
          <w:color w:val="FF0000"/>
          <w:szCs w:val="21"/>
        </w:rPr>
        <w:t>致：</w:t>
      </w:r>
      <w:r>
        <w:rPr>
          <w:rFonts w:hint="eastAsia" w:ascii="宋体" w:hAnsi="宋体"/>
          <w:color w:val="FF0000"/>
          <w:szCs w:val="21"/>
          <w:u w:val="single"/>
        </w:rPr>
        <w:t>深圳公共资源交易中心</w:t>
      </w:r>
    </w:p>
    <w:p w14:paraId="1335A4E4">
      <w:pPr>
        <w:ind w:right="-815" w:firstLine="420" w:firstLineChars="200"/>
        <w:rPr>
          <w:rFonts w:ascii="宋体" w:hAnsi="宋体"/>
          <w:szCs w:val="21"/>
        </w:rPr>
      </w:pPr>
      <w:r>
        <w:rPr>
          <w:rFonts w:hint="eastAsia" w:ascii="宋体" w:hAnsi="宋体"/>
          <w:szCs w:val="21"/>
        </w:rPr>
        <w:t>我单位承诺：</w:t>
      </w:r>
    </w:p>
    <w:p w14:paraId="2BC92A6D">
      <w:pPr>
        <w:ind w:firstLine="420" w:firstLineChars="200"/>
        <w:rPr>
          <w:rFonts w:ascii="宋体" w:hAnsi="宋体"/>
          <w:szCs w:val="21"/>
        </w:rPr>
      </w:pPr>
      <w:r>
        <w:rPr>
          <w:rFonts w:hint="eastAsia" w:ascii="宋体" w:hAnsi="宋体"/>
          <w:szCs w:val="21"/>
        </w:rPr>
        <w:t>1.我单位参与本项目</w:t>
      </w:r>
      <w:r>
        <w:rPr>
          <w:rFonts w:hint="eastAsia" w:ascii="宋体" w:hAnsi="宋体"/>
        </w:rPr>
        <w:t>所投标（响应）的货物、工程或服务，不存在侵犯知识产权的情况。</w:t>
      </w:r>
    </w:p>
    <w:p w14:paraId="1A77897F">
      <w:pPr>
        <w:ind w:firstLine="420" w:firstLineChars="200"/>
        <w:rPr>
          <w:rFonts w:ascii="宋体" w:hAnsi="宋体"/>
          <w:szCs w:val="21"/>
        </w:rPr>
      </w:pPr>
      <w:r>
        <w:rPr>
          <w:rFonts w:hint="eastAsia" w:ascii="宋体" w:hAnsi="宋体"/>
          <w:szCs w:val="21"/>
        </w:rPr>
        <w:t>2.我单位参与本项目</w:t>
      </w:r>
      <w:r>
        <w:rPr>
          <w:rFonts w:hint="eastAsia"/>
        </w:rPr>
        <w:t>政府采购活动时不存在被有关部门禁止参与政府采购活动且在有效期内的情况。符合招标文件关于联合体及进口产品的相关资格要求。</w:t>
      </w:r>
    </w:p>
    <w:p w14:paraId="0E1313BC">
      <w:pPr>
        <w:ind w:firstLine="420" w:firstLineChars="200"/>
        <w:rPr>
          <w:rFonts w:ascii="宋体" w:hAnsi="宋体"/>
          <w:szCs w:val="21"/>
        </w:rPr>
      </w:pPr>
      <w:r>
        <w:rPr>
          <w:rFonts w:hint="eastAsia" w:ascii="宋体" w:hAnsi="宋体"/>
          <w:szCs w:val="21"/>
        </w:rPr>
        <w:t>3.我单位具备《中华人民共和国政府采购法》第二十二条第一款规定的六项条件。</w:t>
      </w:r>
    </w:p>
    <w:p w14:paraId="66E7A7E1">
      <w:pPr>
        <w:ind w:firstLine="420" w:firstLineChars="200"/>
        <w:rPr>
          <w:rFonts w:hint="eastAsia"/>
          <w:lang w:eastAsia="zh-CN"/>
        </w:rPr>
      </w:pPr>
      <w:r>
        <w:rPr>
          <w:rFonts w:hint="eastAsia" w:ascii="宋体" w:hAnsi="宋体"/>
          <w:szCs w:val="21"/>
        </w:rPr>
        <w:t>4.我单位</w:t>
      </w:r>
      <w:r>
        <w:rPr>
          <w:rFonts w:hint="eastAsia"/>
        </w:rPr>
        <w:t>未被列入失信被执行人、重大税收违法案件当事人名单、政府采购严重违法失信行为记录名单</w:t>
      </w:r>
      <w:r>
        <w:rPr>
          <w:rFonts w:hint="eastAsia"/>
          <w:lang w:eastAsia="zh-CN"/>
        </w:rPr>
        <w:t>。</w:t>
      </w:r>
    </w:p>
    <w:p w14:paraId="4DBD124D">
      <w:pPr>
        <w:ind w:firstLine="420" w:firstLineChars="200"/>
        <w:rPr>
          <w:rFonts w:hint="eastAsia"/>
          <w:lang w:eastAsia="zh-CN"/>
        </w:rPr>
      </w:pPr>
      <w:r>
        <w:rPr>
          <w:rFonts w:hint="eastAsia" w:ascii="Times New Roman" w:eastAsia="宋体"/>
          <w:color w:val="FF0000"/>
          <w:lang w:val="en-US" w:eastAsia="zh-CN"/>
        </w:rPr>
        <w:t>5.我单位不存在《深圳市财政局政府采购供应商信用信息管理办法》（深财规〔2023〕3号）列明的严重违法失信行为。</w:t>
      </w:r>
    </w:p>
    <w:p w14:paraId="03E6310E">
      <w:pPr>
        <w:ind w:firstLine="420" w:firstLineChars="200"/>
        <w:rPr>
          <w:rFonts w:ascii="宋体" w:hAnsi="宋体"/>
          <w:szCs w:val="21"/>
        </w:rPr>
      </w:pPr>
      <w:r>
        <w:rPr>
          <w:rFonts w:hint="eastAsia" w:ascii="宋体" w:hAnsi="宋体"/>
          <w:szCs w:val="21"/>
          <w:lang w:val="en-US" w:eastAsia="zh-CN"/>
        </w:rPr>
        <w:t>6</w:t>
      </w:r>
      <w:r>
        <w:rPr>
          <w:rFonts w:hint="eastAsia" w:ascii="宋体" w:hAnsi="宋体"/>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14:paraId="54BF77C2">
      <w:pPr>
        <w:ind w:firstLine="420" w:firstLineChars="200"/>
        <w:rPr>
          <w:rFonts w:ascii="宋体" w:hAnsi="宋体"/>
          <w:szCs w:val="21"/>
        </w:rPr>
      </w:pPr>
      <w:r>
        <w:rPr>
          <w:rFonts w:hint="eastAsia" w:ascii="宋体" w:hAnsi="宋体"/>
          <w:szCs w:val="21"/>
          <w:lang w:val="en-US" w:eastAsia="zh-CN"/>
        </w:rPr>
        <w:t>7</w:t>
      </w:r>
      <w:r>
        <w:rPr>
          <w:rFonts w:hint="eastAsia" w:ascii="宋体" w:hAnsi="宋体"/>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5A34297D">
      <w:pPr>
        <w:ind w:firstLine="420" w:firstLineChars="200"/>
        <w:rPr>
          <w:rFonts w:ascii="宋体" w:hAnsi="宋体"/>
          <w:szCs w:val="21"/>
        </w:rPr>
      </w:pPr>
      <w:r>
        <w:rPr>
          <w:rFonts w:hint="eastAsia" w:ascii="宋体" w:hAnsi="宋体"/>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14:paraId="06228415">
      <w:pPr>
        <w:ind w:firstLine="420" w:firstLineChars="200"/>
        <w:rPr>
          <w:rFonts w:ascii="宋体" w:hAnsi="宋体"/>
          <w:szCs w:val="21"/>
        </w:rPr>
      </w:pPr>
      <w:r>
        <w:rPr>
          <w:rFonts w:hint="eastAsia" w:ascii="宋体" w:hAnsi="宋体"/>
          <w:szCs w:val="21"/>
          <w:lang w:val="en-US" w:eastAsia="zh-CN"/>
        </w:rPr>
        <w:t>8</w:t>
      </w:r>
      <w:r>
        <w:rPr>
          <w:rFonts w:hint="eastAsia" w:ascii="宋体" w:hAnsi="宋体"/>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14:paraId="75EC7A9C">
      <w:pPr>
        <w:ind w:firstLine="420" w:firstLineChars="200"/>
        <w:rPr>
          <w:rFonts w:ascii="宋体" w:hAnsi="宋体"/>
          <w:szCs w:val="21"/>
        </w:rPr>
      </w:pPr>
      <w:r>
        <w:rPr>
          <w:rFonts w:hint="eastAsia" w:ascii="宋体" w:hAnsi="宋体"/>
          <w:szCs w:val="21"/>
          <w:lang w:val="en-US" w:eastAsia="zh-CN"/>
        </w:rPr>
        <w:t>9</w:t>
      </w:r>
      <w:r>
        <w:rPr>
          <w:rFonts w:hint="eastAsia" w:ascii="宋体" w:hAnsi="宋体"/>
          <w:szCs w:val="21"/>
        </w:rPr>
        <w:t>.我单位承诺中标后项目不转包，未经采购人同意不进行分包。</w:t>
      </w:r>
    </w:p>
    <w:p w14:paraId="39893C48">
      <w:pPr>
        <w:ind w:firstLine="420" w:firstLineChars="200"/>
        <w:rPr>
          <w:rFonts w:ascii="宋体" w:hAnsi="宋体"/>
        </w:rPr>
      </w:pPr>
      <w:r>
        <w:rPr>
          <w:rFonts w:hint="eastAsia" w:ascii="宋体" w:hAnsi="宋体"/>
          <w:szCs w:val="21"/>
          <w:lang w:val="en-US" w:eastAsia="zh-CN"/>
        </w:rPr>
        <w:t>10</w:t>
      </w:r>
      <w:r>
        <w:rPr>
          <w:rFonts w:ascii="宋体" w:hAnsi="宋体"/>
          <w:szCs w:val="21"/>
        </w:rPr>
        <w:t>.</w:t>
      </w:r>
      <w:r>
        <w:rPr>
          <w:rFonts w:hint="eastAsia" w:ascii="宋体" w:hAnsi="宋体"/>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01BEABEF">
      <w:pPr>
        <w:ind w:firstLine="420" w:firstLineChars="200"/>
        <w:rPr>
          <w:rFonts w:ascii="宋体" w:hAnsi="宋体" w:cs="宋体"/>
          <w:b/>
          <w:kern w:val="0"/>
          <w:szCs w:val="21"/>
        </w:rPr>
      </w:pPr>
      <w:r>
        <w:rPr>
          <w:rFonts w:hint="eastAsia" w:ascii="宋体" w:hAnsi="宋体"/>
        </w:rPr>
        <w:t>1</w:t>
      </w:r>
      <w:r>
        <w:rPr>
          <w:rFonts w:hint="eastAsia" w:ascii="宋体" w:hAnsi="宋体"/>
          <w:lang w:val="en-US" w:eastAsia="zh-CN"/>
        </w:rPr>
        <w:t>1</w:t>
      </w:r>
      <w:r>
        <w:rPr>
          <w:rFonts w:ascii="宋体" w:hAnsi="宋体"/>
        </w:rPr>
        <w:t>.</w:t>
      </w:r>
      <w:r>
        <w:rPr>
          <w:rFonts w:hint="eastAsia" w:ascii="宋体" w:hAnsi="宋体"/>
        </w:rPr>
        <w:t>我单位保证，若所投货物涉及</w:t>
      </w:r>
      <w:r>
        <w:rPr>
          <w:rFonts w:ascii="宋体" w:hAnsi="宋体"/>
        </w:rPr>
        <w:t>《</w:t>
      </w:r>
      <w:r>
        <w:rPr>
          <w:rFonts w:hint="eastAsia" w:ascii="宋体" w:hAnsi="宋体"/>
        </w:rPr>
        <w:t>财政部生态环境部关于印发节能产品政府采购品目清单的通知》（财库〔20</w:t>
      </w:r>
      <w:r>
        <w:rPr>
          <w:rFonts w:ascii="宋体" w:hAnsi="宋体"/>
        </w:rPr>
        <w:t>19</w:t>
      </w:r>
      <w:r>
        <w:rPr>
          <w:rFonts w:hint="eastAsia" w:ascii="宋体" w:hAnsi="宋体"/>
        </w:rPr>
        <w:t>〕</w:t>
      </w:r>
      <w:r>
        <w:rPr>
          <w:rFonts w:ascii="宋体" w:hAnsi="宋体"/>
        </w:rPr>
        <w:t>19</w:t>
      </w:r>
      <w:r>
        <w:rPr>
          <w:rFonts w:hint="eastAsia" w:ascii="宋体" w:hAnsi="宋体"/>
        </w:rPr>
        <w:t>号）列明的政府采购强制产品，则所投该产品符合节能产品的认证要求。</w:t>
      </w:r>
      <w:r>
        <w:rPr>
          <w:rFonts w:hint="eastAsia" w:ascii="宋体" w:hAnsi="宋体"/>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hint="eastAsia" w:eastAsia="宋体"/>
          <w:lang w:eastAsia="zh-CN"/>
        </w:rPr>
        <w:t>（</w:t>
      </w:r>
      <w:r>
        <w:rPr>
          <w:rFonts w:hint="eastAsia"/>
        </w:rPr>
        <w:t>财库〔2023〕7号）</w:t>
      </w:r>
      <w:r>
        <w:rPr>
          <w:rFonts w:hint="eastAsia" w:ascii="Times New Roman" w:eastAsia="宋体"/>
          <w:lang w:val="en-US" w:eastAsia="zh-CN"/>
        </w:rPr>
        <w:t>要求。若所投产品涉及国家强制性标准的，所投产品应符合国家强制性标准相关要求。</w:t>
      </w:r>
    </w:p>
    <w:p w14:paraId="14625110">
      <w:pPr>
        <w:ind w:firstLine="420" w:firstLineChars="200"/>
        <w:rPr>
          <w:rFonts w:hint="eastAsia" w:ascii="宋体" w:hAnsi="宋体"/>
          <w:b w:val="0"/>
          <w:bCs/>
        </w:rPr>
      </w:pPr>
      <w:r>
        <w:rPr>
          <w:rFonts w:hint="eastAsia" w:ascii="宋体" w:hAnsi="宋体" w:cs="宋体"/>
          <w:b w:val="0"/>
          <w:bCs/>
          <w:kern w:val="0"/>
          <w:szCs w:val="21"/>
        </w:rPr>
        <w:t>1</w:t>
      </w:r>
      <w:r>
        <w:rPr>
          <w:rFonts w:hint="eastAsia" w:ascii="宋体" w:hAnsi="宋体" w:cs="宋体"/>
          <w:b w:val="0"/>
          <w:bCs/>
          <w:kern w:val="0"/>
          <w:szCs w:val="21"/>
          <w:lang w:val="en-US" w:eastAsia="zh-CN"/>
        </w:rPr>
        <w:t>2</w:t>
      </w:r>
      <w:r>
        <w:rPr>
          <w:rFonts w:hint="eastAsia" w:ascii="宋体" w:hAnsi="宋体" w:cs="宋体"/>
          <w:b w:val="0"/>
          <w:bCs/>
          <w:kern w:val="0"/>
          <w:szCs w:val="21"/>
        </w:rPr>
        <w:t>.</w:t>
      </w:r>
      <w:r>
        <w:rPr>
          <w:rFonts w:hint="eastAsia" w:ascii="宋体" w:hAnsi="宋体"/>
          <w:b w:val="0"/>
          <w:bCs/>
        </w:rPr>
        <w:t>我单位已知悉并同意中标（成交）结果信息公示（公开）的内容。</w:t>
      </w:r>
    </w:p>
    <w:p w14:paraId="07682D44">
      <w:pPr>
        <w:ind w:firstLine="420" w:firstLineChars="200"/>
        <w:rPr>
          <w:rFonts w:hint="eastAsia" w:ascii="宋体" w:hAnsi="宋体"/>
          <w:b w:val="0"/>
          <w:bCs/>
        </w:rPr>
      </w:pPr>
      <w:r>
        <w:rPr>
          <w:rFonts w:hint="eastAsia" w:ascii="宋体" w:hAnsi="宋体"/>
          <w:b w:val="0"/>
          <w:bCs/>
        </w:rPr>
        <w:t>1</w:t>
      </w:r>
      <w:r>
        <w:rPr>
          <w:rFonts w:hint="eastAsia" w:ascii="宋体" w:hAnsi="宋体"/>
          <w:b w:val="0"/>
          <w:bCs/>
          <w:lang w:val="en-US" w:eastAsia="zh-CN"/>
        </w:rPr>
        <w:t>3</w:t>
      </w:r>
      <w:r>
        <w:rPr>
          <w:rFonts w:hint="eastAsia" w:ascii="宋体" w:hAnsi="宋体"/>
          <w:b w:val="0"/>
          <w:bCs/>
        </w:rPr>
        <w:t>.我单位保证，符合《中华人民共和国政府采购法实施条例》第十八条规定，与其他投标供应商不存在单位负责人为同一人或者存在直接控股、管理关系；</w:t>
      </w:r>
      <w:r>
        <w:rPr>
          <w:rFonts w:hint="eastAsia" w:ascii="宋体" w:hAnsi="宋体"/>
          <w:b w:val="0"/>
          <w:bCs/>
          <w:color w:val="auto"/>
          <w:lang w:val="en-US" w:eastAsia="zh-CN"/>
        </w:rPr>
        <w:t>不存在为</w:t>
      </w:r>
      <w:r>
        <w:rPr>
          <w:rFonts w:hint="eastAsia" w:ascii="宋体" w:hAnsi="宋体"/>
          <w:b w:val="0"/>
          <w:bCs/>
        </w:rPr>
        <w:t>本次采购项目提供整体设计、规范编制或者项目管理、监理、检测等服务的情</w:t>
      </w:r>
      <w:r>
        <w:rPr>
          <w:rFonts w:hint="eastAsia" w:ascii="宋体" w:hAnsi="宋体"/>
          <w:b w:val="0"/>
          <w:bCs/>
          <w:color w:val="auto"/>
        </w:rPr>
        <w:t>形。</w:t>
      </w:r>
      <w:r>
        <w:rPr>
          <w:rFonts w:hint="eastAsia" w:ascii="宋体" w:hAnsi="宋体"/>
          <w:b w:val="0"/>
          <w:bCs/>
          <w:color w:val="auto"/>
          <w:lang w:val="en-US" w:eastAsia="zh-CN"/>
        </w:rPr>
        <w:t>若</w:t>
      </w:r>
      <w:r>
        <w:rPr>
          <w:rFonts w:hint="eastAsia" w:ascii="宋体" w:hAnsi="宋体"/>
          <w:b w:val="0"/>
          <w:bCs/>
          <w:color w:val="auto"/>
        </w:rPr>
        <w:t>存在“不同供应商的董事、股东或其他高级管理人员为同一人的”情形的，</w:t>
      </w:r>
      <w:r>
        <w:rPr>
          <w:rFonts w:hint="eastAsia" w:ascii="宋体" w:hAnsi="宋体"/>
          <w:b w:val="0"/>
          <w:bCs/>
          <w:color w:val="auto"/>
          <w:lang w:val="en-US" w:eastAsia="zh-CN"/>
        </w:rPr>
        <w:t>我单位保证</w:t>
      </w:r>
      <w:r>
        <w:rPr>
          <w:rFonts w:hint="eastAsia" w:ascii="宋体" w:hAnsi="宋体"/>
          <w:b w:val="0"/>
          <w:bCs/>
          <w:color w:val="auto"/>
        </w:rPr>
        <w:t>不存在串通投标、恶意串通或者视为串通投标的情形</w:t>
      </w:r>
      <w:r>
        <w:rPr>
          <w:rFonts w:hint="eastAsia" w:ascii="宋体" w:hAnsi="宋体"/>
          <w:b w:val="0"/>
          <w:bCs/>
          <w:color w:val="auto"/>
          <w:lang w:eastAsia="zh-CN"/>
        </w:rPr>
        <w:t>。</w:t>
      </w:r>
    </w:p>
    <w:p w14:paraId="15EBE74D">
      <w:pPr>
        <w:ind w:firstLine="422" w:firstLineChars="200"/>
        <w:rPr>
          <w:rFonts w:ascii="宋体" w:hAnsi="宋体"/>
          <w:b/>
        </w:rPr>
      </w:pPr>
      <w:r>
        <w:rPr>
          <w:rFonts w:hint="eastAsia" w:ascii="宋体" w:hAnsi="宋体"/>
          <w:b/>
          <w:bCs w:val="0"/>
          <w:sz w:val="21"/>
          <w:lang w:val="en-US" w:eastAsia="zh-CN"/>
        </w:rPr>
        <w:t>14.我单位清楚，如存在违反投标承诺行为情节严重的，将根据《深圳市财政局关于印发&lt;深圳市财政局政府采购供应商信用信息管理办法&gt;的通知》，依法被列入失信信息。</w:t>
      </w:r>
    </w:p>
    <w:p w14:paraId="6B5A717D">
      <w:pPr>
        <w:ind w:firstLine="420" w:firstLineChars="200"/>
        <w:rPr>
          <w:rFonts w:ascii="宋体" w:hAnsi="宋体"/>
        </w:rPr>
      </w:pPr>
      <w:r>
        <w:rPr>
          <w:rFonts w:hint="eastAsia" w:ascii="宋体" w:hAnsi="宋体"/>
          <w:b w:val="0"/>
          <w:bCs/>
          <w:sz w:val="21"/>
          <w:highlight w:val="none"/>
          <w:lang w:val="en-US" w:eastAsia="zh-CN"/>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14:paraId="2EC4EA7C">
      <w:pPr>
        <w:ind w:firstLine="420" w:firstLineChars="200"/>
        <w:rPr>
          <w:rFonts w:hint="eastAsia" w:ascii="宋体" w:hAnsi="宋体"/>
          <w:szCs w:val="21"/>
        </w:rPr>
      </w:pPr>
    </w:p>
    <w:p w14:paraId="74B126EE">
      <w:pPr>
        <w:ind w:firstLine="420" w:firstLineChars="200"/>
        <w:rPr>
          <w:rFonts w:ascii="宋体" w:hAnsi="宋体"/>
          <w:szCs w:val="21"/>
        </w:rPr>
      </w:pPr>
      <w:r>
        <w:rPr>
          <w:rFonts w:hint="eastAsia" w:ascii="宋体" w:hAnsi="宋体"/>
          <w:szCs w:val="21"/>
        </w:rPr>
        <w:t>以上承诺，如有违反，愿依照国家相关法律法规处理，并承担由此给采购人带来的损失。</w:t>
      </w:r>
    </w:p>
    <w:p w14:paraId="0104D3A1">
      <w:pPr>
        <w:spacing w:before="60" w:beforeLines="25" w:after="60" w:afterLines="25"/>
        <w:ind w:firstLine="5460" w:firstLineChars="2600"/>
        <w:rPr>
          <w:rFonts w:ascii="宋体" w:hAnsi="宋体"/>
          <w:szCs w:val="21"/>
        </w:rPr>
      </w:pPr>
      <w:r>
        <w:rPr>
          <w:rFonts w:hint="eastAsia" w:ascii="宋体" w:hAnsi="宋体"/>
          <w:szCs w:val="21"/>
        </w:rPr>
        <w:t xml:space="preserve">                                    </w:t>
      </w:r>
    </w:p>
    <w:p w14:paraId="2D59D4F3">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14:paraId="6221AE50">
      <w:pPr>
        <w:ind w:firstLine="645"/>
        <w:rPr>
          <w:rFonts w:ascii="宋体" w:hAnsi="宋体"/>
          <w:color w:val="FF0000"/>
          <w:szCs w:val="21"/>
        </w:rPr>
      </w:pPr>
      <w:r>
        <w:rPr>
          <w:rFonts w:hint="eastAsia" w:ascii="宋体" w:hAnsi="宋体"/>
          <w:color w:val="FF0000"/>
          <w:szCs w:val="21"/>
        </w:rPr>
        <w:t xml:space="preserve">                                              日期：</w:t>
      </w:r>
      <w:r>
        <w:rPr>
          <w:rFonts w:hint="eastAsia" w:ascii="宋体" w:hAnsi="宋体"/>
          <w:color w:val="FF0000"/>
          <w:szCs w:val="21"/>
          <w:u w:val="single"/>
        </w:rPr>
        <w:t xml:space="preserve">    </w:t>
      </w:r>
      <w:r>
        <w:rPr>
          <w:rFonts w:hint="eastAsia" w:ascii="宋体" w:hAnsi="宋体"/>
          <w:color w:val="FF0000"/>
          <w:szCs w:val="21"/>
        </w:rPr>
        <w:t>年</w:t>
      </w:r>
      <w:r>
        <w:rPr>
          <w:rFonts w:hint="eastAsia" w:ascii="宋体" w:hAnsi="宋体"/>
          <w:color w:val="FF0000"/>
          <w:szCs w:val="21"/>
          <w:u w:val="single"/>
        </w:rPr>
        <w:t xml:space="preserve">   </w:t>
      </w:r>
      <w:r>
        <w:rPr>
          <w:rFonts w:hint="eastAsia" w:ascii="宋体" w:hAnsi="宋体"/>
          <w:color w:val="FF0000"/>
          <w:szCs w:val="21"/>
        </w:rPr>
        <w:t>月</w:t>
      </w:r>
      <w:r>
        <w:rPr>
          <w:rFonts w:hint="eastAsia" w:ascii="宋体" w:hAnsi="宋体"/>
          <w:color w:val="FF0000"/>
          <w:szCs w:val="21"/>
          <w:u w:val="single"/>
        </w:rPr>
        <w:t xml:space="preserve">   </w:t>
      </w:r>
      <w:r>
        <w:rPr>
          <w:rFonts w:hint="eastAsia" w:ascii="宋体" w:hAnsi="宋体"/>
          <w:color w:val="FF0000"/>
          <w:szCs w:val="21"/>
        </w:rPr>
        <w:t>日</w:t>
      </w:r>
    </w:p>
    <w:p w14:paraId="1287C247">
      <w:pPr>
        <w:rPr>
          <w:rFonts w:ascii="宋体" w:hAnsi="宋体"/>
          <w:szCs w:val="21"/>
        </w:rPr>
      </w:pPr>
    </w:p>
    <w:p w14:paraId="29BB952A">
      <w:pPr>
        <w:rPr>
          <w:rFonts w:ascii="宋体" w:hAnsi="宋体"/>
          <w:szCs w:val="21"/>
        </w:rPr>
      </w:pPr>
    </w:p>
    <w:p w14:paraId="0F34636A"/>
    <w:p w14:paraId="1864DA23"/>
    <w:p w14:paraId="7849077E">
      <w:pPr>
        <w:pStyle w:val="4"/>
        <w:spacing w:before="120" w:after="120"/>
        <w:jc w:val="center"/>
        <w:rPr>
          <w:rFonts w:ascii="黑体" w:eastAsia="黑体"/>
          <w:b w:val="0"/>
          <w:kern w:val="0"/>
          <w:sz w:val="24"/>
        </w:rPr>
      </w:pPr>
      <w:r>
        <w:rPr>
          <w:rFonts w:hint="eastAsia" w:ascii="黑体" w:eastAsia="黑体"/>
          <w:b w:val="0"/>
          <w:kern w:val="0"/>
          <w:sz w:val="24"/>
        </w:rPr>
        <w:t>三、投标人情况及资格证明文件</w:t>
      </w:r>
    </w:p>
    <w:p w14:paraId="70336AF1">
      <w:pPr>
        <w:ind w:firstLine="2640" w:firstLineChars="1100"/>
        <w:outlineLvl w:val="3"/>
        <w:rPr>
          <w:rFonts w:ascii="黑体" w:hAnsi="宋体" w:eastAsia="黑体"/>
          <w:bCs/>
          <w:kern w:val="0"/>
          <w:sz w:val="24"/>
          <w:szCs w:val="32"/>
        </w:rPr>
      </w:pPr>
      <w:r>
        <w:rPr>
          <w:rFonts w:hint="eastAsia" w:ascii="黑体" w:hAnsi="宋体" w:eastAsia="黑体"/>
          <w:bCs/>
          <w:kern w:val="0"/>
          <w:sz w:val="24"/>
          <w:szCs w:val="32"/>
        </w:rPr>
        <w:t>（一）投标人资格证明文件</w:t>
      </w:r>
    </w:p>
    <w:p w14:paraId="15405E87">
      <w:pPr>
        <w:spacing w:before="120" w:beforeLines="50"/>
        <w:ind w:firstLine="422"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14:paraId="1F8BBCF6">
      <w:pPr>
        <w:ind w:firstLine="482" w:firstLineChars="200"/>
        <w:rPr>
          <w:b/>
          <w:sz w:val="24"/>
        </w:rPr>
      </w:pPr>
    </w:p>
    <w:p w14:paraId="4F7E6D09">
      <w:pPr>
        <w:ind w:firstLine="480" w:firstLineChars="200"/>
        <w:outlineLvl w:val="3"/>
        <w:rPr>
          <w:rFonts w:ascii="黑体" w:hAnsi="宋体" w:eastAsia="黑体"/>
          <w:bCs/>
          <w:kern w:val="0"/>
          <w:sz w:val="24"/>
          <w:szCs w:val="32"/>
        </w:rPr>
      </w:pPr>
      <w:r>
        <w:rPr>
          <w:rFonts w:hint="eastAsia" w:ascii="黑体" w:hAnsi="宋体" w:eastAsia="黑体"/>
          <w:bCs/>
          <w:kern w:val="0"/>
          <w:sz w:val="24"/>
          <w:szCs w:val="32"/>
        </w:rPr>
        <w:t>（二）中小企业声明函、残疾人福利性单位声明函及监狱企业声明函</w:t>
      </w:r>
    </w:p>
    <w:p w14:paraId="5F50B8A9">
      <w:pPr>
        <w:jc w:val="left"/>
        <w:outlineLvl w:val="9"/>
        <w:rPr>
          <w:rFonts w:ascii="黑体" w:hAnsi="宋体" w:eastAsia="黑体"/>
          <w:bCs/>
          <w:kern w:val="0"/>
          <w:sz w:val="24"/>
          <w:szCs w:val="32"/>
        </w:rPr>
      </w:pPr>
    </w:p>
    <w:p w14:paraId="5064E814">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填写指引：</w:t>
      </w:r>
    </w:p>
    <w:p w14:paraId="04764BBE">
      <w:pPr>
        <w:ind w:firstLine="420" w:firstLineChars="200"/>
        <w:outlineLvl w:val="3"/>
        <w:rPr>
          <w:rFonts w:ascii="黑体" w:hAnsi="黑体" w:eastAsia="黑体"/>
          <w:color w:val="FF0000"/>
          <w:szCs w:val="21"/>
        </w:rPr>
      </w:pPr>
      <w:r>
        <w:rPr>
          <w:rFonts w:hint="eastAsia" w:ascii="黑体" w:hAnsi="宋体" w:eastAsia="黑体"/>
          <w:bCs/>
          <w:color w:val="FF0000"/>
          <w:kern w:val="0"/>
          <w:szCs w:val="21"/>
        </w:rPr>
        <w:t>1、该部分内容由投标人根据自身实际情况填写，不符合要求的投标人可以不填写或直接删除相应的声明函。</w:t>
      </w:r>
      <w:r>
        <w:rPr>
          <w:rFonts w:hint="eastAsia" w:ascii="黑体" w:hAnsi="黑体" w:eastAsia="黑体"/>
          <w:color w:val="FF0000"/>
          <w:szCs w:val="21"/>
        </w:rPr>
        <w:t>投标人提供的声明函不属实的，属于提供虚假资料谋取中标，依照《中华人民共和国政府采购法》等国家有关规定追究相应责任。</w:t>
      </w:r>
    </w:p>
    <w:p w14:paraId="372032C9">
      <w:pPr>
        <w:ind w:firstLine="420" w:firstLineChars="200"/>
        <w:outlineLvl w:val="3"/>
        <w:rPr>
          <w:rFonts w:ascii="黑体" w:hAnsi="黑体" w:eastAsia="黑体"/>
          <w:color w:val="FF0000"/>
          <w:szCs w:val="21"/>
        </w:rPr>
      </w:pPr>
      <w:r>
        <w:rPr>
          <w:rFonts w:hint="eastAsia" w:ascii="黑体" w:hAnsi="黑体" w:eastAsia="黑体"/>
          <w:color w:val="FF0000"/>
          <w:szCs w:val="21"/>
        </w:rPr>
        <w:t>2、该部分内容填写需要参考的相关文件：</w:t>
      </w:r>
    </w:p>
    <w:p w14:paraId="56949998">
      <w:pPr>
        <w:ind w:firstLine="420" w:firstLineChars="200"/>
        <w:outlineLvl w:val="3"/>
        <w:rPr>
          <w:rFonts w:ascii="黑体" w:hAnsi="黑体" w:eastAsia="黑体"/>
          <w:color w:val="FF0000"/>
          <w:szCs w:val="21"/>
        </w:rPr>
      </w:pPr>
      <w:r>
        <w:rPr>
          <w:rFonts w:hint="eastAsia" w:ascii="黑体" w:hAnsi="黑体" w:eastAsia="黑体"/>
          <w:color w:val="FF0000"/>
          <w:szCs w:val="21"/>
        </w:rPr>
        <w:t>(</w:t>
      </w:r>
      <w:r>
        <w:rPr>
          <w:rFonts w:ascii="黑体" w:hAnsi="黑体" w:eastAsia="黑体"/>
          <w:color w:val="FF0000"/>
          <w:szCs w:val="21"/>
        </w:rPr>
        <w:t>1</w:t>
      </w:r>
      <w:r>
        <w:rPr>
          <w:rFonts w:hint="eastAsia" w:ascii="黑体" w:hAnsi="黑体" w:eastAsia="黑体"/>
          <w:color w:val="FF0000"/>
          <w:szCs w:val="21"/>
        </w:rPr>
        <w:t>)财政部《政府采购促进中小企业发展管理办法》（财库〔2020〕46号）</w:t>
      </w:r>
    </w:p>
    <w:p w14:paraId="2177AA9D">
      <w:pPr>
        <w:ind w:firstLine="420" w:firstLineChars="200"/>
        <w:outlineLvl w:val="3"/>
        <w:rPr>
          <w:rFonts w:ascii="黑体" w:hAnsi="黑体" w:eastAsia="黑体"/>
          <w:color w:val="FF0000"/>
          <w:szCs w:val="21"/>
        </w:rPr>
      </w:pPr>
      <w:r>
        <w:rPr>
          <w:rFonts w:hint="eastAsia" w:ascii="黑体" w:hAnsi="黑体" w:eastAsia="黑体"/>
          <w:color w:val="FF0000"/>
          <w:szCs w:val="21"/>
        </w:rPr>
        <w:t>(</w:t>
      </w:r>
      <w:r>
        <w:rPr>
          <w:rFonts w:ascii="黑体" w:hAnsi="黑体" w:eastAsia="黑体"/>
          <w:color w:val="FF0000"/>
          <w:szCs w:val="21"/>
        </w:rPr>
        <w:t>2</w:t>
      </w:r>
      <w:r>
        <w:rPr>
          <w:rFonts w:hint="eastAsia" w:ascii="黑体" w:hAnsi="黑体" w:eastAsia="黑体"/>
          <w:color w:val="FF0000"/>
          <w:szCs w:val="21"/>
        </w:rPr>
        <w:t>)</w:t>
      </w:r>
      <w:bookmarkStart w:id="46" w:name="_Hlk71925120"/>
      <w:r>
        <w:rPr>
          <w:rFonts w:hint="eastAsia" w:ascii="黑体" w:hAnsi="黑体" w:eastAsia="黑体"/>
          <w:color w:val="FF0000"/>
          <w:szCs w:val="21"/>
        </w:rPr>
        <w:t>《工业和信息化部、国家统计局、国家发展和改革委员会、财政部关于印发中小企业划型标准规定的通知》（工信部联企业〔2011〕300号</w:t>
      </w:r>
      <w:bookmarkEnd w:id="46"/>
      <w:r>
        <w:rPr>
          <w:rFonts w:hint="eastAsia" w:ascii="黑体" w:hAnsi="黑体" w:eastAsia="黑体"/>
          <w:color w:val="FF0000"/>
          <w:szCs w:val="21"/>
        </w:rPr>
        <w:t>）</w:t>
      </w:r>
    </w:p>
    <w:p w14:paraId="68A6777B">
      <w:pPr>
        <w:ind w:firstLine="420" w:firstLineChars="200"/>
        <w:outlineLvl w:val="3"/>
        <w:rPr>
          <w:rFonts w:ascii="黑体" w:hAnsi="黑体" w:eastAsia="黑体"/>
          <w:color w:val="FF0000"/>
          <w:szCs w:val="21"/>
        </w:rPr>
      </w:pPr>
      <w:r>
        <w:rPr>
          <w:rFonts w:hint="eastAsia" w:ascii="黑体" w:hAnsi="黑体" w:eastAsia="黑体"/>
          <w:color w:val="FF0000"/>
          <w:szCs w:val="21"/>
        </w:rPr>
        <w:t>(3)《统计上大中小微型企业划分办法(2017)》（国统字〔2017〕213号）</w:t>
      </w:r>
    </w:p>
    <w:p w14:paraId="13ED85C4">
      <w:pPr>
        <w:ind w:firstLine="420" w:firstLineChars="200"/>
        <w:outlineLvl w:val="3"/>
        <w:rPr>
          <w:rFonts w:ascii="黑体" w:hAnsi="黑体" w:eastAsia="黑体"/>
          <w:color w:val="FF0000"/>
          <w:szCs w:val="21"/>
        </w:rPr>
      </w:pPr>
      <w:r>
        <w:rPr>
          <w:rFonts w:hint="eastAsia" w:ascii="黑体" w:hAnsi="黑体" w:eastAsia="黑体"/>
          <w:color w:val="FF0000"/>
          <w:szCs w:val="21"/>
        </w:rPr>
        <w:t>(4)《关于促进残疾人就业政府采购政策的通知》（财库〔2017〕141号）</w:t>
      </w:r>
    </w:p>
    <w:p w14:paraId="2E9D7644">
      <w:pPr>
        <w:ind w:firstLine="420" w:firstLineChars="200"/>
        <w:outlineLvl w:val="3"/>
        <w:rPr>
          <w:rFonts w:ascii="黑体" w:hAnsi="黑体" w:eastAsia="黑体"/>
          <w:color w:val="FF0000"/>
          <w:szCs w:val="21"/>
        </w:rPr>
      </w:pPr>
      <w:r>
        <w:rPr>
          <w:rFonts w:hint="eastAsia" w:ascii="黑体" w:hAnsi="黑体" w:eastAsia="黑体"/>
          <w:color w:val="FF0000"/>
          <w:szCs w:val="21"/>
        </w:rPr>
        <w:t>(5)《关于政府采购支持监狱企业发展有关问题的通知》（财库〔2014〕68号）</w:t>
      </w:r>
    </w:p>
    <w:p w14:paraId="50C14609">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3、请依照提供的格式和内容填写声明函，不要随意变更格式；声明函不需要盖章或签字；</w:t>
      </w:r>
      <w:r>
        <w:rPr>
          <w:rFonts w:hint="eastAsia" w:ascii="黑体" w:hAnsi="黑体" w:eastAsia="黑体"/>
          <w:color w:val="FF0000"/>
          <w:szCs w:val="21"/>
        </w:rPr>
        <w:t>满足多项优惠政策的投标人，不重复享受多项价格扣除政策。</w:t>
      </w:r>
    </w:p>
    <w:p w14:paraId="0F2A8132">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4、声明函具体填写要求：</w:t>
      </w:r>
    </w:p>
    <w:p w14:paraId="4DAD1363">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（1）声明是中小企业须填写《中小企业声明函》的以下内容：</w:t>
      </w:r>
    </w:p>
    <w:p w14:paraId="049D1221">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第一处，在“单位名称”下划线处如实填写采购人名称（深圳公共资源交易中心不是本项目的采购人，而是组织实施机构）；</w:t>
      </w:r>
    </w:p>
    <w:p w14:paraId="6D8F609B">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第二处，在“项目名称”下划线处如实填写采购</w:t>
      </w:r>
      <w:r>
        <w:rPr>
          <w:rFonts w:hint="eastAsia" w:ascii="黑体" w:hAnsi="宋体" w:eastAsia="黑体"/>
          <w:bCs/>
          <w:color w:val="FF0000"/>
          <w:kern w:val="0"/>
          <w:szCs w:val="21"/>
          <w:lang w:val="en-US" w:eastAsia="zh-CN"/>
        </w:rPr>
        <w:t>文件中确定的</w:t>
      </w:r>
      <w:r>
        <w:rPr>
          <w:rFonts w:hint="eastAsia" w:ascii="黑体" w:hAnsi="宋体" w:eastAsia="黑体"/>
          <w:bCs/>
          <w:color w:val="FF0000"/>
          <w:kern w:val="0"/>
          <w:szCs w:val="21"/>
        </w:rPr>
        <w:t>项目名称</w:t>
      </w:r>
      <w:r>
        <w:rPr>
          <w:rFonts w:hint="eastAsia" w:ascii="黑体" w:hAnsi="宋体" w:eastAsia="黑体"/>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hint="eastAsia" w:ascii="黑体" w:hAnsi="宋体" w:eastAsia="黑体"/>
          <w:bCs/>
          <w:color w:val="FF0000"/>
          <w:kern w:val="0"/>
          <w:szCs w:val="21"/>
        </w:rPr>
        <w:t>；</w:t>
      </w:r>
    </w:p>
    <w:p w14:paraId="14C7D036">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第三处，在“标的名称”下划线处填写所采购标的具体名称（以招标文件第一册第三章用户需求书“</w:t>
      </w:r>
      <w:r>
        <w:rPr>
          <w:rFonts w:hint="eastAsia" w:ascii="黑体" w:hAnsi="宋体" w:eastAsia="黑体"/>
          <w:bCs/>
          <w:color w:val="FF0000"/>
          <w:kern w:val="0"/>
          <w:szCs w:val="21"/>
          <w:lang w:val="en-US" w:eastAsia="zh-CN"/>
        </w:rPr>
        <w:t>服务需求</w:t>
      </w:r>
      <w:r>
        <w:rPr>
          <w:rFonts w:hint="eastAsia" w:ascii="黑体" w:hAnsi="宋体" w:eastAsia="黑体"/>
          <w:bCs/>
          <w:color w:val="FF0000"/>
          <w:kern w:val="0"/>
          <w:szCs w:val="21"/>
        </w:rPr>
        <w:t>明细”的“服务需求名称（标的名称）”一栏为准）；如果涉及多项</w:t>
      </w:r>
      <w:r>
        <w:rPr>
          <w:rFonts w:hint="eastAsia" w:ascii="黑体" w:hAnsi="宋体" w:eastAsia="黑体"/>
          <w:bCs/>
          <w:color w:val="FF0000"/>
          <w:kern w:val="0"/>
          <w:szCs w:val="21"/>
          <w:lang w:val="en-US" w:eastAsia="zh-CN"/>
        </w:rPr>
        <w:t>服务</w:t>
      </w:r>
      <w:r>
        <w:rPr>
          <w:rFonts w:hint="eastAsia" w:ascii="黑体" w:hAnsi="宋体" w:eastAsia="黑体"/>
          <w:bCs/>
          <w:color w:val="FF0000"/>
          <w:kern w:val="0"/>
          <w:szCs w:val="21"/>
        </w:rPr>
        <w:t>（标的）为同一企业</w:t>
      </w:r>
      <w:r>
        <w:rPr>
          <w:rFonts w:hint="eastAsia" w:ascii="黑体" w:hAnsi="宋体" w:eastAsia="黑体"/>
          <w:bCs/>
          <w:color w:val="FF0000"/>
          <w:kern w:val="0"/>
          <w:szCs w:val="21"/>
          <w:lang w:val="en-US" w:eastAsia="zh-CN"/>
        </w:rPr>
        <w:t>承接的</w:t>
      </w:r>
      <w:r>
        <w:rPr>
          <w:rFonts w:hint="eastAsia" w:ascii="黑体" w:hAnsi="宋体" w:eastAsia="黑体"/>
          <w:bCs/>
          <w:color w:val="FF0000"/>
          <w:kern w:val="0"/>
          <w:szCs w:val="21"/>
        </w:rPr>
        <w:t>，“标的名称”下划线处可以如实填写多项</w:t>
      </w:r>
      <w:r>
        <w:rPr>
          <w:rFonts w:hint="eastAsia" w:ascii="黑体" w:hAnsi="宋体" w:eastAsia="黑体"/>
          <w:bCs/>
          <w:color w:val="FF0000"/>
          <w:kern w:val="0"/>
          <w:szCs w:val="21"/>
          <w:lang w:val="en-US" w:eastAsia="zh-CN"/>
        </w:rPr>
        <w:t>服务</w:t>
      </w:r>
      <w:r>
        <w:rPr>
          <w:rFonts w:hint="eastAsia" w:ascii="黑体" w:hAnsi="宋体" w:eastAsia="黑体"/>
          <w:bCs/>
          <w:color w:val="FF0000"/>
          <w:kern w:val="0"/>
          <w:szCs w:val="21"/>
        </w:rPr>
        <w:t>；对于分包方式面向中小企业采购的项目</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14:paraId="5DDBFFBC">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第四处，在“</w:t>
      </w:r>
      <w:r>
        <w:rPr>
          <w:rFonts w:hint="eastAsia" w:ascii="黑体" w:hAnsi="宋体" w:eastAsia="黑体"/>
          <w:bCs/>
          <w:color w:val="FF0000"/>
          <w:kern w:val="0"/>
          <w:szCs w:val="21"/>
          <w:lang w:val="en-US" w:eastAsia="zh-CN"/>
        </w:rPr>
        <w:t>采购</w:t>
      </w:r>
      <w:r>
        <w:rPr>
          <w:rFonts w:hint="eastAsia" w:ascii="黑体" w:hAnsi="宋体" w:eastAsia="黑体"/>
          <w:bCs/>
          <w:color w:val="FF0000"/>
          <w:kern w:val="0"/>
          <w:szCs w:val="21"/>
        </w:rPr>
        <w:t>文件中明确的所属行业”下划线处填写采购标的对应的中小企业划分标准所属行业（所属行业以招标文件第一册第三章用户需求书“</w:t>
      </w:r>
      <w:r>
        <w:rPr>
          <w:rFonts w:hint="eastAsia" w:ascii="黑体" w:hAnsi="宋体" w:eastAsia="黑体"/>
          <w:bCs/>
          <w:color w:val="FF0000"/>
          <w:kern w:val="0"/>
          <w:szCs w:val="21"/>
          <w:lang w:val="en-US" w:eastAsia="zh-CN"/>
        </w:rPr>
        <w:t>服务需求</w:t>
      </w:r>
      <w:r>
        <w:rPr>
          <w:rFonts w:hint="eastAsia" w:ascii="黑体" w:hAnsi="宋体" w:eastAsia="黑体"/>
          <w:bCs/>
          <w:color w:val="FF0000"/>
          <w:kern w:val="0"/>
          <w:szCs w:val="21"/>
        </w:rPr>
        <w:t>明细”的“</w:t>
      </w:r>
      <w:r>
        <w:rPr>
          <w:rFonts w:hint="eastAsia" w:ascii="黑体" w:hAnsi="宋体" w:eastAsia="黑体"/>
          <w:bCs/>
          <w:color w:val="FF0000"/>
          <w:kern w:val="0"/>
          <w:szCs w:val="21"/>
          <w:lang w:val="en-US" w:eastAsia="zh-CN"/>
        </w:rPr>
        <w:t>标的所属行业</w:t>
      </w:r>
      <w:r>
        <w:rPr>
          <w:rFonts w:hint="eastAsia" w:ascii="黑体" w:hAnsi="宋体" w:eastAsia="黑体"/>
          <w:bCs/>
          <w:color w:val="FF0000"/>
          <w:kern w:val="0"/>
          <w:szCs w:val="21"/>
        </w:rPr>
        <w:t>”一栏为准）</w:t>
      </w:r>
      <w:r>
        <w:rPr>
          <w:rFonts w:hint="eastAsia" w:ascii="黑体" w:hAnsi="宋体" w:eastAsia="黑体"/>
          <w:bCs/>
          <w:color w:val="FF0000"/>
          <w:kern w:val="0"/>
          <w:szCs w:val="21"/>
          <w:lang w:eastAsia="zh-CN"/>
        </w:rPr>
        <w:t>，并应确保与采购标的涉及的服务承接商本身的所属行业保持一致。对于分包方式面向中小企业采购的项目，“采购文件中明确的所属行业”应按照采购文件中注明的分包给中小企业的采购标的所属行业填写，并应确保与该分包部分采购标的涉及的服务承接商本身的所属行业保持一致；对于以联合体方式面向中小企业采购的项目，“采购文件中明确的所属行业”应按照采购文件中注明的联合体中中小企业承担的采购标的所属行业填写，并应确保与该分包部分采购标的涉及的服务承接商本身的所属行业保持一致；</w:t>
      </w:r>
    </w:p>
    <w:p w14:paraId="251A888A">
      <w:pPr>
        <w:ind w:firstLine="420" w:firstLineChars="200"/>
        <w:outlineLvl w:val="3"/>
        <w:rPr>
          <w:rFonts w:hint="eastAsia" w:ascii="黑体" w:hAnsi="宋体" w:eastAsia="黑体"/>
          <w:bCs/>
          <w:color w:val="FF0000"/>
          <w:kern w:val="0"/>
          <w:szCs w:val="21"/>
          <w:lang w:eastAsia="zh-CN"/>
        </w:rPr>
      </w:pPr>
      <w:r>
        <w:rPr>
          <w:rFonts w:hint="eastAsia" w:ascii="黑体" w:hAnsi="宋体" w:eastAsia="黑体"/>
          <w:bCs/>
          <w:color w:val="FF0000"/>
          <w:kern w:val="0"/>
          <w:szCs w:val="21"/>
        </w:rPr>
        <w:t>第五处，在“企业名称”下划线处如实填写</w:t>
      </w:r>
      <w:r>
        <w:rPr>
          <w:rFonts w:hint="eastAsia" w:ascii="黑体" w:hAnsi="宋体" w:eastAsia="黑体"/>
          <w:b/>
          <w:bCs w:val="0"/>
          <w:color w:val="FF0000"/>
          <w:kern w:val="0"/>
          <w:szCs w:val="21"/>
          <w:lang w:eastAsia="zh-CN"/>
        </w:rPr>
        <w:t>服务承接商</w:t>
      </w:r>
      <w:r>
        <w:rPr>
          <w:rFonts w:hint="eastAsia" w:ascii="黑体" w:hAnsi="宋体" w:eastAsia="黑体"/>
          <w:b/>
          <w:bCs w:val="0"/>
          <w:color w:val="FF0000"/>
          <w:kern w:val="0"/>
          <w:szCs w:val="21"/>
        </w:rPr>
        <w:t>名称</w:t>
      </w:r>
      <w:r>
        <w:rPr>
          <w:rFonts w:hint="eastAsia" w:ascii="黑体" w:hAnsi="宋体" w:eastAsia="黑体"/>
          <w:b/>
          <w:bCs w:val="0"/>
          <w:color w:val="FF0000"/>
          <w:kern w:val="0"/>
          <w:szCs w:val="21"/>
          <w:lang w:eastAsia="zh-CN"/>
        </w:rPr>
        <w:t>。</w:t>
      </w:r>
      <w:r>
        <w:rPr>
          <w:rFonts w:hint="eastAsia" w:ascii="黑体" w:hAnsi="宋体" w:eastAsia="黑体"/>
          <w:bCs/>
          <w:color w:val="FF0000"/>
          <w:kern w:val="0"/>
          <w:szCs w:val="21"/>
          <w:lang w:eastAsia="zh-CN"/>
        </w:rPr>
        <w:t>对于分包方式面向中小企业采购的项目，“企业名称”应填写分包部分采购标的对应的服务承接商；对于以联合体方式面向中小企业采购的项目，“企业名称”应填写联合体中中小企业承担采购标的对应的服务承接商；</w:t>
      </w:r>
    </w:p>
    <w:p w14:paraId="697D553F">
      <w:pPr>
        <w:numPr>
          <w:ilvl w:val="0"/>
          <w:numId w:val="0"/>
        </w:numPr>
        <w:ind w:firstLine="420" w:firstLineChars="200"/>
        <w:outlineLvl w:val="3"/>
        <w:rPr>
          <w:rFonts w:hint="eastAsia" w:ascii="黑体" w:hAnsi="宋体" w:eastAsia="黑体"/>
          <w:bCs/>
          <w:color w:val="FF0000"/>
          <w:kern w:val="0"/>
          <w:szCs w:val="21"/>
        </w:rPr>
      </w:pPr>
      <w:r>
        <w:rPr>
          <w:rFonts w:hint="eastAsia" w:ascii="黑体" w:hAnsi="宋体" w:eastAsia="黑体" w:cs="Times New Roman"/>
          <w:bCs/>
          <w:color w:val="FF0000"/>
          <w:kern w:val="0"/>
          <w:sz w:val="21"/>
          <w:szCs w:val="21"/>
          <w:lang w:val="en-US" w:eastAsia="zh-CN" w:bidi="ar-SA"/>
        </w:rPr>
        <w:t>第六、</w:t>
      </w:r>
      <w:r>
        <w:rPr>
          <w:rFonts w:hint="eastAsia" w:ascii="黑体" w:hAnsi="宋体" w:eastAsia="黑体"/>
          <w:bCs/>
          <w:color w:val="FF0000"/>
          <w:kern w:val="0"/>
          <w:szCs w:val="21"/>
          <w:lang w:val="en-US" w:eastAsia="zh-CN"/>
        </w:rPr>
        <w:t>七、八处，</w:t>
      </w:r>
      <w:r>
        <w:rPr>
          <w:rFonts w:hint="eastAsia" w:ascii="黑体" w:hAnsi="宋体" w:eastAsia="黑体"/>
          <w:bCs/>
          <w:color w:val="FF0000"/>
          <w:kern w:val="0"/>
          <w:szCs w:val="21"/>
        </w:rPr>
        <w:t>在“从业人员”、“营业收入”、“资产总额”下划线处如实填写从业人员、营业收入、资产总额</w:t>
      </w:r>
      <w:r>
        <w:rPr>
          <w:rFonts w:hint="eastAsia" w:ascii="黑体" w:hAnsi="宋体" w:eastAsia="黑体"/>
          <w:bCs/>
          <w:color w:val="FF0000"/>
          <w:kern w:val="0"/>
          <w:szCs w:val="21"/>
          <w:lang w:eastAsia="zh-CN"/>
        </w:rPr>
        <w:t>。从业人员、资产总额指标以上年度末数据为依据，营业收入指标以上年度累计数据为依据。无上年度数据的新成立企业可不填报。</w:t>
      </w:r>
    </w:p>
    <w:p w14:paraId="03F2FE9C">
      <w:pPr>
        <w:numPr>
          <w:ilvl w:val="0"/>
          <w:numId w:val="0"/>
        </w:numPr>
        <w:ind w:firstLine="420" w:firstLineChars="200"/>
        <w:outlineLvl w:val="3"/>
        <w:rPr>
          <w:rFonts w:hint="eastAsia" w:ascii="黑体" w:hAnsi="宋体" w:eastAsia="黑体"/>
          <w:bCs/>
          <w:color w:val="FF0000"/>
          <w:kern w:val="0"/>
          <w:szCs w:val="21"/>
        </w:rPr>
      </w:pPr>
      <w:r>
        <w:rPr>
          <w:rFonts w:hint="eastAsia" w:ascii="黑体" w:hAnsi="宋体" w:eastAsia="黑体"/>
          <w:bCs/>
          <w:color w:val="FF0000"/>
          <w:kern w:val="0"/>
          <w:szCs w:val="21"/>
          <w:lang w:val="en-US" w:eastAsia="zh-CN"/>
        </w:rPr>
        <w:t>第九处，</w:t>
      </w:r>
      <w:r>
        <w:rPr>
          <w:rFonts w:hint="eastAsia" w:ascii="黑体" w:hAnsi="宋体" w:eastAsia="黑体"/>
          <w:bCs/>
          <w:color w:val="FF0000"/>
          <w:kern w:val="0"/>
          <w:szCs w:val="21"/>
        </w:rPr>
        <w:t>在“中型企业、小型企业、微型企业”下划线处应依据企业上年度从业人员、营业收入、资产总额等指标</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按照《中小企业划型标准规定》（工信部联企业〔2011〕300号）、《金融业企业划型标准规定》（银发〔2015〕309号）</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判断《中小企业声明函》载明的</w:t>
      </w:r>
      <w:r>
        <w:rPr>
          <w:rFonts w:hint="eastAsia" w:ascii="黑体" w:hAnsi="宋体" w:eastAsia="黑体"/>
          <w:bCs/>
          <w:color w:val="FF0000"/>
          <w:kern w:val="0"/>
          <w:szCs w:val="21"/>
          <w:lang w:eastAsia="zh-CN"/>
        </w:rPr>
        <w:t>服务承接商</w:t>
      </w:r>
      <w:r>
        <w:rPr>
          <w:rFonts w:hint="eastAsia" w:ascii="黑体" w:hAnsi="宋体" w:eastAsia="黑体"/>
          <w:bCs/>
          <w:color w:val="FF0000"/>
          <w:kern w:val="0"/>
          <w:szCs w:val="21"/>
        </w:rPr>
        <w:t>是否属于采购文件所属行业的中型企业/小型企业/微型企业。</w:t>
      </w:r>
    </w:p>
    <w:p w14:paraId="7E1C9747">
      <w:pPr>
        <w:pStyle w:val="73"/>
        <w:ind w:firstLine="420" w:firstLineChars="200"/>
        <w:rPr>
          <w:rFonts w:hint="eastAsia" w:ascii="黑体" w:hAnsi="宋体" w:eastAsia="黑体"/>
          <w:bCs/>
          <w:color w:val="FF0000"/>
          <w:kern w:val="0"/>
          <w:szCs w:val="21"/>
          <w:lang w:eastAsia="zh-CN"/>
        </w:rPr>
      </w:pPr>
      <w:r>
        <w:rPr>
          <w:rFonts w:hint="eastAsia" w:ascii="黑体" w:hAnsi="宋体" w:eastAsia="黑体"/>
          <w:bCs/>
          <w:color w:val="FF0000"/>
          <w:kern w:val="0"/>
          <w:szCs w:val="21"/>
          <w:lang w:eastAsia="zh-CN"/>
        </w:rPr>
        <w:t>（</w:t>
      </w:r>
      <w:r>
        <w:rPr>
          <w:rFonts w:hint="eastAsia" w:ascii="黑体" w:hAnsi="宋体" w:eastAsia="黑体"/>
          <w:bCs/>
          <w:color w:val="FF0000"/>
          <w:kern w:val="0"/>
          <w:szCs w:val="21"/>
          <w:lang w:val="en-US" w:eastAsia="zh-CN"/>
        </w:rPr>
        <w:t>2</w:t>
      </w:r>
      <w:r>
        <w:rPr>
          <w:rFonts w:hint="eastAsia" w:ascii="黑体" w:hAnsi="宋体" w:eastAsia="黑体"/>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14:paraId="1C26A283">
      <w:pPr>
        <w:ind w:firstLine="420" w:firstLineChars="200"/>
        <w:outlineLvl w:val="3"/>
        <w:rPr>
          <w:rFonts w:hint="eastAsia" w:ascii="黑体" w:hAnsi="宋体" w:eastAsia="黑体"/>
          <w:bCs/>
          <w:color w:val="FF0000"/>
          <w:kern w:val="0"/>
          <w:szCs w:val="21"/>
          <w:lang w:eastAsia="zh-CN"/>
        </w:rPr>
      </w:pPr>
      <w:r>
        <w:rPr>
          <w:rFonts w:hint="eastAsia" w:ascii="黑体" w:hAnsi="宋体" w:eastAsia="黑体"/>
          <w:bCs/>
          <w:color w:val="FF0000"/>
          <w:kern w:val="0"/>
          <w:szCs w:val="21"/>
          <w:lang w:eastAsia="zh-CN"/>
        </w:rPr>
        <w:t>（</w:t>
      </w:r>
      <w:r>
        <w:rPr>
          <w:rFonts w:hint="eastAsia" w:ascii="黑体" w:hAnsi="宋体" w:eastAsia="黑体"/>
          <w:bCs/>
          <w:color w:val="FF0000"/>
          <w:kern w:val="0"/>
          <w:szCs w:val="21"/>
          <w:lang w:val="en-US" w:eastAsia="zh-CN"/>
        </w:rPr>
        <w:t>3</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事业单位、社会组织等非企业主体不享受中小企业扶持政策</w:t>
      </w:r>
      <w:r>
        <w:rPr>
          <w:rFonts w:hint="eastAsia" w:ascii="黑体" w:hAnsi="宋体" w:eastAsia="黑体"/>
          <w:bCs/>
          <w:color w:val="FF0000"/>
          <w:kern w:val="0"/>
          <w:szCs w:val="21"/>
          <w:lang w:eastAsia="zh-CN"/>
        </w:rPr>
        <w:t>。</w:t>
      </w:r>
    </w:p>
    <w:p w14:paraId="60509CA1">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w:t>
      </w:r>
      <w:r>
        <w:rPr>
          <w:rFonts w:hint="eastAsia" w:ascii="黑体" w:hAnsi="宋体" w:eastAsia="黑体"/>
          <w:bCs/>
          <w:color w:val="FF0000"/>
          <w:kern w:val="0"/>
          <w:szCs w:val="21"/>
          <w:lang w:val="en-US" w:eastAsia="zh-CN"/>
        </w:rPr>
        <w:t>4</w:t>
      </w:r>
      <w:r>
        <w:rPr>
          <w:rFonts w:hint="eastAsia" w:ascii="黑体" w:hAnsi="宋体" w:eastAsia="黑体"/>
          <w:bCs/>
          <w:color w:val="FF0000"/>
          <w:kern w:val="0"/>
          <w:szCs w:val="21"/>
        </w:rPr>
        <w:t>）声明是残疾人福利性单位须填写《残疾人福利性单位声明函》的相关内容，具体参照以上《中小企业声明函》填写要求执行。</w:t>
      </w:r>
    </w:p>
    <w:p w14:paraId="279B44B8">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w:t>
      </w:r>
      <w:r>
        <w:rPr>
          <w:rFonts w:hint="eastAsia" w:ascii="黑体" w:hAnsi="宋体" w:eastAsia="黑体"/>
          <w:bCs/>
          <w:color w:val="FF0000"/>
          <w:kern w:val="0"/>
          <w:szCs w:val="21"/>
          <w:lang w:val="en-US" w:eastAsia="zh-CN"/>
        </w:rPr>
        <w:t>5</w:t>
      </w:r>
      <w:r>
        <w:rPr>
          <w:rFonts w:hint="eastAsia" w:ascii="黑体" w:hAnsi="宋体" w:eastAsia="黑体"/>
          <w:bCs/>
          <w:color w:val="FF0000"/>
          <w:kern w:val="0"/>
          <w:szCs w:val="21"/>
        </w:rPr>
        <w:t>）声明是监狱企业须填写《监狱企业声明函》的三项内容（填写位置的字体已加粗），具体参照以上《中小企业声明函》填写要求执行。</w:t>
      </w:r>
    </w:p>
    <w:p w14:paraId="7EC6551F">
      <w:pPr>
        <w:ind w:firstLine="420" w:firstLineChars="200"/>
        <w:outlineLvl w:val="3"/>
        <w:rPr>
          <w:rFonts w:hint="eastAsia" w:ascii="黑体" w:hAnsi="宋体" w:eastAsia="黑体"/>
          <w:bCs/>
          <w:color w:val="FF0000"/>
          <w:kern w:val="0"/>
          <w:szCs w:val="21"/>
          <w:lang w:val="en-US" w:eastAsia="zh-CN"/>
        </w:rPr>
      </w:pPr>
      <w:r>
        <w:rPr>
          <w:rFonts w:hint="eastAsia" w:ascii="黑体" w:hAnsi="宋体" w:eastAsia="黑体"/>
          <w:bCs/>
          <w:color w:val="FF0000"/>
          <w:kern w:val="0"/>
          <w:szCs w:val="21"/>
          <w:lang w:val="en-US" w:eastAsia="zh-CN"/>
        </w:rPr>
        <w:t>5、本项目属于服务类项目，相关服务承接商应当为中小企业或残疾人福利性单位或监狱企业，如包含硬件设备、产品等货物采购的，不再对其中涉及的货物制造商作出要求。</w:t>
      </w:r>
    </w:p>
    <w:p w14:paraId="01AA88E7">
      <w:pPr>
        <w:ind w:firstLine="420" w:firstLineChars="200"/>
        <w:outlineLvl w:val="3"/>
        <w:rPr>
          <w:rFonts w:hint="eastAsia" w:ascii="黑体" w:hAnsi="宋体" w:eastAsia="黑体"/>
          <w:bCs/>
          <w:color w:val="FF0000"/>
          <w:kern w:val="0"/>
          <w:szCs w:val="21"/>
          <w:lang w:val="en-US" w:eastAsia="zh-CN"/>
        </w:rPr>
      </w:pPr>
      <w:r>
        <w:rPr>
          <w:rFonts w:hint="eastAsia" w:ascii="黑体" w:hAnsi="宋体" w:eastAsia="黑体"/>
          <w:bCs/>
          <w:color w:val="FF0000"/>
          <w:kern w:val="0"/>
          <w:szCs w:val="21"/>
          <w:lang w:val="en-US" w:eastAsia="zh-CN"/>
        </w:rPr>
        <w:t>6、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14:paraId="3C8ADAAE">
      <w:pPr>
        <w:ind w:firstLine="420" w:firstLineChars="200"/>
        <w:rPr>
          <w:rFonts w:hint="default" w:ascii="黑体" w:hAnsi="宋体" w:eastAsia="黑体"/>
          <w:bCs/>
          <w:color w:val="FF0000"/>
          <w:kern w:val="0"/>
          <w:szCs w:val="21"/>
          <w:lang w:val="en-US" w:eastAsia="zh-CN"/>
        </w:rPr>
      </w:pPr>
      <w:r>
        <w:rPr>
          <w:rFonts w:hint="eastAsia" w:ascii="黑体" w:hAnsi="宋体" w:eastAsia="黑体"/>
          <w:bCs/>
          <w:color w:val="FF0000"/>
          <w:kern w:val="0"/>
          <w:szCs w:val="21"/>
          <w:lang w:val="en-US" w:eastAsia="zh-CN"/>
        </w:rPr>
        <w:t>7、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14:paraId="6B2FD308">
      <w:pPr>
        <w:ind w:firstLine="420" w:firstLineChars="200"/>
      </w:pPr>
    </w:p>
    <w:p w14:paraId="6737A40E">
      <w:pPr>
        <w:numPr>
          <w:ilvl w:val="0"/>
          <w:numId w:val="9"/>
        </w:numPr>
        <w:jc w:val="center"/>
        <w:outlineLvl w:val="9"/>
        <w:rPr>
          <w:b/>
          <w:sz w:val="24"/>
        </w:rPr>
      </w:pPr>
      <w:r>
        <w:rPr>
          <w:b/>
          <w:sz w:val="24"/>
        </w:rPr>
        <w:t>中小企业声明函（</w:t>
      </w:r>
      <w:r>
        <w:rPr>
          <w:rFonts w:hint="eastAsia"/>
          <w:b/>
          <w:sz w:val="24"/>
        </w:rPr>
        <w:t>服务</w:t>
      </w:r>
      <w:r>
        <w:rPr>
          <w:b/>
          <w:sz w:val="24"/>
        </w:rPr>
        <w:t>）</w:t>
      </w:r>
    </w:p>
    <w:p w14:paraId="4572226F">
      <w:pPr>
        <w:pStyle w:val="21"/>
        <w:numPr>
          <w:ilvl w:val="0"/>
          <w:numId w:val="0"/>
        </w:numPr>
      </w:pPr>
    </w:p>
    <w:p w14:paraId="43F18F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本公司（联合体）郑重声明，根据《政府采购促进中小企业发展管理办法》（财库﹝2020﹞46号）的规定，本公司（联合体）参加</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（单位名称）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的</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（项目名称）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采购活动，服务全部由符合政策要求的中小企业承接。相关企业（含联合体中的中小企业、签订分包意向协议的中小企业）的具体情况如下：</w:t>
      </w:r>
    </w:p>
    <w:p w14:paraId="7E2F5F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1.</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（标的名称）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 xml:space="preserve"> </w:t>
      </w:r>
      <w:r>
        <w:rPr>
          <w:rFonts w:hint="eastAsia" w:ascii="宋体" w:hAnsi="宋体" w:eastAsia="宋体" w:cs="宋体"/>
          <w:sz w:val="21"/>
          <w:szCs w:val="21"/>
        </w:rPr>
        <w:t>，属于</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（采购文件中明确的所属行业）</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行业</w:t>
      </w:r>
      <w:r>
        <w:rPr>
          <w:rFonts w:hint="eastAsia" w:ascii="宋体" w:hAnsi="宋体" w:eastAsia="宋体" w:cs="宋体"/>
          <w:kern w:val="2"/>
          <w:sz w:val="21"/>
          <w:szCs w:val="21"/>
          <w:lang w:val="en-US" w:eastAsia="zh-CN" w:bidi="ar-SA"/>
        </w:rPr>
        <w:t>；承接企业为</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（企业名称</w:t>
      </w:r>
      <w:r>
        <w:rPr>
          <w:rFonts w:hint="eastAsia" w:ascii="宋体" w:hAnsi="宋体" w:eastAsia="宋体" w:cs="宋体"/>
          <w:b/>
          <w:bCs/>
          <w:i/>
          <w:iCs/>
          <w:sz w:val="21"/>
          <w:szCs w:val="21"/>
          <w:u w:val="single"/>
          <w:lang w:eastAsia="zh-CN"/>
        </w:rPr>
        <w:t>，要求</w:t>
      </w:r>
      <w:r>
        <w:rPr>
          <w:rFonts w:hint="eastAsia" w:ascii="宋体" w:hAnsi="宋体" w:eastAsia="宋体" w:cs="宋体"/>
          <w:b/>
          <w:bCs/>
          <w:i/>
          <w:iCs/>
          <w:sz w:val="21"/>
          <w:szCs w:val="21"/>
          <w:u w:val="single"/>
          <w:lang w:val="en-US" w:eastAsia="zh-CN"/>
        </w:rPr>
        <w:t>承接企业本身</w:t>
      </w:r>
      <w:r>
        <w:rPr>
          <w:rFonts w:hint="eastAsia" w:ascii="宋体" w:hAnsi="宋体" w:eastAsia="宋体" w:cs="宋体"/>
          <w:b/>
          <w:bCs/>
          <w:i/>
          <w:iCs/>
          <w:sz w:val="21"/>
          <w:szCs w:val="21"/>
          <w:u w:val="single"/>
          <w:lang w:eastAsia="zh-CN"/>
        </w:rPr>
        <w:t>所属行业应当与招标文件要求的行业相一致</w:t>
      </w:r>
      <w:r>
        <w:rPr>
          <w:rFonts w:hint="eastAsia" w:ascii="宋体" w:hAnsi="宋体" w:eastAsia="宋体" w:cs="宋体"/>
          <w:b/>
          <w:bCs/>
          <w:i/>
          <w:iCs/>
          <w:sz w:val="21"/>
          <w:szCs w:val="21"/>
          <w:u w:val="single"/>
        </w:rPr>
        <w:t>）</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，从业人员</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人，营业收入为</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万元，资产总额为</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万元，属于</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（中型企业、小型企业、微型企业）</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w:t>
      </w:r>
    </w:p>
    <w:p w14:paraId="2E9A49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2.</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（标的名称）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 xml:space="preserve"> </w:t>
      </w:r>
      <w:r>
        <w:rPr>
          <w:rFonts w:hint="eastAsia" w:ascii="宋体" w:hAnsi="宋体" w:eastAsia="宋体" w:cs="宋体"/>
          <w:sz w:val="21"/>
          <w:szCs w:val="21"/>
        </w:rPr>
        <w:t>，属于</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（采购文件中明确的所属行业）</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行业</w:t>
      </w:r>
      <w:r>
        <w:rPr>
          <w:rFonts w:hint="eastAsia" w:ascii="宋体" w:hAnsi="宋体" w:eastAsia="宋体" w:cs="宋体"/>
          <w:kern w:val="2"/>
          <w:sz w:val="21"/>
          <w:szCs w:val="21"/>
          <w:lang w:val="en-US" w:eastAsia="zh-CN" w:bidi="ar-SA"/>
        </w:rPr>
        <w:t>；承接企业为</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（企业名称</w:t>
      </w:r>
      <w:r>
        <w:rPr>
          <w:rFonts w:hint="eastAsia" w:ascii="宋体" w:hAnsi="宋体" w:eastAsia="宋体" w:cs="宋体"/>
          <w:b/>
          <w:bCs/>
          <w:i/>
          <w:iCs/>
          <w:sz w:val="21"/>
          <w:szCs w:val="21"/>
          <w:u w:val="single"/>
          <w:lang w:eastAsia="zh-CN"/>
        </w:rPr>
        <w:t>，要求</w:t>
      </w:r>
      <w:r>
        <w:rPr>
          <w:rFonts w:hint="eastAsia" w:ascii="宋体" w:hAnsi="宋体" w:eastAsia="宋体" w:cs="宋体"/>
          <w:b/>
          <w:bCs/>
          <w:i/>
          <w:iCs/>
          <w:sz w:val="21"/>
          <w:szCs w:val="21"/>
          <w:u w:val="single"/>
          <w:lang w:val="en-US" w:eastAsia="zh-CN"/>
        </w:rPr>
        <w:t>承接企业本身</w:t>
      </w:r>
      <w:r>
        <w:rPr>
          <w:rFonts w:hint="eastAsia" w:ascii="宋体" w:hAnsi="宋体" w:eastAsia="宋体" w:cs="宋体"/>
          <w:b/>
          <w:bCs/>
          <w:i/>
          <w:iCs/>
          <w:sz w:val="21"/>
          <w:szCs w:val="21"/>
          <w:u w:val="single"/>
          <w:lang w:eastAsia="zh-CN"/>
        </w:rPr>
        <w:t>所属行业应当与招标文件要求的行业相一致</w:t>
      </w:r>
      <w:r>
        <w:rPr>
          <w:rFonts w:hint="eastAsia" w:ascii="宋体" w:hAnsi="宋体" w:eastAsia="宋体" w:cs="宋体"/>
          <w:b/>
          <w:bCs/>
          <w:i/>
          <w:iCs/>
          <w:sz w:val="21"/>
          <w:szCs w:val="21"/>
          <w:u w:val="single"/>
        </w:rPr>
        <w:t>）</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，从业人员</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人，营业收入为</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万元，资产总额为</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万元，属于</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（中型企业、小型企业、微型企业）</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w:t>
      </w:r>
    </w:p>
    <w:p w14:paraId="5FE3EC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w:t>
      </w:r>
    </w:p>
    <w:p w14:paraId="2E77E4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以上企业，不属于大企业的分支机构，不存在控股股东为大企业的情形，也不存在与大企业的负责人为同一人的情形。</w:t>
      </w:r>
    </w:p>
    <w:p w14:paraId="497733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本企业对上述声明内容的真实性负责。如有虚假，将依法承担相应责任。</w:t>
      </w:r>
    </w:p>
    <w:p w14:paraId="439DD4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kern w:val="2"/>
          <w:sz w:val="21"/>
          <w:szCs w:val="21"/>
          <w:lang w:val="en-US" w:eastAsia="zh-CN" w:bidi="ar-SA"/>
        </w:rPr>
      </w:pPr>
      <w:bookmarkStart w:id="47" w:name="_Hlk73562275"/>
      <w:r>
        <w:rPr>
          <w:rFonts w:hint="eastAsia" w:ascii="宋体" w:hAnsi="宋体" w:eastAsia="宋体" w:cs="宋体"/>
          <w:kern w:val="2"/>
          <w:sz w:val="21"/>
          <w:szCs w:val="21"/>
          <w:lang w:val="en-US" w:eastAsia="zh-CN" w:bidi="ar-SA"/>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47"/>
    </w:p>
    <w:p w14:paraId="2E04D356">
      <w:pPr>
        <w:ind w:firstLine="420" w:firstLineChars="200"/>
      </w:pPr>
    </w:p>
    <w:p w14:paraId="4DD99C3B">
      <w:pPr>
        <w:jc w:val="center"/>
        <w:outlineLvl w:val="9"/>
        <w:rPr>
          <w:b/>
          <w:sz w:val="24"/>
        </w:rPr>
      </w:pPr>
      <w:r>
        <w:rPr>
          <w:rFonts w:hint="eastAsia"/>
          <w:b/>
          <w:sz w:val="24"/>
        </w:rPr>
        <w:t>2、残疾人福利性单位声明函</w:t>
      </w:r>
      <w:r>
        <w:rPr>
          <w:rFonts w:hint="eastAsia"/>
          <w:b/>
          <w:sz w:val="24"/>
          <w:lang w:eastAsia="zh-CN"/>
        </w:rPr>
        <w:t>（</w:t>
      </w:r>
      <w:r>
        <w:rPr>
          <w:rFonts w:hint="eastAsia"/>
          <w:b/>
          <w:sz w:val="24"/>
          <w:lang w:val="en-US" w:eastAsia="zh-CN"/>
        </w:rPr>
        <w:t>服务</w:t>
      </w:r>
      <w:r>
        <w:rPr>
          <w:rFonts w:hint="eastAsia"/>
          <w:b/>
          <w:sz w:val="24"/>
        </w:rPr>
        <w:t>类）</w:t>
      </w:r>
    </w:p>
    <w:p w14:paraId="2F3DA2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（单位名称）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单位的</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（项目名称）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项目采购活动由本单位提供服务。</w:t>
      </w:r>
    </w:p>
    <w:p w14:paraId="15672E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本单位对上述声明的真实性负责。如有虚假，将依法承担相应责任。</w:t>
      </w:r>
    </w:p>
    <w:p w14:paraId="59D762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p>
    <w:p w14:paraId="1A50B1E4">
      <w:pPr>
        <w:ind w:firstLine="420" w:firstLineChars="200"/>
        <w:rPr>
          <w:rFonts w:ascii="宋体" w:hAnsi="宋体"/>
          <w:szCs w:val="21"/>
        </w:rPr>
      </w:pPr>
    </w:p>
    <w:p w14:paraId="3ED272FC">
      <w:pPr>
        <w:ind w:firstLine="420" w:firstLineChars="200"/>
        <w:rPr>
          <w:rFonts w:ascii="宋体" w:hAnsi="宋体"/>
          <w:szCs w:val="21"/>
        </w:rPr>
      </w:pPr>
    </w:p>
    <w:p w14:paraId="73D77F78">
      <w:pPr>
        <w:ind w:firstLine="420" w:firstLineChars="200"/>
        <w:rPr>
          <w:rFonts w:ascii="宋体" w:hAnsi="宋体"/>
          <w:szCs w:val="21"/>
        </w:rPr>
      </w:pPr>
    </w:p>
    <w:p w14:paraId="4CC73A01">
      <w:pPr>
        <w:jc w:val="center"/>
        <w:outlineLvl w:val="9"/>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14:paraId="0A6372AA">
      <w:pPr>
        <w:ind w:firstLine="420" w:firstLineChars="200"/>
        <w:rPr>
          <w:rFonts w:ascii="宋体" w:hAnsi="宋体"/>
          <w:szCs w:val="21"/>
        </w:rPr>
      </w:pPr>
      <w:r>
        <w:rPr>
          <w:rFonts w:hint="eastAsia" w:ascii="宋体" w:hAnsi="宋体"/>
          <w:szCs w:val="21"/>
        </w:rPr>
        <w:t>本投标人郑重声明，根据《财政部司法部关于政府采购支持监狱企业发展有关问题的通知》（财库〔</w:t>
      </w:r>
      <w:r>
        <w:rPr>
          <w:rFonts w:ascii="宋体" w:hAnsi="宋体"/>
          <w:szCs w:val="21"/>
        </w:rPr>
        <w:t>2014</w:t>
      </w:r>
      <w:r>
        <w:rPr>
          <w:rFonts w:hint="eastAsia" w:ascii="宋体" w:hAnsi="宋体"/>
          <w:szCs w:val="21"/>
        </w:rPr>
        <w:t>〕</w:t>
      </w:r>
      <w:r>
        <w:rPr>
          <w:rFonts w:ascii="宋体" w:hAnsi="宋体"/>
          <w:szCs w:val="21"/>
        </w:rPr>
        <w:t>68</w:t>
      </w:r>
      <w:r>
        <w:rPr>
          <w:rFonts w:hint="eastAsia" w:ascii="宋体" w:hAnsi="宋体"/>
          <w:szCs w:val="21"/>
        </w:rPr>
        <w:t>号）的规定，本投标人</w:t>
      </w:r>
      <w:r>
        <w:rPr>
          <w:rFonts w:ascii="宋体" w:hAnsi="宋体" w:cs="Arial"/>
          <w:szCs w:val="21"/>
        </w:rPr>
        <w:t>参加</w:t>
      </w:r>
      <w:r>
        <w:rPr>
          <w:rFonts w:ascii="宋体" w:hAnsi="宋体"/>
          <w:b/>
          <w:bCs/>
          <w:szCs w:val="21"/>
          <w:u w:val="single"/>
        </w:rPr>
        <w:t>（</w:t>
      </w:r>
      <w:r>
        <w:rPr>
          <w:rFonts w:hint="eastAsia" w:ascii="宋体" w:hAnsi="宋体"/>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hint="eastAsia" w:ascii="宋体" w:hAnsi="宋体"/>
          <w:szCs w:val="21"/>
        </w:rPr>
        <w:t>服务</w:t>
      </w:r>
      <w:r>
        <w:rPr>
          <w:rFonts w:ascii="宋体" w:hAnsi="宋体"/>
          <w:szCs w:val="21"/>
        </w:rPr>
        <w:t>全部由符合政策要求的</w:t>
      </w:r>
      <w:r>
        <w:rPr>
          <w:rFonts w:hint="eastAsia" w:ascii="宋体" w:hAnsi="宋体"/>
          <w:szCs w:val="21"/>
        </w:rPr>
        <w:t>监狱企业承接</w:t>
      </w:r>
      <w:r>
        <w:rPr>
          <w:rFonts w:ascii="宋体" w:hAnsi="宋体"/>
          <w:szCs w:val="21"/>
        </w:rPr>
        <w:t>。相关</w:t>
      </w:r>
      <w:r>
        <w:rPr>
          <w:rFonts w:hint="eastAsia" w:ascii="宋体" w:hAnsi="宋体"/>
          <w:szCs w:val="21"/>
        </w:rPr>
        <w:t>监狱企业</w:t>
      </w:r>
      <w:r>
        <w:rPr>
          <w:rFonts w:ascii="宋体" w:hAnsi="宋体"/>
          <w:szCs w:val="21"/>
        </w:rPr>
        <w:t>的具体情况如下：</w:t>
      </w:r>
    </w:p>
    <w:p w14:paraId="023EB8A4">
      <w:pPr>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b/>
          <w:bCs/>
          <w:i/>
          <w:iCs/>
          <w:szCs w:val="21"/>
          <w:u w:val="single"/>
        </w:rPr>
        <w:t>（标的名称</w:t>
      </w:r>
      <w:r>
        <w:rPr>
          <w:rFonts w:ascii="宋体" w:hAnsi="宋体"/>
          <w:b/>
          <w:bCs/>
          <w:szCs w:val="21"/>
          <w:u w:val="single"/>
        </w:rPr>
        <w:t>）</w:t>
      </w:r>
      <w:r>
        <w:rPr>
          <w:rFonts w:ascii="宋体" w:hAnsi="宋体"/>
          <w:szCs w:val="21"/>
        </w:rPr>
        <w:t xml:space="preserve"> </w:t>
      </w:r>
      <w:r>
        <w:rPr>
          <w:rFonts w:hint="eastAsia" w:ascii="宋体" w:hAnsi="宋体"/>
          <w:szCs w:val="21"/>
        </w:rPr>
        <w:t>，承接单位</w:t>
      </w:r>
      <w:r>
        <w:rPr>
          <w:rFonts w:ascii="宋体" w:hAnsi="宋体"/>
          <w:szCs w:val="21"/>
        </w:rPr>
        <w:t>为</w:t>
      </w:r>
      <w:r>
        <w:rPr>
          <w:rFonts w:ascii="宋体" w:hAnsi="宋体"/>
          <w:b/>
          <w:bCs/>
          <w:i/>
          <w:iCs/>
          <w:szCs w:val="21"/>
          <w:u w:val="single"/>
        </w:rPr>
        <w:t>（</w:t>
      </w:r>
      <w:r>
        <w:rPr>
          <w:rFonts w:hint="eastAsia" w:ascii="宋体" w:hAnsi="宋体"/>
          <w:b/>
          <w:bCs/>
          <w:i/>
          <w:iCs/>
          <w:szCs w:val="21"/>
          <w:u w:val="single"/>
        </w:rPr>
        <w:t>企业</w:t>
      </w:r>
      <w:r>
        <w:rPr>
          <w:rFonts w:ascii="宋体" w:hAnsi="宋体"/>
          <w:b/>
          <w:bCs/>
          <w:i/>
          <w:iCs/>
          <w:szCs w:val="21"/>
          <w:u w:val="single"/>
        </w:rPr>
        <w:t>名称）</w:t>
      </w:r>
      <w:r>
        <w:rPr>
          <w:rFonts w:ascii="宋体" w:hAnsi="宋体"/>
          <w:szCs w:val="21"/>
        </w:rPr>
        <w:t>，属于</w:t>
      </w:r>
      <w:r>
        <w:rPr>
          <w:rFonts w:hint="eastAsia" w:ascii="宋体" w:hAnsi="宋体"/>
          <w:b/>
          <w:bCs/>
          <w:i/>
          <w:iCs/>
          <w:szCs w:val="21"/>
          <w:u w:val="single"/>
        </w:rPr>
        <w:t>监狱企业</w:t>
      </w:r>
      <w:r>
        <w:rPr>
          <w:rFonts w:ascii="宋体" w:hAnsi="宋体"/>
          <w:szCs w:val="21"/>
        </w:rPr>
        <w:t>；</w:t>
      </w:r>
    </w:p>
    <w:p w14:paraId="730F8B96">
      <w:pPr>
        <w:ind w:firstLine="420" w:firstLineChars="200"/>
        <w:rPr>
          <w:rFonts w:ascii="宋体" w:hAnsi="宋体"/>
          <w:szCs w:val="21"/>
        </w:rPr>
      </w:pPr>
      <w:r>
        <w:rPr>
          <w:rFonts w:ascii="宋体" w:hAnsi="宋体"/>
          <w:szCs w:val="21"/>
        </w:rPr>
        <w:t>2.</w:t>
      </w:r>
      <w:r>
        <w:rPr>
          <w:rFonts w:ascii="宋体" w:hAnsi="宋体"/>
          <w:b/>
          <w:bCs/>
          <w:szCs w:val="21"/>
          <w:u w:val="single"/>
        </w:rPr>
        <w:t xml:space="preserve"> </w:t>
      </w:r>
      <w:r>
        <w:rPr>
          <w:rFonts w:ascii="宋体" w:hAnsi="宋体"/>
          <w:b/>
          <w:bCs/>
          <w:i/>
          <w:iCs/>
          <w:szCs w:val="21"/>
          <w:u w:val="single"/>
        </w:rPr>
        <w:t>（标的名称）</w:t>
      </w:r>
      <w:r>
        <w:rPr>
          <w:rFonts w:ascii="宋体" w:hAnsi="宋体"/>
          <w:i/>
          <w:iCs/>
          <w:szCs w:val="21"/>
        </w:rPr>
        <w:t xml:space="preserve"> </w:t>
      </w:r>
      <w:r>
        <w:rPr>
          <w:rFonts w:hint="eastAsia" w:ascii="宋体" w:hAnsi="宋体"/>
          <w:szCs w:val="21"/>
        </w:rPr>
        <w:t>，承接单位</w:t>
      </w:r>
      <w:r>
        <w:rPr>
          <w:rFonts w:ascii="宋体" w:hAnsi="宋体"/>
          <w:szCs w:val="21"/>
        </w:rPr>
        <w:t>为</w:t>
      </w:r>
      <w:r>
        <w:rPr>
          <w:rFonts w:ascii="宋体" w:hAnsi="宋体"/>
          <w:b/>
          <w:bCs/>
          <w:i/>
          <w:iCs/>
          <w:szCs w:val="21"/>
          <w:u w:val="single"/>
        </w:rPr>
        <w:t>（</w:t>
      </w:r>
      <w:r>
        <w:rPr>
          <w:rFonts w:hint="eastAsia" w:ascii="宋体" w:hAnsi="宋体"/>
          <w:b/>
          <w:bCs/>
          <w:i/>
          <w:iCs/>
          <w:szCs w:val="21"/>
          <w:u w:val="single"/>
        </w:rPr>
        <w:t>企业</w:t>
      </w:r>
      <w:r>
        <w:rPr>
          <w:rFonts w:ascii="宋体" w:hAnsi="宋体"/>
          <w:b/>
          <w:bCs/>
          <w:i/>
          <w:iCs/>
          <w:szCs w:val="21"/>
          <w:u w:val="single"/>
        </w:rPr>
        <w:t>名称）</w:t>
      </w:r>
      <w:r>
        <w:rPr>
          <w:rFonts w:ascii="宋体" w:hAnsi="宋体"/>
          <w:szCs w:val="21"/>
        </w:rPr>
        <w:t>，属于</w:t>
      </w:r>
      <w:r>
        <w:rPr>
          <w:rFonts w:hint="eastAsia" w:ascii="宋体" w:hAnsi="宋体"/>
          <w:b/>
          <w:bCs/>
          <w:i/>
          <w:iCs/>
          <w:szCs w:val="21"/>
          <w:u w:val="single"/>
        </w:rPr>
        <w:t>监狱企业</w:t>
      </w:r>
      <w:r>
        <w:rPr>
          <w:rFonts w:hint="eastAsia" w:ascii="宋体" w:hAnsi="宋体"/>
          <w:szCs w:val="21"/>
        </w:rPr>
        <w:t>。</w:t>
      </w:r>
    </w:p>
    <w:p w14:paraId="2A753E70">
      <w:pPr>
        <w:ind w:firstLine="420" w:firstLineChars="200"/>
        <w:outlineLvl w:val="9"/>
        <w:rPr>
          <w:rFonts w:ascii="宋体" w:hAnsi="宋体"/>
          <w:szCs w:val="21"/>
        </w:rPr>
      </w:pPr>
      <w:r>
        <w:rPr>
          <w:rFonts w:ascii="宋体" w:hAnsi="宋体"/>
          <w:szCs w:val="21"/>
        </w:rPr>
        <w:t xml:space="preserve">…… </w:t>
      </w:r>
    </w:p>
    <w:p w14:paraId="21C63D37">
      <w:pPr>
        <w:ind w:firstLine="420" w:firstLineChars="200"/>
        <w:rPr>
          <w:rFonts w:ascii="宋体" w:hAnsi="宋体"/>
          <w:szCs w:val="21"/>
        </w:rPr>
      </w:pPr>
      <w:r>
        <w:rPr>
          <w:rFonts w:ascii="宋体" w:hAnsi="宋体" w:cs="Arial"/>
          <w:szCs w:val="21"/>
        </w:rPr>
        <w:t>本</w:t>
      </w:r>
      <w:r>
        <w:rPr>
          <w:rFonts w:hint="eastAsia" w:ascii="宋体" w:hAnsi="宋体" w:cs="Arial"/>
          <w:szCs w:val="21"/>
        </w:rPr>
        <w:t>投标人</w:t>
      </w:r>
      <w:r>
        <w:rPr>
          <w:rFonts w:ascii="宋体" w:hAnsi="宋体"/>
          <w:szCs w:val="21"/>
        </w:rPr>
        <w:t>对上述声明内容的真实性负责。如有虚假，将依法承担相应责任。</w:t>
      </w:r>
    </w:p>
    <w:p w14:paraId="515EB66D">
      <w:pPr>
        <w:ind w:firstLine="420" w:firstLineChars="200"/>
        <w:rPr>
          <w:rFonts w:ascii="宋体" w:hAnsi="宋体"/>
          <w:szCs w:val="21"/>
        </w:rPr>
      </w:pPr>
      <w:r>
        <w:rPr>
          <w:rFonts w:hint="eastAsia" w:ascii="宋体" w:hAnsi="宋体"/>
          <w:szCs w:val="21"/>
        </w:rPr>
        <w:t>附：省级以上监狱管理局、戒毒管理局（含新疆生产建设兵团）出具的监狱企业证明文件。</w:t>
      </w:r>
    </w:p>
    <w:p w14:paraId="2F887FBF">
      <w:pPr>
        <w:pStyle w:val="4"/>
        <w:jc w:val="center"/>
        <w:rPr>
          <w:rFonts w:ascii="黑体" w:eastAsia="黑体"/>
          <w:b w:val="0"/>
          <w:sz w:val="24"/>
          <w:szCs w:val="24"/>
        </w:rPr>
      </w:pPr>
      <w:r>
        <w:rPr>
          <w:rFonts w:hint="eastAsia" w:ascii="黑体" w:eastAsia="黑体"/>
          <w:b w:val="0"/>
          <w:sz w:val="24"/>
          <w:szCs w:val="24"/>
        </w:rPr>
        <w:t>四、项目详细报价</w:t>
      </w:r>
    </w:p>
    <w:p w14:paraId="741EDC38">
      <w:pPr>
        <w:tabs>
          <w:tab w:val="left" w:pos="720"/>
        </w:tabs>
        <w:ind w:firstLine="3132" w:firstLineChars="1300"/>
        <w:rPr>
          <w:b/>
          <w:sz w:val="24"/>
        </w:rPr>
      </w:pPr>
      <w:r>
        <w:rPr>
          <w:rFonts w:hint="eastAsia"/>
          <w:b/>
          <w:sz w:val="24"/>
        </w:rPr>
        <w:t>（一）分项报价表</w:t>
      </w:r>
    </w:p>
    <w:tbl>
      <w:tblPr>
        <w:tblStyle w:val="43"/>
        <w:tblW w:w="8613" w:type="dxa"/>
        <w:tblInd w:w="0" w:type="dxa"/>
        <w:tblLayout w:type="fixed"/>
        <w:tblCellMar>
          <w:top w:w="0" w:type="dxa"/>
          <w:left w:w="108" w:type="dxa"/>
          <w:bottom w:w="0" w:type="dxa"/>
          <w:right w:w="108" w:type="dxa"/>
        </w:tblCellMar>
      </w:tblPr>
      <w:tblGrid>
        <w:gridCol w:w="618"/>
        <w:gridCol w:w="1016"/>
        <w:gridCol w:w="3152"/>
        <w:gridCol w:w="1559"/>
        <w:gridCol w:w="2268"/>
      </w:tblGrid>
      <w:tr w14:paraId="504E03B3">
        <w:tblPrEx>
          <w:tblCellMar>
            <w:top w:w="0" w:type="dxa"/>
            <w:left w:w="108" w:type="dxa"/>
            <w:bottom w:w="0" w:type="dxa"/>
            <w:right w:w="108" w:type="dxa"/>
          </w:tblCellMar>
        </w:tblPrEx>
        <w:trPr>
          <w:trHeight w:val="285" w:hRule="atLeast"/>
        </w:trPr>
        <w:tc>
          <w:tcPr>
            <w:tcW w:w="618" w:type="dxa"/>
            <w:tcBorders>
              <w:top w:val="single" w:color="auto" w:sz="8" w:space="0"/>
              <w:left w:val="single" w:color="auto" w:sz="8" w:space="0"/>
              <w:bottom w:val="single" w:color="auto" w:sz="4" w:space="0"/>
              <w:right w:val="single" w:color="auto" w:sz="4" w:space="0"/>
            </w:tcBorders>
            <w:shd w:val="clear" w:color="000000" w:fill="E7E6E6"/>
            <w:vAlign w:val="center"/>
          </w:tcPr>
          <w:p w14:paraId="69619393">
            <w:pPr>
              <w:widowControl/>
              <w:jc w:val="center"/>
              <w:rPr>
                <w:rFonts w:ascii="宋体" w:hAnsi="宋体" w:cs="宋体"/>
                <w:b/>
                <w:bCs/>
                <w:kern w:val="0"/>
                <w:sz w:val="20"/>
                <w:szCs w:val="20"/>
              </w:rPr>
            </w:pPr>
            <w:r>
              <w:rPr>
                <w:rFonts w:hint="eastAsia" w:ascii="宋体" w:hAnsi="宋体" w:cs="宋体"/>
                <w:b/>
                <w:bCs/>
                <w:kern w:val="0"/>
                <w:sz w:val="20"/>
                <w:szCs w:val="20"/>
              </w:rPr>
              <w:t>序号</w:t>
            </w:r>
          </w:p>
        </w:tc>
        <w:tc>
          <w:tcPr>
            <w:tcW w:w="4168" w:type="dxa"/>
            <w:gridSpan w:val="2"/>
            <w:tcBorders>
              <w:top w:val="single" w:color="auto" w:sz="8" w:space="0"/>
              <w:left w:val="nil"/>
              <w:bottom w:val="single" w:color="auto" w:sz="4" w:space="0"/>
              <w:right w:val="single" w:color="auto" w:sz="4" w:space="0"/>
            </w:tcBorders>
            <w:shd w:val="clear" w:color="000000" w:fill="E7E6E6"/>
            <w:vAlign w:val="center"/>
          </w:tcPr>
          <w:p w14:paraId="07DB34C0">
            <w:pPr>
              <w:widowControl/>
              <w:jc w:val="center"/>
              <w:rPr>
                <w:rFonts w:ascii="宋体" w:hAnsi="宋体" w:cs="宋体"/>
                <w:b/>
                <w:bCs/>
                <w:kern w:val="0"/>
                <w:sz w:val="20"/>
                <w:szCs w:val="20"/>
              </w:rPr>
            </w:pPr>
            <w:r>
              <w:rPr>
                <w:rFonts w:hint="eastAsia" w:ascii="宋体" w:hAnsi="宋体" w:cs="宋体"/>
                <w:b/>
                <w:bCs/>
                <w:kern w:val="0"/>
                <w:sz w:val="20"/>
                <w:szCs w:val="20"/>
              </w:rPr>
              <w:t>需求名称</w:t>
            </w:r>
          </w:p>
        </w:tc>
        <w:tc>
          <w:tcPr>
            <w:tcW w:w="1559" w:type="dxa"/>
            <w:tcBorders>
              <w:top w:val="single" w:color="auto" w:sz="8" w:space="0"/>
              <w:left w:val="nil"/>
              <w:bottom w:val="single" w:color="auto" w:sz="4" w:space="0"/>
              <w:right w:val="single" w:color="auto" w:sz="4" w:space="0"/>
            </w:tcBorders>
            <w:shd w:val="clear" w:color="000000" w:fill="E7E6E6"/>
            <w:vAlign w:val="center"/>
          </w:tcPr>
          <w:p w14:paraId="7C3AE9B6">
            <w:pPr>
              <w:widowControl/>
              <w:jc w:val="center"/>
              <w:rPr>
                <w:rFonts w:ascii="宋体" w:hAnsi="宋体" w:cs="宋体"/>
                <w:b/>
                <w:bCs/>
                <w:kern w:val="0"/>
                <w:sz w:val="20"/>
                <w:szCs w:val="20"/>
              </w:rPr>
            </w:pPr>
            <w:r>
              <w:rPr>
                <w:rFonts w:hint="eastAsia" w:ascii="宋体" w:hAnsi="宋体" w:cs="宋体"/>
                <w:b/>
                <w:bCs/>
                <w:kern w:val="0"/>
                <w:sz w:val="20"/>
                <w:szCs w:val="20"/>
              </w:rPr>
              <w:t>金额（元）</w:t>
            </w:r>
          </w:p>
        </w:tc>
        <w:tc>
          <w:tcPr>
            <w:tcW w:w="2268" w:type="dxa"/>
            <w:tcBorders>
              <w:top w:val="single" w:color="auto" w:sz="8" w:space="0"/>
              <w:left w:val="nil"/>
              <w:bottom w:val="single" w:color="auto" w:sz="4" w:space="0"/>
              <w:right w:val="single" w:color="auto" w:sz="8" w:space="0"/>
            </w:tcBorders>
            <w:shd w:val="clear" w:color="000000" w:fill="E7E6E6"/>
            <w:vAlign w:val="center"/>
          </w:tcPr>
          <w:p w14:paraId="0FE7D253">
            <w:pPr>
              <w:widowControl/>
              <w:jc w:val="center"/>
              <w:rPr>
                <w:rFonts w:ascii="宋体" w:hAnsi="宋体" w:cs="宋体"/>
                <w:b/>
                <w:bCs/>
                <w:kern w:val="0"/>
                <w:sz w:val="20"/>
                <w:szCs w:val="20"/>
              </w:rPr>
            </w:pPr>
            <w:r>
              <w:rPr>
                <w:rFonts w:hint="eastAsia" w:ascii="宋体" w:hAnsi="宋体" w:cs="宋体"/>
                <w:b/>
                <w:bCs/>
                <w:kern w:val="0"/>
                <w:sz w:val="20"/>
                <w:szCs w:val="20"/>
              </w:rPr>
              <w:t>说明</w:t>
            </w:r>
          </w:p>
        </w:tc>
      </w:tr>
      <w:tr w14:paraId="5366EE24">
        <w:tblPrEx>
          <w:tblCellMar>
            <w:top w:w="0" w:type="dxa"/>
            <w:left w:w="108" w:type="dxa"/>
            <w:bottom w:w="0" w:type="dxa"/>
            <w:right w:w="108" w:type="dxa"/>
          </w:tblCellMar>
        </w:tblPrEx>
        <w:trPr>
          <w:trHeight w:val="285" w:hRule="atLeast"/>
        </w:trPr>
        <w:tc>
          <w:tcPr>
            <w:tcW w:w="618" w:type="dxa"/>
            <w:tcBorders>
              <w:top w:val="single" w:color="auto" w:sz="4" w:space="0"/>
              <w:left w:val="single" w:color="auto" w:sz="8" w:space="0"/>
              <w:bottom w:val="single" w:color="auto" w:sz="4" w:space="0"/>
              <w:right w:val="single" w:color="auto" w:sz="4" w:space="0"/>
            </w:tcBorders>
            <w:shd w:val="clear" w:color="auto" w:fill="auto"/>
            <w:vAlign w:val="center"/>
          </w:tcPr>
          <w:p w14:paraId="5C226920">
            <w:pPr>
              <w:widowControl/>
              <w:jc w:val="center"/>
              <w:rPr>
                <w:rFonts w:ascii="宋体" w:hAnsi="宋体" w:cs="宋体"/>
                <w:kern w:val="0"/>
                <w:sz w:val="20"/>
                <w:szCs w:val="20"/>
              </w:rPr>
            </w:pPr>
            <w:r>
              <w:rPr>
                <w:rFonts w:hint="eastAsia" w:ascii="宋体" w:hAnsi="宋体" w:cs="宋体"/>
                <w:kern w:val="0"/>
                <w:sz w:val="20"/>
                <w:szCs w:val="20"/>
              </w:rPr>
              <w:t>一</w:t>
            </w:r>
          </w:p>
        </w:tc>
        <w:tc>
          <w:tcPr>
            <w:tcW w:w="4168" w:type="dxa"/>
            <w:gridSpan w:val="2"/>
            <w:tcBorders>
              <w:top w:val="single" w:color="auto" w:sz="4" w:space="0"/>
              <w:left w:val="nil"/>
              <w:bottom w:val="single" w:color="auto" w:sz="4" w:space="0"/>
              <w:right w:val="single" w:color="auto" w:sz="4" w:space="0"/>
            </w:tcBorders>
            <w:shd w:val="clear" w:color="auto" w:fill="auto"/>
            <w:vAlign w:val="center"/>
          </w:tcPr>
          <w:p w14:paraId="6D01945F">
            <w:pPr>
              <w:widowControl/>
              <w:jc w:val="center"/>
              <w:rPr>
                <w:rFonts w:ascii="宋体" w:hAnsi="宋体" w:cs="宋体"/>
                <w:kern w:val="0"/>
                <w:sz w:val="20"/>
                <w:szCs w:val="20"/>
              </w:rPr>
            </w:pPr>
            <w:r>
              <w:rPr>
                <w:rFonts w:hint="eastAsia" w:ascii="宋体" w:hAnsi="宋体" w:cs="宋体"/>
                <w:kern w:val="0"/>
                <w:sz w:val="20"/>
                <w:szCs w:val="20"/>
              </w:rPr>
              <w:t>*</w:t>
            </w:r>
            <w:r>
              <w:rPr>
                <w:rFonts w:ascii="宋体" w:hAnsi="宋体" w:cs="宋体"/>
                <w:kern w:val="0"/>
                <w:sz w:val="20"/>
                <w:szCs w:val="20"/>
              </w:rPr>
              <w:t>*****</w:t>
            </w:r>
          </w:p>
        </w:tc>
        <w:tc>
          <w:tcPr>
            <w:tcW w:w="1559" w:type="dxa"/>
            <w:tcBorders>
              <w:top w:val="single" w:color="auto" w:sz="4" w:space="0"/>
              <w:left w:val="nil"/>
              <w:bottom w:val="single" w:color="auto" w:sz="4" w:space="0"/>
              <w:right w:val="single" w:color="auto" w:sz="4" w:space="0"/>
            </w:tcBorders>
            <w:shd w:val="clear" w:color="000000" w:fill="FFFFFF"/>
            <w:vAlign w:val="center"/>
          </w:tcPr>
          <w:p w14:paraId="52334A2E">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single" w:color="auto" w:sz="4" w:space="0"/>
              <w:left w:val="nil"/>
              <w:bottom w:val="single" w:color="auto" w:sz="4" w:space="0"/>
              <w:right w:val="single" w:color="auto" w:sz="8" w:space="0"/>
            </w:tcBorders>
            <w:vAlign w:val="center"/>
          </w:tcPr>
          <w:p w14:paraId="172834EB">
            <w:pPr>
              <w:widowControl/>
              <w:jc w:val="left"/>
              <w:rPr>
                <w:rFonts w:ascii="宋体" w:hAnsi="宋体" w:cs="宋体"/>
                <w:kern w:val="0"/>
                <w:sz w:val="20"/>
                <w:szCs w:val="20"/>
              </w:rPr>
            </w:pPr>
          </w:p>
        </w:tc>
      </w:tr>
      <w:tr w14:paraId="621B15D8">
        <w:tblPrEx>
          <w:tblCellMar>
            <w:top w:w="0" w:type="dxa"/>
            <w:left w:w="108" w:type="dxa"/>
            <w:bottom w:w="0" w:type="dxa"/>
            <w:right w:w="108" w:type="dxa"/>
          </w:tblCellMar>
        </w:tblPrEx>
        <w:trPr>
          <w:trHeight w:val="480" w:hRule="atLeast"/>
        </w:trPr>
        <w:tc>
          <w:tcPr>
            <w:tcW w:w="618" w:type="dxa"/>
            <w:vMerge w:val="restart"/>
            <w:tcBorders>
              <w:top w:val="nil"/>
              <w:left w:val="single" w:color="auto" w:sz="8" w:space="0"/>
              <w:right w:val="single" w:color="auto" w:sz="4" w:space="0"/>
            </w:tcBorders>
            <w:vAlign w:val="center"/>
          </w:tcPr>
          <w:p w14:paraId="4202F2D3">
            <w:pPr>
              <w:widowControl/>
              <w:jc w:val="center"/>
              <w:rPr>
                <w:rFonts w:ascii="宋体" w:hAnsi="宋体" w:cs="宋体"/>
                <w:kern w:val="0"/>
                <w:sz w:val="20"/>
                <w:szCs w:val="20"/>
              </w:rPr>
            </w:pPr>
            <w:r>
              <w:rPr>
                <w:rFonts w:hint="eastAsia" w:ascii="宋体" w:hAnsi="宋体" w:cs="宋体"/>
                <w:kern w:val="0"/>
                <w:sz w:val="20"/>
                <w:szCs w:val="20"/>
              </w:rPr>
              <w:t>二</w:t>
            </w:r>
          </w:p>
        </w:tc>
        <w:tc>
          <w:tcPr>
            <w:tcW w:w="1016" w:type="dxa"/>
            <w:vMerge w:val="restart"/>
            <w:tcBorders>
              <w:top w:val="nil"/>
              <w:left w:val="single" w:color="auto" w:sz="4" w:space="0"/>
              <w:bottom w:val="single" w:color="auto" w:sz="4" w:space="0"/>
              <w:right w:val="single" w:color="auto" w:sz="4" w:space="0"/>
            </w:tcBorders>
            <w:vAlign w:val="center"/>
          </w:tcPr>
          <w:p w14:paraId="67E0C6A6">
            <w:pPr>
              <w:widowControl/>
              <w:jc w:val="center"/>
              <w:rPr>
                <w:rFonts w:ascii="宋体" w:hAnsi="宋体" w:cs="宋体"/>
                <w:kern w:val="0"/>
                <w:sz w:val="20"/>
                <w:szCs w:val="20"/>
              </w:rPr>
            </w:pPr>
            <w:r>
              <w:rPr>
                <w:rFonts w:hint="eastAsia" w:ascii="宋体" w:hAnsi="宋体" w:cs="宋体"/>
                <w:kern w:val="0"/>
                <w:sz w:val="20"/>
                <w:szCs w:val="20"/>
              </w:rPr>
              <w:t>*</w:t>
            </w:r>
            <w:r>
              <w:rPr>
                <w:rFonts w:ascii="宋体" w:hAnsi="宋体" w:cs="宋体"/>
                <w:kern w:val="0"/>
                <w:sz w:val="20"/>
                <w:szCs w:val="20"/>
              </w:rPr>
              <w:t>*</w:t>
            </w:r>
            <w:r>
              <w:rPr>
                <w:rFonts w:hint="eastAsia" w:ascii="宋体" w:hAnsi="宋体" w:cs="宋体"/>
                <w:kern w:val="0"/>
                <w:sz w:val="20"/>
                <w:szCs w:val="20"/>
              </w:rPr>
              <w:t>费用</w:t>
            </w:r>
          </w:p>
        </w:tc>
        <w:tc>
          <w:tcPr>
            <w:tcW w:w="3152" w:type="dxa"/>
            <w:tcBorders>
              <w:top w:val="nil"/>
              <w:left w:val="nil"/>
              <w:bottom w:val="single" w:color="auto" w:sz="4" w:space="0"/>
              <w:right w:val="single" w:color="auto" w:sz="4" w:space="0"/>
            </w:tcBorders>
            <w:vAlign w:val="center"/>
          </w:tcPr>
          <w:p w14:paraId="112037FB">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vAlign w:val="center"/>
          </w:tcPr>
          <w:p w14:paraId="01331E5C">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restart"/>
            <w:tcBorders>
              <w:top w:val="nil"/>
              <w:left w:val="nil"/>
              <w:right w:val="single" w:color="auto" w:sz="8" w:space="0"/>
            </w:tcBorders>
            <w:vAlign w:val="center"/>
          </w:tcPr>
          <w:p w14:paraId="081802A1">
            <w:pPr>
              <w:widowControl/>
              <w:jc w:val="left"/>
              <w:rPr>
                <w:rFonts w:ascii="宋体" w:hAnsi="宋体" w:cs="宋体"/>
                <w:kern w:val="0"/>
                <w:sz w:val="20"/>
                <w:szCs w:val="20"/>
              </w:rPr>
            </w:pPr>
            <w:r>
              <w:rPr>
                <w:rFonts w:hint="eastAsia" w:ascii="宋体" w:hAnsi="宋体" w:cs="宋体"/>
                <w:kern w:val="0"/>
                <w:sz w:val="20"/>
                <w:szCs w:val="20"/>
              </w:rPr>
              <w:t>　</w:t>
            </w:r>
          </w:p>
        </w:tc>
      </w:tr>
      <w:tr w14:paraId="4D85A72C">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vAlign w:val="center"/>
          </w:tcPr>
          <w:p w14:paraId="5174D84F">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3B552FDB">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vAlign w:val="center"/>
          </w:tcPr>
          <w:p w14:paraId="630382A0">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vAlign w:val="center"/>
          </w:tcPr>
          <w:p w14:paraId="37DD4086">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right w:val="single" w:color="auto" w:sz="8" w:space="0"/>
            </w:tcBorders>
            <w:vAlign w:val="center"/>
          </w:tcPr>
          <w:p w14:paraId="37020FC6">
            <w:pPr>
              <w:jc w:val="left"/>
              <w:rPr>
                <w:rFonts w:ascii="宋体" w:hAnsi="宋体" w:cs="宋体"/>
                <w:kern w:val="0"/>
                <w:sz w:val="20"/>
                <w:szCs w:val="20"/>
              </w:rPr>
            </w:pPr>
          </w:p>
        </w:tc>
      </w:tr>
      <w:tr w14:paraId="5D6FE2E7">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vAlign w:val="center"/>
          </w:tcPr>
          <w:p w14:paraId="1C12AAE7">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5C676495">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vAlign w:val="center"/>
          </w:tcPr>
          <w:p w14:paraId="5F65A34D">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vAlign w:val="center"/>
          </w:tcPr>
          <w:p w14:paraId="295BCDCD">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right w:val="single" w:color="auto" w:sz="8" w:space="0"/>
            </w:tcBorders>
            <w:vAlign w:val="center"/>
          </w:tcPr>
          <w:p w14:paraId="575BD4D2">
            <w:pPr>
              <w:jc w:val="left"/>
              <w:rPr>
                <w:rFonts w:ascii="宋体" w:hAnsi="宋体" w:cs="宋体"/>
                <w:kern w:val="0"/>
                <w:sz w:val="20"/>
                <w:szCs w:val="20"/>
              </w:rPr>
            </w:pPr>
          </w:p>
        </w:tc>
      </w:tr>
      <w:tr w14:paraId="3081A8B8">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vAlign w:val="center"/>
          </w:tcPr>
          <w:p w14:paraId="38916DB4">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065F9E77">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vAlign w:val="center"/>
          </w:tcPr>
          <w:p w14:paraId="51C0E1A4">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vAlign w:val="center"/>
          </w:tcPr>
          <w:p w14:paraId="770DDA5E">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right w:val="single" w:color="auto" w:sz="8" w:space="0"/>
            </w:tcBorders>
            <w:vAlign w:val="center"/>
          </w:tcPr>
          <w:p w14:paraId="64F08371">
            <w:pPr>
              <w:jc w:val="left"/>
              <w:rPr>
                <w:rFonts w:ascii="宋体" w:hAnsi="宋体" w:cs="宋体"/>
                <w:kern w:val="0"/>
                <w:sz w:val="20"/>
                <w:szCs w:val="20"/>
              </w:rPr>
            </w:pPr>
          </w:p>
        </w:tc>
      </w:tr>
      <w:tr w14:paraId="03BA1B95">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vAlign w:val="center"/>
          </w:tcPr>
          <w:p w14:paraId="0327926C">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410BD050">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vAlign w:val="center"/>
          </w:tcPr>
          <w:p w14:paraId="5BC73939">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vAlign w:val="center"/>
          </w:tcPr>
          <w:p w14:paraId="1DC145C9">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right w:val="single" w:color="auto" w:sz="8" w:space="0"/>
            </w:tcBorders>
            <w:vAlign w:val="center"/>
          </w:tcPr>
          <w:p w14:paraId="38E7D4AD">
            <w:pPr>
              <w:jc w:val="left"/>
              <w:rPr>
                <w:rFonts w:ascii="宋体" w:hAnsi="宋体" w:cs="宋体"/>
                <w:kern w:val="0"/>
                <w:sz w:val="20"/>
                <w:szCs w:val="20"/>
              </w:rPr>
            </w:pPr>
          </w:p>
        </w:tc>
      </w:tr>
      <w:tr w14:paraId="5C0EDDF9">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vAlign w:val="center"/>
          </w:tcPr>
          <w:p w14:paraId="53D0D7FC">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0F446F0E">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vAlign w:val="center"/>
          </w:tcPr>
          <w:p w14:paraId="10E60F12">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vAlign w:val="center"/>
          </w:tcPr>
          <w:p w14:paraId="49BB7C42">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bottom w:val="single" w:color="auto" w:sz="4" w:space="0"/>
              <w:right w:val="single" w:color="auto" w:sz="8" w:space="0"/>
            </w:tcBorders>
            <w:vAlign w:val="center"/>
          </w:tcPr>
          <w:p w14:paraId="70558FE3">
            <w:pPr>
              <w:widowControl/>
              <w:jc w:val="left"/>
              <w:rPr>
                <w:rFonts w:ascii="宋体" w:hAnsi="宋体" w:cs="宋体"/>
                <w:kern w:val="0"/>
                <w:sz w:val="20"/>
                <w:szCs w:val="20"/>
              </w:rPr>
            </w:pPr>
          </w:p>
        </w:tc>
      </w:tr>
      <w:tr w14:paraId="248D21FE">
        <w:tblPrEx>
          <w:tblCellMar>
            <w:top w:w="0" w:type="dxa"/>
            <w:left w:w="108" w:type="dxa"/>
            <w:bottom w:w="0" w:type="dxa"/>
            <w:right w:w="108" w:type="dxa"/>
          </w:tblCellMar>
        </w:tblPrEx>
        <w:trPr>
          <w:trHeight w:val="285" w:hRule="atLeast"/>
        </w:trPr>
        <w:tc>
          <w:tcPr>
            <w:tcW w:w="618" w:type="dxa"/>
            <w:vMerge w:val="continue"/>
            <w:tcBorders>
              <w:left w:val="single" w:color="auto" w:sz="8" w:space="0"/>
              <w:bottom w:val="single" w:color="auto" w:sz="4" w:space="0"/>
              <w:right w:val="single" w:color="auto" w:sz="4" w:space="0"/>
            </w:tcBorders>
            <w:shd w:val="clear" w:color="000000" w:fill="FFFFFF"/>
            <w:vAlign w:val="center"/>
          </w:tcPr>
          <w:p w14:paraId="1EEDE1E2">
            <w:pPr>
              <w:widowControl/>
              <w:jc w:val="center"/>
              <w:rPr>
                <w:rFonts w:ascii="宋体" w:hAnsi="宋体" w:cs="宋体"/>
                <w:kern w:val="0"/>
                <w:sz w:val="20"/>
                <w:szCs w:val="20"/>
              </w:rPr>
            </w:pP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16CACA38">
            <w:pPr>
              <w:widowControl/>
              <w:jc w:val="center"/>
              <w:rPr>
                <w:rFonts w:ascii="宋体" w:hAnsi="宋体" w:cs="宋体"/>
                <w:kern w:val="0"/>
                <w:sz w:val="20"/>
                <w:szCs w:val="20"/>
              </w:rPr>
            </w:pPr>
            <w:r>
              <w:rPr>
                <w:rFonts w:hint="eastAsia" w:ascii="宋体" w:hAnsi="宋体" w:cs="宋体"/>
                <w:kern w:val="0"/>
                <w:sz w:val="20"/>
                <w:szCs w:val="20"/>
              </w:rPr>
              <w:t>*</w:t>
            </w:r>
            <w:r>
              <w:rPr>
                <w:rFonts w:ascii="宋体" w:hAnsi="宋体" w:cs="宋体"/>
                <w:kern w:val="0"/>
                <w:sz w:val="20"/>
                <w:szCs w:val="20"/>
              </w:rPr>
              <w:t>*</w:t>
            </w:r>
            <w:r>
              <w:rPr>
                <w:rFonts w:hint="eastAsia" w:ascii="宋体" w:hAnsi="宋体" w:cs="宋体"/>
                <w:kern w:val="0"/>
                <w:sz w:val="20"/>
                <w:szCs w:val="20"/>
              </w:rPr>
              <w:t>费用小计</w:t>
            </w:r>
          </w:p>
        </w:tc>
        <w:tc>
          <w:tcPr>
            <w:tcW w:w="1559" w:type="dxa"/>
            <w:tcBorders>
              <w:top w:val="nil"/>
              <w:left w:val="nil"/>
              <w:bottom w:val="single" w:color="auto" w:sz="4" w:space="0"/>
              <w:right w:val="single" w:color="auto" w:sz="4" w:space="0"/>
            </w:tcBorders>
            <w:shd w:val="clear" w:color="000000" w:fill="FFFFFF"/>
            <w:vAlign w:val="center"/>
          </w:tcPr>
          <w:p w14:paraId="28037250">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35264386">
            <w:pPr>
              <w:widowControl/>
              <w:jc w:val="left"/>
              <w:rPr>
                <w:rFonts w:ascii="宋体" w:hAnsi="宋体" w:cs="宋体"/>
                <w:kern w:val="0"/>
                <w:sz w:val="20"/>
                <w:szCs w:val="20"/>
              </w:rPr>
            </w:pPr>
            <w:r>
              <w:rPr>
                <w:rFonts w:hint="eastAsia" w:ascii="宋体" w:hAnsi="宋体" w:cs="宋体"/>
                <w:kern w:val="0"/>
                <w:sz w:val="20"/>
                <w:szCs w:val="20"/>
              </w:rPr>
              <w:t>　</w:t>
            </w:r>
          </w:p>
        </w:tc>
      </w:tr>
      <w:tr w14:paraId="5EC74F97">
        <w:tblPrEx>
          <w:tblCellMar>
            <w:top w:w="0" w:type="dxa"/>
            <w:left w:w="108" w:type="dxa"/>
            <w:bottom w:w="0" w:type="dxa"/>
            <w:right w:w="108" w:type="dxa"/>
          </w:tblCellMar>
        </w:tblPrEx>
        <w:trPr>
          <w:trHeight w:val="285" w:hRule="atLeast"/>
        </w:trPr>
        <w:tc>
          <w:tcPr>
            <w:tcW w:w="618" w:type="dxa"/>
            <w:vMerge w:val="restart"/>
            <w:tcBorders>
              <w:top w:val="nil"/>
              <w:left w:val="single" w:color="auto" w:sz="8" w:space="0"/>
              <w:right w:val="single" w:color="auto" w:sz="4" w:space="0"/>
            </w:tcBorders>
            <w:shd w:val="clear" w:color="000000" w:fill="FFFFFF"/>
            <w:vAlign w:val="center"/>
          </w:tcPr>
          <w:p w14:paraId="7B7C616C">
            <w:pPr>
              <w:widowControl/>
              <w:jc w:val="center"/>
              <w:rPr>
                <w:rFonts w:ascii="宋体" w:hAnsi="宋体" w:cs="宋体"/>
                <w:kern w:val="0"/>
                <w:sz w:val="20"/>
                <w:szCs w:val="20"/>
              </w:rPr>
            </w:pPr>
            <w:r>
              <w:rPr>
                <w:rFonts w:hint="eastAsia" w:ascii="宋体" w:hAnsi="宋体" w:cs="宋体"/>
                <w:kern w:val="0"/>
                <w:sz w:val="20"/>
                <w:szCs w:val="20"/>
              </w:rPr>
              <w:t>三</w:t>
            </w:r>
          </w:p>
        </w:tc>
        <w:tc>
          <w:tcPr>
            <w:tcW w:w="1016" w:type="dxa"/>
            <w:vMerge w:val="restart"/>
            <w:tcBorders>
              <w:top w:val="nil"/>
              <w:left w:val="single" w:color="auto" w:sz="4" w:space="0"/>
              <w:bottom w:val="single" w:color="auto" w:sz="4" w:space="0"/>
              <w:right w:val="single" w:color="auto" w:sz="4" w:space="0"/>
            </w:tcBorders>
            <w:shd w:val="clear" w:color="000000" w:fill="FFFFFF"/>
            <w:vAlign w:val="center"/>
          </w:tcPr>
          <w:p w14:paraId="10F42B83">
            <w:pPr>
              <w:widowControl/>
              <w:jc w:val="center"/>
              <w:rPr>
                <w:rFonts w:ascii="宋体" w:hAnsi="宋体" w:cs="宋体"/>
                <w:kern w:val="0"/>
                <w:sz w:val="20"/>
                <w:szCs w:val="20"/>
              </w:rPr>
            </w:pPr>
            <w:r>
              <w:rPr>
                <w:rFonts w:hint="eastAsia" w:ascii="宋体" w:hAnsi="宋体" w:cs="宋体"/>
                <w:kern w:val="0"/>
                <w:sz w:val="20"/>
                <w:szCs w:val="20"/>
              </w:rPr>
              <w:t>其他费用</w:t>
            </w:r>
          </w:p>
        </w:tc>
        <w:tc>
          <w:tcPr>
            <w:tcW w:w="3152" w:type="dxa"/>
            <w:tcBorders>
              <w:top w:val="nil"/>
              <w:left w:val="nil"/>
              <w:bottom w:val="single" w:color="auto" w:sz="4" w:space="0"/>
              <w:right w:val="single" w:color="auto" w:sz="4" w:space="0"/>
            </w:tcBorders>
            <w:shd w:val="clear" w:color="000000" w:fill="FFFFFF"/>
            <w:vAlign w:val="center"/>
          </w:tcPr>
          <w:p w14:paraId="2732D1EB">
            <w:pPr>
              <w:widowControl/>
              <w:jc w:val="left"/>
              <w:rPr>
                <w:rFonts w:ascii="宋体" w:hAnsi="宋体" w:cs="宋体"/>
                <w:kern w:val="0"/>
                <w:sz w:val="20"/>
                <w:szCs w:val="20"/>
              </w:rPr>
            </w:pPr>
            <w:r>
              <w:rPr>
                <w:rFonts w:hint="eastAsia" w:ascii="宋体" w:hAnsi="宋体" w:cs="宋体"/>
                <w:kern w:val="0"/>
                <w:sz w:val="20"/>
                <w:szCs w:val="20"/>
              </w:rPr>
              <w:t>*</w:t>
            </w:r>
            <w:r>
              <w:rPr>
                <w:rFonts w:ascii="宋体" w:hAnsi="宋体" w:cs="宋体"/>
                <w:kern w:val="0"/>
                <w:sz w:val="20"/>
                <w:szCs w:val="20"/>
              </w:rPr>
              <w:t>*</w:t>
            </w:r>
          </w:p>
        </w:tc>
        <w:tc>
          <w:tcPr>
            <w:tcW w:w="1559" w:type="dxa"/>
            <w:tcBorders>
              <w:top w:val="nil"/>
              <w:left w:val="nil"/>
              <w:bottom w:val="single" w:color="auto" w:sz="4" w:space="0"/>
              <w:right w:val="single" w:color="auto" w:sz="4" w:space="0"/>
            </w:tcBorders>
            <w:shd w:val="clear" w:color="000000" w:fill="FFFFFF"/>
            <w:vAlign w:val="center"/>
          </w:tcPr>
          <w:p w14:paraId="265A4BA3">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5AD9A86D">
            <w:pPr>
              <w:widowControl/>
              <w:jc w:val="left"/>
              <w:rPr>
                <w:rFonts w:ascii="宋体" w:hAnsi="宋体" w:cs="宋体"/>
                <w:kern w:val="0"/>
                <w:sz w:val="20"/>
                <w:szCs w:val="20"/>
              </w:rPr>
            </w:pPr>
          </w:p>
        </w:tc>
      </w:tr>
      <w:tr w14:paraId="5E32C92B">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000000" w:fill="FFFFFF"/>
            <w:vAlign w:val="center"/>
          </w:tcPr>
          <w:p w14:paraId="73C38C5D">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shd w:val="clear" w:color="auto" w:fill="auto"/>
            <w:vAlign w:val="center"/>
          </w:tcPr>
          <w:p w14:paraId="57E33B78">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000000" w:fill="FFFFFF"/>
            <w:vAlign w:val="center"/>
          </w:tcPr>
          <w:p w14:paraId="04116A94">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000000" w:fill="FFFFFF"/>
            <w:vAlign w:val="center"/>
          </w:tcPr>
          <w:p w14:paraId="4744F0E1">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363C0821">
            <w:pPr>
              <w:widowControl/>
              <w:jc w:val="left"/>
              <w:rPr>
                <w:rFonts w:ascii="宋体" w:hAnsi="宋体" w:cs="宋体"/>
                <w:kern w:val="0"/>
                <w:sz w:val="20"/>
                <w:szCs w:val="20"/>
              </w:rPr>
            </w:pPr>
          </w:p>
        </w:tc>
      </w:tr>
      <w:tr w14:paraId="3E34C1C5">
        <w:tblPrEx>
          <w:tblCellMar>
            <w:top w:w="0" w:type="dxa"/>
            <w:left w:w="108" w:type="dxa"/>
            <w:bottom w:w="0" w:type="dxa"/>
            <w:right w:w="108" w:type="dxa"/>
          </w:tblCellMar>
        </w:tblPrEx>
        <w:trPr>
          <w:trHeight w:val="285" w:hRule="atLeast"/>
        </w:trPr>
        <w:tc>
          <w:tcPr>
            <w:tcW w:w="618" w:type="dxa"/>
            <w:vMerge w:val="continue"/>
            <w:tcBorders>
              <w:left w:val="single" w:color="auto" w:sz="8" w:space="0"/>
              <w:bottom w:val="single" w:color="auto" w:sz="4" w:space="0"/>
              <w:right w:val="single" w:color="auto" w:sz="4" w:space="0"/>
            </w:tcBorders>
            <w:shd w:val="clear" w:color="000000" w:fill="FFFFFF"/>
            <w:vAlign w:val="center"/>
          </w:tcPr>
          <w:p w14:paraId="2AFA9E32">
            <w:pPr>
              <w:widowControl/>
              <w:jc w:val="center"/>
              <w:rPr>
                <w:rFonts w:ascii="宋体" w:hAnsi="宋体" w:cs="宋体"/>
                <w:kern w:val="0"/>
                <w:sz w:val="20"/>
                <w:szCs w:val="20"/>
              </w:rPr>
            </w:pP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679D01C0">
            <w:pPr>
              <w:widowControl/>
              <w:jc w:val="center"/>
              <w:rPr>
                <w:rFonts w:ascii="宋体" w:hAnsi="宋体" w:cs="宋体"/>
                <w:kern w:val="0"/>
                <w:sz w:val="20"/>
                <w:szCs w:val="20"/>
              </w:rPr>
            </w:pPr>
            <w:r>
              <w:rPr>
                <w:rFonts w:hint="eastAsia" w:ascii="宋体" w:hAnsi="宋体" w:cs="宋体"/>
                <w:kern w:val="0"/>
                <w:sz w:val="20"/>
                <w:szCs w:val="20"/>
              </w:rPr>
              <w:t>其他费用小计</w:t>
            </w:r>
          </w:p>
        </w:tc>
        <w:tc>
          <w:tcPr>
            <w:tcW w:w="1559" w:type="dxa"/>
            <w:tcBorders>
              <w:top w:val="nil"/>
              <w:left w:val="nil"/>
              <w:bottom w:val="single" w:color="auto" w:sz="4" w:space="0"/>
              <w:right w:val="single" w:color="auto" w:sz="4" w:space="0"/>
            </w:tcBorders>
            <w:shd w:val="clear" w:color="000000" w:fill="FFFFFF"/>
            <w:vAlign w:val="center"/>
          </w:tcPr>
          <w:p w14:paraId="0541810C">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033EB969">
            <w:pPr>
              <w:widowControl/>
              <w:jc w:val="left"/>
              <w:rPr>
                <w:rFonts w:ascii="宋体" w:hAnsi="宋体" w:cs="宋体"/>
                <w:kern w:val="0"/>
                <w:sz w:val="20"/>
                <w:szCs w:val="20"/>
              </w:rPr>
            </w:pPr>
            <w:r>
              <w:rPr>
                <w:rFonts w:hint="eastAsia" w:ascii="宋体" w:hAnsi="宋体" w:cs="宋体"/>
                <w:kern w:val="0"/>
                <w:sz w:val="20"/>
                <w:szCs w:val="20"/>
              </w:rPr>
              <w:t>　</w:t>
            </w:r>
          </w:p>
        </w:tc>
      </w:tr>
      <w:tr w14:paraId="346A09D3">
        <w:tblPrEx>
          <w:tblCellMar>
            <w:top w:w="0" w:type="dxa"/>
            <w:left w:w="108" w:type="dxa"/>
            <w:bottom w:w="0" w:type="dxa"/>
            <w:right w:w="108" w:type="dxa"/>
          </w:tblCellMar>
        </w:tblPrEx>
        <w:trPr>
          <w:trHeight w:val="285" w:hRule="atLeast"/>
        </w:trPr>
        <w:tc>
          <w:tcPr>
            <w:tcW w:w="618" w:type="dxa"/>
            <w:tcBorders>
              <w:top w:val="nil"/>
              <w:left w:val="single" w:color="auto" w:sz="8" w:space="0"/>
              <w:bottom w:val="single" w:color="auto" w:sz="4" w:space="0"/>
              <w:right w:val="single" w:color="auto" w:sz="4" w:space="0"/>
            </w:tcBorders>
            <w:shd w:val="clear" w:color="000000" w:fill="FFFFFF"/>
            <w:vAlign w:val="center"/>
          </w:tcPr>
          <w:p w14:paraId="6B3BEFCB">
            <w:pPr>
              <w:widowControl/>
              <w:jc w:val="center"/>
              <w:rPr>
                <w:rFonts w:ascii="宋体" w:hAnsi="宋体" w:cs="宋体"/>
                <w:kern w:val="0"/>
                <w:sz w:val="20"/>
                <w:szCs w:val="20"/>
              </w:rPr>
            </w:pPr>
            <w:r>
              <w:rPr>
                <w:rFonts w:hint="eastAsia" w:ascii="宋体" w:hAnsi="宋体" w:cs="宋体"/>
                <w:kern w:val="0"/>
                <w:sz w:val="20"/>
                <w:szCs w:val="20"/>
              </w:rPr>
              <w:t>四</w:t>
            </w: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52328C10">
            <w:pPr>
              <w:widowControl/>
              <w:jc w:val="left"/>
              <w:rPr>
                <w:rFonts w:ascii="宋体" w:hAnsi="宋体" w:cs="宋体"/>
                <w:kern w:val="0"/>
                <w:sz w:val="20"/>
                <w:szCs w:val="20"/>
              </w:rPr>
            </w:pPr>
            <w:r>
              <w:rPr>
                <w:rFonts w:hint="eastAsia" w:ascii="宋体" w:hAnsi="宋体" w:cs="宋体"/>
                <w:kern w:val="0"/>
                <w:sz w:val="20"/>
                <w:szCs w:val="20"/>
              </w:rPr>
              <w:t>税金</w:t>
            </w:r>
          </w:p>
        </w:tc>
        <w:tc>
          <w:tcPr>
            <w:tcW w:w="1559" w:type="dxa"/>
            <w:tcBorders>
              <w:top w:val="nil"/>
              <w:left w:val="nil"/>
              <w:bottom w:val="single" w:color="auto" w:sz="4" w:space="0"/>
              <w:right w:val="single" w:color="auto" w:sz="4" w:space="0"/>
            </w:tcBorders>
            <w:shd w:val="clear" w:color="000000" w:fill="FFFFFF"/>
            <w:vAlign w:val="center"/>
          </w:tcPr>
          <w:p w14:paraId="5A1E6184">
            <w:pPr>
              <w:widowControl/>
              <w:jc w:val="lef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5ADF064C">
            <w:pPr>
              <w:widowControl/>
              <w:jc w:val="left"/>
              <w:rPr>
                <w:rFonts w:ascii="宋体" w:hAnsi="宋体" w:cs="宋体"/>
                <w:kern w:val="0"/>
                <w:sz w:val="20"/>
                <w:szCs w:val="20"/>
              </w:rPr>
            </w:pPr>
            <w:r>
              <w:rPr>
                <w:rFonts w:hint="eastAsia" w:ascii="宋体" w:hAnsi="宋体" w:cs="宋体"/>
                <w:kern w:val="0"/>
                <w:sz w:val="20"/>
                <w:szCs w:val="20"/>
              </w:rPr>
              <w:t>　</w:t>
            </w:r>
          </w:p>
        </w:tc>
      </w:tr>
      <w:tr w14:paraId="11CD1868">
        <w:tblPrEx>
          <w:tblCellMar>
            <w:top w:w="0" w:type="dxa"/>
            <w:left w:w="108" w:type="dxa"/>
            <w:bottom w:w="0" w:type="dxa"/>
            <w:right w:w="108" w:type="dxa"/>
          </w:tblCellMar>
        </w:tblPrEx>
        <w:trPr>
          <w:trHeight w:val="285" w:hRule="atLeast"/>
        </w:trPr>
        <w:tc>
          <w:tcPr>
            <w:tcW w:w="618" w:type="dxa"/>
            <w:tcBorders>
              <w:top w:val="nil"/>
              <w:left w:val="single" w:color="auto" w:sz="8" w:space="0"/>
              <w:bottom w:val="single" w:color="auto" w:sz="4" w:space="0"/>
              <w:right w:val="single" w:color="auto" w:sz="4" w:space="0"/>
            </w:tcBorders>
            <w:shd w:val="clear" w:color="000000" w:fill="FFFFFF"/>
            <w:vAlign w:val="center"/>
          </w:tcPr>
          <w:p w14:paraId="675DAE99">
            <w:pPr>
              <w:widowControl/>
              <w:jc w:val="center"/>
              <w:rPr>
                <w:rFonts w:ascii="宋体" w:hAnsi="宋体" w:cs="宋体"/>
                <w:kern w:val="0"/>
                <w:sz w:val="20"/>
                <w:szCs w:val="20"/>
              </w:rPr>
            </w:pP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2C675D09">
            <w:pPr>
              <w:widowControl/>
              <w:jc w:val="left"/>
              <w:rPr>
                <w:rFonts w:ascii="宋体" w:hAnsi="宋体" w:cs="宋体"/>
                <w:kern w:val="0"/>
                <w:sz w:val="20"/>
                <w:szCs w:val="20"/>
              </w:rPr>
            </w:pPr>
            <w:r>
              <w:rPr>
                <w:rFonts w:hint="eastAsia" w:ascii="宋体" w:hAnsi="宋体" w:cs="宋体"/>
                <w:b/>
                <w:bCs/>
                <w:kern w:val="0"/>
                <w:sz w:val="20"/>
                <w:szCs w:val="20"/>
              </w:rPr>
              <w:t>……</w:t>
            </w:r>
          </w:p>
        </w:tc>
        <w:tc>
          <w:tcPr>
            <w:tcW w:w="1559" w:type="dxa"/>
            <w:tcBorders>
              <w:top w:val="nil"/>
              <w:left w:val="nil"/>
              <w:bottom w:val="single" w:color="auto" w:sz="4" w:space="0"/>
              <w:right w:val="single" w:color="auto" w:sz="4" w:space="0"/>
            </w:tcBorders>
            <w:shd w:val="clear" w:color="000000" w:fill="FFFFFF"/>
            <w:vAlign w:val="center"/>
          </w:tcPr>
          <w:p w14:paraId="2A916F37">
            <w:pPr>
              <w:widowControl/>
              <w:jc w:val="left"/>
              <w:rPr>
                <w:rFonts w:ascii="宋体" w:hAnsi="宋体" w:cs="宋体"/>
                <w:kern w:val="0"/>
                <w:sz w:val="20"/>
                <w:szCs w:val="20"/>
              </w:rPr>
            </w:pPr>
          </w:p>
        </w:tc>
        <w:tc>
          <w:tcPr>
            <w:tcW w:w="2268" w:type="dxa"/>
            <w:tcBorders>
              <w:top w:val="nil"/>
              <w:left w:val="nil"/>
              <w:bottom w:val="single" w:color="auto" w:sz="4" w:space="0"/>
              <w:right w:val="single" w:color="auto" w:sz="8" w:space="0"/>
            </w:tcBorders>
            <w:shd w:val="clear" w:color="000000" w:fill="FFFFFF"/>
            <w:vAlign w:val="center"/>
          </w:tcPr>
          <w:p w14:paraId="16195666">
            <w:pPr>
              <w:widowControl/>
              <w:jc w:val="left"/>
              <w:rPr>
                <w:rFonts w:ascii="宋体" w:hAnsi="宋体" w:cs="宋体"/>
                <w:kern w:val="0"/>
                <w:sz w:val="20"/>
                <w:szCs w:val="20"/>
              </w:rPr>
            </w:pPr>
          </w:p>
        </w:tc>
      </w:tr>
      <w:tr w14:paraId="1C4D911E">
        <w:tblPrEx>
          <w:tblCellMar>
            <w:top w:w="0" w:type="dxa"/>
            <w:left w:w="108" w:type="dxa"/>
            <w:bottom w:w="0" w:type="dxa"/>
            <w:right w:w="108" w:type="dxa"/>
          </w:tblCellMar>
        </w:tblPrEx>
        <w:trPr>
          <w:trHeight w:val="285" w:hRule="atLeast"/>
        </w:trPr>
        <w:tc>
          <w:tcPr>
            <w:tcW w:w="618" w:type="dxa"/>
            <w:tcBorders>
              <w:top w:val="nil"/>
              <w:left w:val="single" w:color="auto" w:sz="8" w:space="0"/>
              <w:bottom w:val="single" w:color="auto" w:sz="4" w:space="0"/>
              <w:right w:val="single" w:color="auto" w:sz="4" w:space="0"/>
            </w:tcBorders>
            <w:shd w:val="clear" w:color="000000" w:fill="FFFFFF"/>
            <w:vAlign w:val="center"/>
          </w:tcPr>
          <w:p w14:paraId="56A92D6C">
            <w:pPr>
              <w:widowControl/>
              <w:jc w:val="center"/>
              <w:rPr>
                <w:rFonts w:ascii="宋体" w:hAnsi="宋体" w:cs="宋体"/>
                <w:kern w:val="0"/>
                <w:sz w:val="20"/>
                <w:szCs w:val="20"/>
              </w:rPr>
            </w:pP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4623E026">
            <w:pPr>
              <w:widowControl/>
              <w:jc w:val="center"/>
              <w:rPr>
                <w:rFonts w:ascii="宋体" w:hAnsi="宋体" w:cs="宋体"/>
                <w:b/>
                <w:bCs/>
                <w:kern w:val="0"/>
                <w:sz w:val="20"/>
                <w:szCs w:val="20"/>
              </w:rPr>
            </w:pPr>
            <w:r>
              <w:rPr>
                <w:rFonts w:hint="eastAsia" w:ascii="宋体" w:hAnsi="宋体" w:cs="宋体"/>
                <w:b/>
                <w:bCs/>
                <w:kern w:val="0"/>
                <w:sz w:val="20"/>
                <w:szCs w:val="20"/>
              </w:rPr>
              <w:t>合计(元)</w:t>
            </w:r>
          </w:p>
        </w:tc>
        <w:tc>
          <w:tcPr>
            <w:tcW w:w="1559" w:type="dxa"/>
            <w:tcBorders>
              <w:top w:val="nil"/>
              <w:left w:val="nil"/>
              <w:bottom w:val="single" w:color="auto" w:sz="4" w:space="0"/>
              <w:right w:val="single" w:color="auto" w:sz="4" w:space="0"/>
            </w:tcBorders>
            <w:shd w:val="clear" w:color="000000" w:fill="FFFFFF"/>
            <w:vAlign w:val="center"/>
          </w:tcPr>
          <w:p w14:paraId="6B8EA460">
            <w:pPr>
              <w:widowControl/>
              <w:jc w:val="right"/>
              <w:rPr>
                <w:rFonts w:ascii="宋体" w:hAnsi="宋体" w:cs="宋体"/>
                <w:b/>
                <w:bCs/>
                <w:kern w:val="0"/>
                <w:sz w:val="20"/>
                <w:szCs w:val="20"/>
              </w:rPr>
            </w:pPr>
            <w:r>
              <w:rPr>
                <w:rFonts w:hint="eastAsia" w:ascii="宋体" w:hAnsi="宋体" w:cs="宋体"/>
                <w:b/>
                <w:bCs/>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3B754198">
            <w:pPr>
              <w:widowControl/>
              <w:jc w:val="center"/>
              <w:rPr>
                <w:rFonts w:ascii="宋体" w:hAnsi="宋体" w:cs="宋体"/>
                <w:kern w:val="0"/>
                <w:sz w:val="20"/>
                <w:szCs w:val="20"/>
              </w:rPr>
            </w:pPr>
            <w:r>
              <w:rPr>
                <w:rFonts w:hint="eastAsia" w:ascii="宋体" w:hAnsi="宋体" w:cs="宋体"/>
                <w:kern w:val="0"/>
                <w:sz w:val="20"/>
                <w:szCs w:val="20"/>
              </w:rPr>
              <w:t>　以上各项之和</w:t>
            </w:r>
          </w:p>
        </w:tc>
      </w:tr>
    </w:tbl>
    <w:p w14:paraId="13855F4F">
      <w:pPr>
        <w:ind w:firstLine="0" w:firstLineChars="0"/>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注：</w:t>
      </w:r>
    </w:p>
    <w:p w14:paraId="1299FE93">
      <w:pPr>
        <w:ind w:firstLine="0" w:firstLineChars="0"/>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1、此表可延长，各投标人根据本项目实际涉及的所有支出项情况修改后填写。本表如有缺漏项，由投标人自行承担。</w:t>
      </w:r>
    </w:p>
    <w:p w14:paraId="22317DC2">
      <w:pPr>
        <w:ind w:firstLine="0" w:firstLineChars="0"/>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color w:val="auto"/>
          <w:sz w:val="20"/>
          <w:szCs w:val="20"/>
          <w:lang w:val="en-US" w:eastAsia="zh-CN"/>
        </w:rPr>
        <w:t>2、中标人签订合同前将详细的《分项报价表》递交采购单位，经采购单位审核同意后方可实施。</w:t>
      </w:r>
    </w:p>
    <w:p w14:paraId="226CFFF9">
      <w:pPr>
        <w:pStyle w:val="21"/>
        <w:rPr>
          <w:rFonts w:hint="default" w:ascii="宋体" w:hAnsi="宋体" w:eastAsia="宋体" w:cs="宋体"/>
          <w:b w:val="0"/>
          <w:bCs w:val="0"/>
          <w:color w:val="auto"/>
          <w:kern w:val="2"/>
          <w:sz w:val="20"/>
          <w:szCs w:val="20"/>
          <w:lang w:val="en-US" w:eastAsia="zh-CN" w:bidi="ar-SA"/>
        </w:rPr>
      </w:pPr>
      <w:r>
        <w:rPr>
          <w:rFonts w:hint="eastAsia" w:ascii="宋体" w:hAnsi="宋体" w:eastAsia="宋体" w:cs="宋体"/>
          <w:b w:val="0"/>
          <w:bCs w:val="0"/>
          <w:color w:val="auto"/>
          <w:kern w:val="2"/>
          <w:sz w:val="20"/>
          <w:szCs w:val="20"/>
          <w:lang w:val="en-US" w:eastAsia="zh-CN" w:bidi="ar-SA"/>
        </w:rPr>
        <w:t>3、投标人的投标报价不得超过预算金额，否则将导致投标无效。</w:t>
      </w:r>
    </w:p>
    <w:p w14:paraId="7E787472">
      <w:pPr>
        <w:tabs>
          <w:tab w:val="left" w:pos="720"/>
        </w:tabs>
        <w:jc w:val="center"/>
        <w:rPr>
          <w:b/>
          <w:sz w:val="24"/>
        </w:rPr>
      </w:pPr>
      <w:r>
        <w:rPr>
          <w:rFonts w:hint="eastAsia"/>
          <w:b/>
          <w:sz w:val="24"/>
        </w:rPr>
        <w:t>（二）</w:t>
      </w:r>
      <w:bookmarkStart w:id="48" w:name="_Hlk72073235"/>
      <w:r>
        <w:rPr>
          <w:rFonts w:hint="eastAsia"/>
          <w:b/>
          <w:sz w:val="24"/>
        </w:rPr>
        <w:t>投标人认为需要涉及的其他内容报价清单</w:t>
      </w:r>
      <w:bookmarkEnd w:id="48"/>
    </w:p>
    <w:p w14:paraId="092CAC06">
      <w:pPr>
        <w:rPr>
          <w:b/>
          <w:bCs/>
        </w:rPr>
      </w:pPr>
    </w:p>
    <w:p w14:paraId="64544C46"/>
    <w:p w14:paraId="712BBD11">
      <w:pPr>
        <w:pStyle w:val="21"/>
        <w:ind w:firstLine="0" w:firstLineChars="0"/>
      </w:pPr>
    </w:p>
    <w:p w14:paraId="3A9FDD64">
      <w:pPr>
        <w:pStyle w:val="36"/>
      </w:pPr>
    </w:p>
    <w:p w14:paraId="1D7CF088">
      <w:pPr>
        <w:pStyle w:val="36"/>
      </w:pPr>
    </w:p>
    <w:p w14:paraId="296732A3">
      <w:pPr>
        <w:pStyle w:val="4"/>
        <w:jc w:val="center"/>
        <w:rPr>
          <w:rFonts w:ascii="黑体" w:eastAsia="黑体"/>
          <w:b w:val="0"/>
          <w:sz w:val="24"/>
          <w:szCs w:val="24"/>
        </w:rPr>
      </w:pPr>
      <w:r>
        <w:rPr>
          <w:rFonts w:hint="eastAsia" w:ascii="黑体" w:eastAsia="黑体"/>
          <w:b w:val="0"/>
          <w:sz w:val="24"/>
          <w:szCs w:val="24"/>
        </w:rPr>
        <w:t>五、供应商认证情况（格式自定）</w:t>
      </w:r>
    </w:p>
    <w:p w14:paraId="7646FC7E">
      <w:pPr>
        <w:pStyle w:val="21"/>
        <w:rPr>
          <w:b w:val="0"/>
          <w:bCs w:val="0"/>
        </w:rPr>
      </w:pPr>
      <w:r>
        <w:rPr>
          <w:rFonts w:hint="eastAsia"/>
          <w:b w:val="0"/>
          <w:bCs w:val="0"/>
        </w:rPr>
        <w:t>（特别提示：投标人须按本招标文件评标信息中这一评审因素要求，提供证明资料）</w:t>
      </w:r>
    </w:p>
    <w:p w14:paraId="254886E9">
      <w:pPr>
        <w:pStyle w:val="4"/>
        <w:jc w:val="center"/>
        <w:rPr>
          <w:rFonts w:ascii="黑体" w:eastAsia="黑体"/>
          <w:b w:val="0"/>
          <w:sz w:val="24"/>
          <w:szCs w:val="24"/>
        </w:rPr>
      </w:pPr>
      <w:r>
        <w:rPr>
          <w:rFonts w:hint="eastAsia" w:ascii="黑体" w:eastAsia="黑体"/>
          <w:b w:val="0"/>
          <w:sz w:val="24"/>
          <w:szCs w:val="24"/>
        </w:rPr>
        <w:t>六、投标人相关资质（格式自定）</w:t>
      </w:r>
    </w:p>
    <w:p w14:paraId="0B252D18">
      <w:pPr>
        <w:pStyle w:val="21"/>
        <w:rPr>
          <w:b w:val="0"/>
          <w:bCs w:val="0"/>
        </w:rPr>
      </w:pPr>
      <w:r>
        <w:rPr>
          <w:rFonts w:hint="eastAsia"/>
          <w:b w:val="0"/>
          <w:bCs w:val="0"/>
        </w:rPr>
        <w:t>（特别提示：投标人须按本招标文件评标信息中这一评审因素要求，提供证明资料）</w:t>
      </w:r>
    </w:p>
    <w:p w14:paraId="3891B90A">
      <w:pPr>
        <w:pStyle w:val="4"/>
        <w:jc w:val="center"/>
        <w:rPr>
          <w:rFonts w:ascii="黑体" w:eastAsia="黑体"/>
          <w:b w:val="0"/>
          <w:sz w:val="24"/>
          <w:szCs w:val="24"/>
        </w:rPr>
      </w:pPr>
      <w:r>
        <w:rPr>
          <w:rFonts w:hint="eastAsia" w:ascii="黑体" w:eastAsia="黑体"/>
          <w:b w:val="0"/>
          <w:sz w:val="24"/>
          <w:szCs w:val="24"/>
          <w:lang w:val="en-US" w:eastAsia="zh-CN"/>
        </w:rPr>
        <w:t>七</w:t>
      </w:r>
      <w:r>
        <w:rPr>
          <w:rFonts w:hint="eastAsia" w:ascii="黑体" w:eastAsia="黑体"/>
          <w:b w:val="0"/>
          <w:sz w:val="24"/>
          <w:szCs w:val="24"/>
        </w:rPr>
        <w:t>、供应商同类项目业绩情况（格式自定）</w:t>
      </w:r>
    </w:p>
    <w:p w14:paraId="3FB75746">
      <w:pPr>
        <w:pStyle w:val="21"/>
        <w:rPr>
          <w:b w:val="0"/>
          <w:bCs w:val="0"/>
        </w:rPr>
      </w:pPr>
      <w:r>
        <w:rPr>
          <w:rFonts w:hint="eastAsia"/>
          <w:b w:val="0"/>
          <w:bCs w:val="0"/>
        </w:rPr>
        <w:t>（特别提示：投标人须按本招标文件评标信息中这一评审因素要求，提供证明资料）</w:t>
      </w:r>
    </w:p>
    <w:p w14:paraId="27150BA3">
      <w:pPr>
        <w:pStyle w:val="4"/>
        <w:jc w:val="center"/>
        <w:rPr>
          <w:rFonts w:ascii="黑体" w:eastAsia="黑体"/>
          <w:b w:val="0"/>
          <w:sz w:val="24"/>
          <w:szCs w:val="24"/>
        </w:rPr>
      </w:pPr>
      <w:r>
        <w:rPr>
          <w:rFonts w:hint="eastAsia" w:ascii="黑体" w:eastAsia="黑体"/>
          <w:b w:val="0"/>
          <w:sz w:val="24"/>
          <w:szCs w:val="24"/>
          <w:lang w:val="en-US" w:eastAsia="zh-CN"/>
        </w:rPr>
        <w:t>八</w:t>
      </w:r>
      <w:r>
        <w:rPr>
          <w:rFonts w:hint="eastAsia" w:ascii="黑体" w:eastAsia="黑体"/>
          <w:b w:val="0"/>
          <w:sz w:val="24"/>
          <w:szCs w:val="24"/>
        </w:rPr>
        <w:t>、投标人获奖情况（格式自定）</w:t>
      </w:r>
    </w:p>
    <w:p w14:paraId="0050BD87">
      <w:pPr>
        <w:pStyle w:val="21"/>
        <w:rPr>
          <w:b w:val="0"/>
          <w:bCs w:val="0"/>
        </w:rPr>
      </w:pPr>
      <w:r>
        <w:rPr>
          <w:rFonts w:hint="eastAsia"/>
          <w:b w:val="0"/>
          <w:bCs w:val="0"/>
        </w:rPr>
        <w:t>（特别提示：投标人须按本招标文件评标信息中这一评审因素要求，提供证明资料）</w:t>
      </w:r>
    </w:p>
    <w:p w14:paraId="75E1EFFB">
      <w:pPr>
        <w:pStyle w:val="4"/>
        <w:jc w:val="center"/>
        <w:rPr>
          <w:rFonts w:ascii="黑体" w:eastAsia="黑体"/>
          <w:b w:val="0"/>
          <w:sz w:val="24"/>
          <w:szCs w:val="24"/>
        </w:rPr>
      </w:pPr>
      <w:r>
        <w:rPr>
          <w:rFonts w:hint="eastAsia" w:ascii="黑体" w:eastAsia="黑体"/>
          <w:b w:val="0"/>
          <w:sz w:val="24"/>
          <w:szCs w:val="24"/>
          <w:lang w:val="en-US" w:eastAsia="zh-CN"/>
        </w:rPr>
        <w:t>九</w:t>
      </w:r>
      <w:r>
        <w:rPr>
          <w:rFonts w:hint="eastAsia" w:ascii="黑体" w:eastAsia="黑体"/>
          <w:b w:val="0"/>
          <w:sz w:val="24"/>
          <w:szCs w:val="24"/>
        </w:rPr>
        <w:t>、供应商自主知识产权产品（创新、设计）情况（格式自定）</w:t>
      </w:r>
    </w:p>
    <w:p w14:paraId="251C1D70">
      <w:pPr>
        <w:pStyle w:val="21"/>
        <w:rPr>
          <w:b w:val="0"/>
          <w:bCs w:val="0"/>
        </w:rPr>
      </w:pPr>
      <w:r>
        <w:rPr>
          <w:rFonts w:hint="eastAsia"/>
          <w:b w:val="0"/>
          <w:bCs w:val="0"/>
        </w:rPr>
        <w:t>（特别提示：投标人须按本招标文件评标信息中这一评审因素要求，提供证明资料）</w:t>
      </w:r>
    </w:p>
    <w:p w14:paraId="16C504CE"/>
    <w:p w14:paraId="370BDAD9"/>
    <w:p w14:paraId="5C8B3131">
      <w:pPr>
        <w:ind w:firstLine="1446" w:firstLineChars="600"/>
        <w:rPr>
          <w:b/>
          <w:color w:val="FF0000"/>
          <w:sz w:val="24"/>
        </w:rPr>
      </w:pPr>
      <w:r>
        <w:rPr>
          <w:rFonts w:hint="eastAsia"/>
          <w:b/>
          <w:color w:val="FF0000"/>
          <w:sz w:val="24"/>
        </w:rPr>
        <w:t>（信息公开部分的内容到此为止！以下为信息不公开部分。）</w:t>
      </w:r>
    </w:p>
    <w:p w14:paraId="640D6C93">
      <w:pPr>
        <w:jc w:val="center"/>
        <w:rPr>
          <w:b/>
          <w:sz w:val="32"/>
          <w:szCs w:val="32"/>
        </w:rPr>
      </w:pPr>
    </w:p>
    <w:p w14:paraId="11FB0CD7">
      <w:pPr>
        <w:jc w:val="center"/>
        <w:rPr>
          <w:b/>
          <w:sz w:val="32"/>
          <w:szCs w:val="32"/>
        </w:rPr>
      </w:pPr>
    </w:p>
    <w:p w14:paraId="61E59DC6">
      <w:pPr>
        <w:jc w:val="center"/>
        <w:rPr>
          <w:b/>
          <w:sz w:val="32"/>
          <w:szCs w:val="32"/>
        </w:rPr>
      </w:pPr>
    </w:p>
    <w:p w14:paraId="24891B29">
      <w:pPr>
        <w:jc w:val="center"/>
        <w:rPr>
          <w:b/>
          <w:sz w:val="32"/>
          <w:szCs w:val="32"/>
        </w:rPr>
      </w:pPr>
    </w:p>
    <w:p w14:paraId="3A7D4746">
      <w:pPr>
        <w:jc w:val="center"/>
        <w:rPr>
          <w:b/>
          <w:sz w:val="32"/>
          <w:szCs w:val="32"/>
        </w:rPr>
      </w:pPr>
    </w:p>
    <w:p w14:paraId="248CE4E1">
      <w:pPr>
        <w:jc w:val="center"/>
        <w:rPr>
          <w:b/>
          <w:sz w:val="32"/>
          <w:szCs w:val="32"/>
        </w:rPr>
      </w:pPr>
    </w:p>
    <w:p w14:paraId="4E16DB59">
      <w:pPr>
        <w:jc w:val="center"/>
        <w:rPr>
          <w:b/>
          <w:sz w:val="32"/>
          <w:szCs w:val="32"/>
        </w:rPr>
      </w:pPr>
    </w:p>
    <w:p w14:paraId="48F517D9">
      <w:pPr>
        <w:jc w:val="center"/>
        <w:rPr>
          <w:b/>
          <w:sz w:val="32"/>
          <w:szCs w:val="32"/>
        </w:rPr>
      </w:pPr>
    </w:p>
    <w:p w14:paraId="50EC5E8D">
      <w:pPr>
        <w:jc w:val="center"/>
        <w:rPr>
          <w:b/>
          <w:sz w:val="32"/>
          <w:szCs w:val="32"/>
        </w:rPr>
      </w:pPr>
    </w:p>
    <w:p w14:paraId="4E4A60C6">
      <w:pPr>
        <w:rPr>
          <w:rFonts w:ascii="仿宋_GB2312" w:eastAsia="仿宋_GB2312"/>
          <w:b/>
          <w:sz w:val="30"/>
          <w:szCs w:val="30"/>
        </w:rPr>
      </w:pPr>
      <w:r>
        <w:br w:type="page"/>
      </w:r>
    </w:p>
    <w:p w14:paraId="1045BA3F">
      <w:pPr>
        <w:outlineLvl w:val="1"/>
        <w:rPr>
          <w:rFonts w:ascii="宋体" w:hAnsi="宋体"/>
          <w:b/>
          <w:color w:val="FF0000"/>
          <w:sz w:val="28"/>
          <w:szCs w:val="28"/>
        </w:rPr>
      </w:pPr>
      <w:r>
        <w:rPr>
          <w:rFonts w:hint="eastAsia" w:ascii="宋体" w:hAnsi="宋体"/>
          <w:b/>
          <w:color w:val="FF0000"/>
          <w:sz w:val="28"/>
          <w:szCs w:val="28"/>
        </w:rPr>
        <w:t>投标文件附件（信息不公开部分）</w:t>
      </w:r>
    </w:p>
    <w:p w14:paraId="487414D8">
      <w:pPr>
        <w:pStyle w:val="4"/>
        <w:jc w:val="center"/>
        <w:rPr>
          <w:sz w:val="24"/>
        </w:rPr>
      </w:pPr>
      <w:r>
        <w:rPr>
          <w:rFonts w:hint="eastAsia" w:ascii="黑体" w:eastAsia="黑体"/>
          <w:b w:val="0"/>
          <w:sz w:val="24"/>
        </w:rPr>
        <w:t>一、</w:t>
      </w:r>
      <w:bookmarkStart w:id="49" w:name="_Hlk72092499"/>
      <w:r>
        <w:rPr>
          <w:rFonts w:hint="eastAsia" w:ascii="黑体" w:eastAsia="黑体"/>
          <w:b w:val="0"/>
          <w:sz w:val="24"/>
        </w:rPr>
        <w:t>供应商基本情况表</w:t>
      </w:r>
      <w:bookmarkEnd w:id="49"/>
    </w:p>
    <w:tbl>
      <w:tblPr>
        <w:tblStyle w:val="4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645"/>
        <w:gridCol w:w="1530"/>
        <w:gridCol w:w="904"/>
        <w:gridCol w:w="752"/>
        <w:gridCol w:w="1146"/>
        <w:gridCol w:w="1429"/>
        <w:gridCol w:w="1420"/>
      </w:tblGrid>
      <w:tr w14:paraId="53105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pct"/>
            <w:gridSpan w:val="2"/>
            <w:vAlign w:val="center"/>
          </w:tcPr>
          <w:p w14:paraId="019893D3">
            <w:pPr>
              <w:jc w:val="both"/>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投标（响应）供应商</w:t>
            </w:r>
          </w:p>
        </w:tc>
        <w:tc>
          <w:tcPr>
            <w:tcW w:w="1427" w:type="pct"/>
            <w:gridSpan w:val="2"/>
            <w:vAlign w:val="center"/>
          </w:tcPr>
          <w:p w14:paraId="104BC9DD">
            <w:pPr>
              <w:jc w:val="center"/>
              <w:rPr>
                <w:rFonts w:hint="eastAsia" w:ascii="宋体" w:hAnsi="宋体" w:eastAsia="宋体" w:cs="宋体"/>
                <w:color w:val="auto"/>
                <w:sz w:val="21"/>
                <w:szCs w:val="21"/>
                <w:vertAlign w:val="baseline"/>
                <w:lang w:val="en-US" w:eastAsia="zh-CN"/>
              </w:rPr>
            </w:pPr>
          </w:p>
        </w:tc>
        <w:tc>
          <w:tcPr>
            <w:tcW w:w="1113" w:type="pct"/>
            <w:gridSpan w:val="2"/>
            <w:vAlign w:val="center"/>
          </w:tcPr>
          <w:p w14:paraId="54EE8EB2">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项目名称及编号</w:t>
            </w:r>
          </w:p>
        </w:tc>
        <w:tc>
          <w:tcPr>
            <w:tcW w:w="1669" w:type="pct"/>
            <w:gridSpan w:val="2"/>
            <w:vAlign w:val="center"/>
          </w:tcPr>
          <w:p w14:paraId="1B46A587">
            <w:pPr>
              <w:jc w:val="center"/>
              <w:rPr>
                <w:rFonts w:hint="eastAsia" w:ascii="宋体" w:hAnsi="宋体" w:eastAsia="宋体" w:cs="宋体"/>
                <w:color w:val="auto"/>
                <w:sz w:val="21"/>
                <w:szCs w:val="21"/>
                <w:vertAlign w:val="baseline"/>
                <w:lang w:val="en-US" w:eastAsia="zh-CN"/>
              </w:rPr>
            </w:pPr>
          </w:p>
        </w:tc>
      </w:tr>
      <w:tr w14:paraId="50A9A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8"/>
            <w:vAlign w:val="center"/>
          </w:tcPr>
          <w:p w14:paraId="508835BB">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投标（响应）供应商相关人员情况</w:t>
            </w:r>
          </w:p>
        </w:tc>
      </w:tr>
      <w:tr w14:paraId="787CE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bottom w:val="single" w:color="auto" w:sz="4" w:space="0"/>
            </w:tcBorders>
            <w:vAlign w:val="center"/>
          </w:tcPr>
          <w:p w14:paraId="262485F6">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序号</w:t>
            </w:r>
          </w:p>
        </w:tc>
        <w:tc>
          <w:tcPr>
            <w:tcW w:w="1275" w:type="pct"/>
            <w:gridSpan w:val="2"/>
            <w:tcBorders>
              <w:bottom w:val="single" w:color="auto" w:sz="4" w:space="0"/>
            </w:tcBorders>
            <w:vAlign w:val="center"/>
          </w:tcPr>
          <w:p w14:paraId="631D38E3">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职务</w:t>
            </w:r>
          </w:p>
        </w:tc>
        <w:tc>
          <w:tcPr>
            <w:tcW w:w="529" w:type="pct"/>
            <w:tcBorders>
              <w:bottom w:val="single" w:color="auto" w:sz="4" w:space="0"/>
            </w:tcBorders>
            <w:vAlign w:val="center"/>
          </w:tcPr>
          <w:p w14:paraId="486BB7E3">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姓名</w:t>
            </w:r>
          </w:p>
        </w:tc>
        <w:tc>
          <w:tcPr>
            <w:tcW w:w="1113" w:type="pct"/>
            <w:gridSpan w:val="2"/>
            <w:tcBorders>
              <w:bottom w:val="single" w:color="auto" w:sz="4" w:space="0"/>
            </w:tcBorders>
            <w:vAlign w:val="center"/>
          </w:tcPr>
          <w:p w14:paraId="6A844163">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身份证号码</w:t>
            </w:r>
          </w:p>
        </w:tc>
        <w:tc>
          <w:tcPr>
            <w:tcW w:w="838" w:type="pct"/>
            <w:tcBorders>
              <w:bottom w:val="single" w:color="auto" w:sz="4" w:space="0"/>
            </w:tcBorders>
            <w:vAlign w:val="center"/>
          </w:tcPr>
          <w:p w14:paraId="2D15CF74">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劳动合同</w:t>
            </w:r>
          </w:p>
          <w:p w14:paraId="4D1B2DE2">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关系单位</w:t>
            </w:r>
          </w:p>
        </w:tc>
        <w:tc>
          <w:tcPr>
            <w:tcW w:w="830" w:type="pct"/>
            <w:tcBorders>
              <w:bottom w:val="single" w:color="auto" w:sz="4" w:space="0"/>
            </w:tcBorders>
            <w:vAlign w:val="center"/>
          </w:tcPr>
          <w:p w14:paraId="7E438E92">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缴纳社会</w:t>
            </w:r>
          </w:p>
          <w:p w14:paraId="413A154C">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保险单位</w:t>
            </w:r>
          </w:p>
        </w:tc>
      </w:tr>
      <w:tr w14:paraId="1E7E7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vAlign w:val="center"/>
          </w:tcPr>
          <w:p w14:paraId="518148B9">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1</w:t>
            </w:r>
          </w:p>
        </w:tc>
        <w:tc>
          <w:tcPr>
            <w:tcW w:w="1275" w:type="pct"/>
            <w:gridSpan w:val="2"/>
            <w:tcBorders>
              <w:top w:val="single" w:color="auto" w:sz="4" w:space="0"/>
              <w:left w:val="single" w:color="auto" w:sz="4" w:space="0"/>
              <w:bottom w:val="single" w:color="auto" w:sz="4" w:space="0"/>
              <w:right w:val="single" w:color="auto" w:sz="4" w:space="0"/>
            </w:tcBorders>
            <w:vAlign w:val="center"/>
          </w:tcPr>
          <w:p w14:paraId="44F2352A">
            <w:pPr>
              <w:spacing w:line="460" w:lineRule="exact"/>
              <w:jc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法定代表人</w:t>
            </w:r>
            <w:r>
              <w:rPr>
                <w:rFonts w:hint="eastAsia" w:ascii="宋体" w:hAnsi="宋体" w:eastAsia="宋体" w:cs="宋体"/>
                <w:color w:val="auto"/>
                <w:sz w:val="21"/>
                <w:szCs w:val="21"/>
                <w:highlight w:val="none"/>
                <w:lang w:val="en-US" w:eastAsia="zh-CN"/>
              </w:rPr>
              <w:t>/单位负责人/主要经营负责人</w:t>
            </w:r>
          </w:p>
        </w:tc>
        <w:tc>
          <w:tcPr>
            <w:tcW w:w="529" w:type="pct"/>
            <w:tcBorders>
              <w:top w:val="single" w:color="auto" w:sz="4" w:space="0"/>
              <w:left w:val="single" w:color="auto" w:sz="4" w:space="0"/>
              <w:bottom w:val="single" w:color="auto" w:sz="4" w:space="0"/>
              <w:right w:val="single" w:color="auto" w:sz="4" w:space="0"/>
            </w:tcBorders>
            <w:vAlign w:val="center"/>
          </w:tcPr>
          <w:p w14:paraId="693573CF">
            <w:pPr>
              <w:jc w:val="center"/>
              <w:rPr>
                <w:rFonts w:hint="eastAsia" w:ascii="宋体" w:hAnsi="宋体" w:eastAsia="宋体" w:cs="宋体"/>
                <w:color w:val="auto"/>
                <w:sz w:val="21"/>
                <w:szCs w:val="21"/>
                <w:vertAlign w:val="baseline"/>
                <w:lang w:val="en-US" w:eastAsia="zh-CN"/>
              </w:rPr>
            </w:pPr>
          </w:p>
        </w:tc>
        <w:tc>
          <w:tcPr>
            <w:tcW w:w="1113" w:type="pct"/>
            <w:gridSpan w:val="2"/>
            <w:tcBorders>
              <w:top w:val="single" w:color="auto" w:sz="4" w:space="0"/>
              <w:left w:val="single" w:color="auto" w:sz="4" w:space="0"/>
              <w:bottom w:val="single" w:color="auto" w:sz="4" w:space="0"/>
              <w:right w:val="single" w:color="auto" w:sz="4" w:space="0"/>
            </w:tcBorders>
            <w:vAlign w:val="center"/>
          </w:tcPr>
          <w:p w14:paraId="17B56564">
            <w:pPr>
              <w:jc w:val="center"/>
              <w:rPr>
                <w:rFonts w:hint="eastAsia" w:ascii="宋体" w:hAnsi="宋体" w:eastAsia="宋体" w:cs="宋体"/>
                <w:color w:val="auto"/>
                <w:sz w:val="21"/>
                <w:szCs w:val="21"/>
                <w:vertAlign w:val="baseline"/>
                <w:lang w:val="en-US" w:eastAsia="zh-CN"/>
              </w:rPr>
            </w:pPr>
          </w:p>
        </w:tc>
        <w:tc>
          <w:tcPr>
            <w:tcW w:w="838" w:type="pct"/>
            <w:tcBorders>
              <w:top w:val="single" w:color="auto" w:sz="4" w:space="0"/>
              <w:left w:val="single" w:color="auto" w:sz="4" w:space="0"/>
              <w:bottom w:val="single" w:color="auto" w:sz="4" w:space="0"/>
              <w:right w:val="single" w:color="auto" w:sz="4" w:space="0"/>
            </w:tcBorders>
            <w:vAlign w:val="center"/>
          </w:tcPr>
          <w:p w14:paraId="3539F607">
            <w:pPr>
              <w:jc w:val="center"/>
              <w:rPr>
                <w:rFonts w:hint="eastAsia" w:ascii="宋体" w:hAnsi="宋体" w:eastAsia="宋体" w:cs="宋体"/>
                <w:color w:val="auto"/>
                <w:sz w:val="21"/>
                <w:szCs w:val="21"/>
                <w:vertAlign w:val="baseline"/>
                <w:lang w:val="en-US" w:eastAsia="zh-CN"/>
              </w:rPr>
            </w:pPr>
          </w:p>
        </w:tc>
        <w:tc>
          <w:tcPr>
            <w:tcW w:w="830" w:type="pct"/>
            <w:tcBorders>
              <w:top w:val="single" w:color="auto" w:sz="4" w:space="0"/>
              <w:left w:val="single" w:color="auto" w:sz="4" w:space="0"/>
              <w:bottom w:val="single" w:color="auto" w:sz="4" w:space="0"/>
              <w:right w:val="single" w:color="auto" w:sz="4" w:space="0"/>
            </w:tcBorders>
            <w:vAlign w:val="center"/>
          </w:tcPr>
          <w:p w14:paraId="71C8A88B">
            <w:pPr>
              <w:jc w:val="center"/>
              <w:rPr>
                <w:rFonts w:hint="eastAsia" w:ascii="宋体" w:hAnsi="宋体" w:eastAsia="宋体" w:cs="宋体"/>
                <w:color w:val="auto"/>
                <w:sz w:val="21"/>
                <w:szCs w:val="21"/>
                <w:vertAlign w:val="baseline"/>
                <w:lang w:val="en-US" w:eastAsia="zh-CN"/>
              </w:rPr>
            </w:pPr>
          </w:p>
        </w:tc>
      </w:tr>
      <w:tr w14:paraId="78C0C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vAlign w:val="center"/>
          </w:tcPr>
          <w:p w14:paraId="5433C866">
            <w:pPr>
              <w:spacing w:beforeLines="0" w:afterLine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rPr>
              <w:t>2</w:t>
            </w:r>
          </w:p>
        </w:tc>
        <w:tc>
          <w:tcPr>
            <w:tcW w:w="1275" w:type="pct"/>
            <w:gridSpan w:val="2"/>
            <w:tcBorders>
              <w:top w:val="single" w:color="auto" w:sz="4" w:space="0"/>
              <w:left w:val="single" w:color="auto" w:sz="4" w:space="0"/>
              <w:bottom w:val="single" w:color="auto" w:sz="4" w:space="0"/>
              <w:right w:val="single" w:color="auto" w:sz="4" w:space="0"/>
            </w:tcBorders>
            <w:vAlign w:val="center"/>
          </w:tcPr>
          <w:p w14:paraId="4DB7E5F1">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rPr>
              <w:t>项目投标授权代表人</w:t>
            </w:r>
          </w:p>
        </w:tc>
        <w:tc>
          <w:tcPr>
            <w:tcW w:w="529" w:type="pct"/>
            <w:tcBorders>
              <w:top w:val="single" w:color="auto" w:sz="4" w:space="0"/>
              <w:left w:val="single" w:color="auto" w:sz="4" w:space="0"/>
              <w:bottom w:val="single" w:color="auto" w:sz="4" w:space="0"/>
              <w:right w:val="single" w:color="auto" w:sz="4" w:space="0"/>
            </w:tcBorders>
            <w:vAlign w:val="center"/>
          </w:tcPr>
          <w:p w14:paraId="7BD7A49C">
            <w:pPr>
              <w:jc w:val="center"/>
              <w:rPr>
                <w:rFonts w:hint="eastAsia" w:ascii="宋体" w:hAnsi="宋体" w:eastAsia="宋体" w:cs="宋体"/>
                <w:color w:val="auto"/>
                <w:sz w:val="21"/>
                <w:szCs w:val="21"/>
                <w:vertAlign w:val="baseline"/>
                <w:lang w:val="en-US" w:eastAsia="zh-CN"/>
              </w:rPr>
            </w:pPr>
          </w:p>
        </w:tc>
        <w:tc>
          <w:tcPr>
            <w:tcW w:w="1113" w:type="pct"/>
            <w:gridSpan w:val="2"/>
            <w:tcBorders>
              <w:top w:val="single" w:color="auto" w:sz="4" w:space="0"/>
              <w:left w:val="single" w:color="auto" w:sz="4" w:space="0"/>
              <w:bottom w:val="single" w:color="auto" w:sz="4" w:space="0"/>
              <w:right w:val="single" w:color="auto" w:sz="4" w:space="0"/>
            </w:tcBorders>
            <w:vAlign w:val="center"/>
          </w:tcPr>
          <w:p w14:paraId="2AF1D339">
            <w:pPr>
              <w:jc w:val="center"/>
              <w:rPr>
                <w:rFonts w:hint="eastAsia" w:ascii="宋体" w:hAnsi="宋体" w:eastAsia="宋体" w:cs="宋体"/>
                <w:color w:val="auto"/>
                <w:sz w:val="21"/>
                <w:szCs w:val="21"/>
                <w:vertAlign w:val="baseline"/>
                <w:lang w:val="en-US" w:eastAsia="zh-CN"/>
              </w:rPr>
            </w:pPr>
          </w:p>
        </w:tc>
        <w:tc>
          <w:tcPr>
            <w:tcW w:w="838" w:type="pct"/>
            <w:tcBorders>
              <w:top w:val="single" w:color="auto" w:sz="4" w:space="0"/>
              <w:left w:val="single" w:color="auto" w:sz="4" w:space="0"/>
              <w:bottom w:val="single" w:color="auto" w:sz="4" w:space="0"/>
              <w:right w:val="single" w:color="auto" w:sz="4" w:space="0"/>
            </w:tcBorders>
            <w:vAlign w:val="center"/>
          </w:tcPr>
          <w:p w14:paraId="2FD88146">
            <w:pPr>
              <w:jc w:val="center"/>
              <w:rPr>
                <w:rFonts w:hint="eastAsia" w:ascii="宋体" w:hAnsi="宋体" w:eastAsia="宋体" w:cs="宋体"/>
                <w:color w:val="auto"/>
                <w:sz w:val="21"/>
                <w:szCs w:val="21"/>
                <w:vertAlign w:val="baseline"/>
                <w:lang w:val="en-US" w:eastAsia="zh-CN"/>
              </w:rPr>
            </w:pPr>
          </w:p>
        </w:tc>
        <w:tc>
          <w:tcPr>
            <w:tcW w:w="830" w:type="pct"/>
            <w:tcBorders>
              <w:top w:val="single" w:color="auto" w:sz="4" w:space="0"/>
              <w:left w:val="single" w:color="auto" w:sz="4" w:space="0"/>
              <w:bottom w:val="single" w:color="auto" w:sz="4" w:space="0"/>
              <w:right w:val="single" w:color="auto" w:sz="4" w:space="0"/>
            </w:tcBorders>
            <w:vAlign w:val="center"/>
          </w:tcPr>
          <w:p w14:paraId="778CDD19">
            <w:pPr>
              <w:jc w:val="center"/>
              <w:rPr>
                <w:rFonts w:hint="eastAsia" w:ascii="宋体" w:hAnsi="宋体" w:eastAsia="宋体" w:cs="宋体"/>
                <w:color w:val="auto"/>
                <w:sz w:val="21"/>
                <w:szCs w:val="21"/>
                <w:vertAlign w:val="baseline"/>
                <w:lang w:val="en-US" w:eastAsia="zh-CN"/>
              </w:rPr>
            </w:pPr>
          </w:p>
        </w:tc>
      </w:tr>
      <w:tr w14:paraId="40D02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tcBorders>
            <w:vAlign w:val="center"/>
          </w:tcPr>
          <w:p w14:paraId="01855D83">
            <w:pPr>
              <w:spacing w:beforeLines="0" w:afterLine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rPr>
              <w:t>3</w:t>
            </w:r>
          </w:p>
        </w:tc>
        <w:tc>
          <w:tcPr>
            <w:tcW w:w="1275" w:type="pct"/>
            <w:gridSpan w:val="2"/>
            <w:tcBorders>
              <w:top w:val="single" w:color="auto" w:sz="4" w:space="0"/>
            </w:tcBorders>
            <w:vAlign w:val="center"/>
          </w:tcPr>
          <w:p w14:paraId="026AC0AD">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rPr>
              <w:t>项目负责人</w:t>
            </w:r>
          </w:p>
        </w:tc>
        <w:tc>
          <w:tcPr>
            <w:tcW w:w="529" w:type="pct"/>
            <w:tcBorders>
              <w:top w:val="single" w:color="auto" w:sz="4" w:space="0"/>
            </w:tcBorders>
            <w:vAlign w:val="center"/>
          </w:tcPr>
          <w:p w14:paraId="64BE2FD0">
            <w:pPr>
              <w:jc w:val="center"/>
              <w:rPr>
                <w:rFonts w:hint="eastAsia" w:ascii="宋体" w:hAnsi="宋体" w:eastAsia="宋体" w:cs="宋体"/>
                <w:color w:val="auto"/>
                <w:sz w:val="21"/>
                <w:szCs w:val="21"/>
                <w:vertAlign w:val="baseline"/>
                <w:lang w:val="en-US" w:eastAsia="zh-CN"/>
              </w:rPr>
            </w:pPr>
          </w:p>
        </w:tc>
        <w:tc>
          <w:tcPr>
            <w:tcW w:w="1113" w:type="pct"/>
            <w:gridSpan w:val="2"/>
            <w:tcBorders>
              <w:top w:val="single" w:color="auto" w:sz="4" w:space="0"/>
            </w:tcBorders>
            <w:vAlign w:val="center"/>
          </w:tcPr>
          <w:p w14:paraId="196CDA34">
            <w:pPr>
              <w:jc w:val="center"/>
              <w:rPr>
                <w:rFonts w:hint="eastAsia" w:ascii="宋体" w:hAnsi="宋体" w:eastAsia="宋体" w:cs="宋体"/>
                <w:color w:val="auto"/>
                <w:sz w:val="21"/>
                <w:szCs w:val="21"/>
                <w:vertAlign w:val="baseline"/>
                <w:lang w:val="en-US" w:eastAsia="zh-CN"/>
              </w:rPr>
            </w:pPr>
          </w:p>
        </w:tc>
        <w:tc>
          <w:tcPr>
            <w:tcW w:w="838" w:type="pct"/>
            <w:tcBorders>
              <w:top w:val="single" w:color="auto" w:sz="4" w:space="0"/>
            </w:tcBorders>
            <w:vAlign w:val="center"/>
          </w:tcPr>
          <w:p w14:paraId="2C1619E2">
            <w:pPr>
              <w:jc w:val="center"/>
              <w:rPr>
                <w:rFonts w:hint="eastAsia" w:ascii="宋体" w:hAnsi="宋体" w:eastAsia="宋体" w:cs="宋体"/>
                <w:color w:val="auto"/>
                <w:sz w:val="21"/>
                <w:szCs w:val="21"/>
                <w:vertAlign w:val="baseline"/>
                <w:lang w:val="en-US" w:eastAsia="zh-CN"/>
              </w:rPr>
            </w:pPr>
          </w:p>
        </w:tc>
        <w:tc>
          <w:tcPr>
            <w:tcW w:w="830" w:type="pct"/>
            <w:tcBorders>
              <w:top w:val="single" w:color="auto" w:sz="4" w:space="0"/>
            </w:tcBorders>
            <w:vAlign w:val="center"/>
          </w:tcPr>
          <w:p w14:paraId="2F0FD6F9">
            <w:pPr>
              <w:jc w:val="center"/>
              <w:rPr>
                <w:rFonts w:hint="eastAsia" w:ascii="宋体" w:hAnsi="宋体" w:eastAsia="宋体" w:cs="宋体"/>
                <w:color w:val="auto"/>
                <w:sz w:val="21"/>
                <w:szCs w:val="21"/>
                <w:vertAlign w:val="baseline"/>
                <w:lang w:val="en-US" w:eastAsia="zh-CN"/>
              </w:rPr>
            </w:pPr>
          </w:p>
        </w:tc>
      </w:tr>
      <w:tr w14:paraId="5985C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vAlign w:val="center"/>
          </w:tcPr>
          <w:p w14:paraId="50361923">
            <w:pPr>
              <w:spacing w:beforeLines="0" w:afterLine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rPr>
              <w:t>4</w:t>
            </w:r>
          </w:p>
        </w:tc>
        <w:tc>
          <w:tcPr>
            <w:tcW w:w="1275" w:type="pct"/>
            <w:gridSpan w:val="2"/>
            <w:vAlign w:val="center"/>
          </w:tcPr>
          <w:p w14:paraId="558A9896">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rPr>
              <w:t>主要技术人员</w:t>
            </w:r>
          </w:p>
        </w:tc>
        <w:tc>
          <w:tcPr>
            <w:tcW w:w="529" w:type="pct"/>
            <w:vAlign w:val="center"/>
          </w:tcPr>
          <w:p w14:paraId="5DEB25AD">
            <w:pPr>
              <w:jc w:val="center"/>
              <w:rPr>
                <w:rFonts w:hint="eastAsia" w:ascii="宋体" w:hAnsi="宋体" w:eastAsia="宋体" w:cs="宋体"/>
                <w:color w:val="auto"/>
                <w:sz w:val="21"/>
                <w:szCs w:val="21"/>
                <w:vertAlign w:val="baseline"/>
                <w:lang w:val="en-US" w:eastAsia="zh-CN"/>
              </w:rPr>
            </w:pPr>
          </w:p>
        </w:tc>
        <w:tc>
          <w:tcPr>
            <w:tcW w:w="1113" w:type="pct"/>
            <w:gridSpan w:val="2"/>
            <w:vAlign w:val="center"/>
          </w:tcPr>
          <w:p w14:paraId="77561E60">
            <w:pPr>
              <w:jc w:val="center"/>
              <w:rPr>
                <w:rFonts w:hint="eastAsia" w:ascii="宋体" w:hAnsi="宋体" w:eastAsia="宋体" w:cs="宋体"/>
                <w:color w:val="auto"/>
                <w:sz w:val="21"/>
                <w:szCs w:val="21"/>
                <w:vertAlign w:val="baseline"/>
                <w:lang w:val="en-US" w:eastAsia="zh-CN"/>
              </w:rPr>
            </w:pPr>
          </w:p>
        </w:tc>
        <w:tc>
          <w:tcPr>
            <w:tcW w:w="838" w:type="pct"/>
            <w:vAlign w:val="center"/>
          </w:tcPr>
          <w:p w14:paraId="01FFE0B0">
            <w:pPr>
              <w:jc w:val="center"/>
              <w:rPr>
                <w:rFonts w:hint="eastAsia" w:ascii="宋体" w:hAnsi="宋体" w:eastAsia="宋体" w:cs="宋体"/>
                <w:color w:val="auto"/>
                <w:sz w:val="21"/>
                <w:szCs w:val="21"/>
                <w:vertAlign w:val="baseline"/>
                <w:lang w:val="en-US" w:eastAsia="zh-CN"/>
              </w:rPr>
            </w:pPr>
          </w:p>
        </w:tc>
        <w:tc>
          <w:tcPr>
            <w:tcW w:w="830" w:type="pct"/>
            <w:vAlign w:val="center"/>
          </w:tcPr>
          <w:p w14:paraId="5561D13A">
            <w:pPr>
              <w:jc w:val="center"/>
              <w:rPr>
                <w:rFonts w:hint="eastAsia" w:ascii="宋体" w:hAnsi="宋体" w:eastAsia="宋体" w:cs="宋体"/>
                <w:color w:val="auto"/>
                <w:sz w:val="21"/>
                <w:szCs w:val="21"/>
                <w:vertAlign w:val="baseline"/>
                <w:lang w:val="en-US" w:eastAsia="zh-CN"/>
              </w:rPr>
            </w:pPr>
          </w:p>
        </w:tc>
      </w:tr>
      <w:tr w14:paraId="1B7B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vAlign w:val="center"/>
          </w:tcPr>
          <w:p w14:paraId="3ABD79B9">
            <w:pPr>
              <w:spacing w:beforeLines="0" w:afterLine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rPr>
              <w:t>5</w:t>
            </w:r>
          </w:p>
        </w:tc>
        <w:tc>
          <w:tcPr>
            <w:tcW w:w="1275" w:type="pct"/>
            <w:gridSpan w:val="2"/>
            <w:vAlign w:val="center"/>
          </w:tcPr>
          <w:p w14:paraId="4D968EB1">
            <w:pPr>
              <w:widowControl w:val="0"/>
              <w:snapToGrid w:val="0"/>
              <w:ind w:left="0" w:leftChars="0" w:firstLine="0" w:firstLineChars="0"/>
              <w:jc w:val="center"/>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highlight w:val="none"/>
                <w:lang w:val="en-US" w:eastAsia="zh-CN" w:bidi="ar-SA"/>
              </w:rPr>
              <w:t>投标文件编制人员</w:t>
            </w:r>
          </w:p>
        </w:tc>
        <w:tc>
          <w:tcPr>
            <w:tcW w:w="529" w:type="pct"/>
            <w:vAlign w:val="center"/>
          </w:tcPr>
          <w:p w14:paraId="47C6E150">
            <w:pPr>
              <w:jc w:val="center"/>
              <w:rPr>
                <w:rFonts w:hint="eastAsia" w:ascii="宋体" w:hAnsi="宋体" w:eastAsia="宋体" w:cs="宋体"/>
                <w:color w:val="auto"/>
                <w:sz w:val="21"/>
                <w:szCs w:val="21"/>
                <w:vertAlign w:val="baseline"/>
                <w:lang w:val="en-US" w:eastAsia="zh-CN"/>
              </w:rPr>
            </w:pPr>
          </w:p>
        </w:tc>
        <w:tc>
          <w:tcPr>
            <w:tcW w:w="1113" w:type="pct"/>
            <w:gridSpan w:val="2"/>
            <w:vAlign w:val="center"/>
          </w:tcPr>
          <w:p w14:paraId="6211D832">
            <w:pPr>
              <w:jc w:val="center"/>
              <w:rPr>
                <w:rFonts w:hint="eastAsia" w:ascii="宋体" w:hAnsi="宋体" w:eastAsia="宋体" w:cs="宋体"/>
                <w:color w:val="auto"/>
                <w:sz w:val="21"/>
                <w:szCs w:val="21"/>
                <w:vertAlign w:val="baseline"/>
                <w:lang w:val="en-US" w:eastAsia="zh-CN"/>
              </w:rPr>
            </w:pPr>
          </w:p>
        </w:tc>
        <w:tc>
          <w:tcPr>
            <w:tcW w:w="838" w:type="pct"/>
            <w:vAlign w:val="center"/>
          </w:tcPr>
          <w:p w14:paraId="7892770E">
            <w:pPr>
              <w:jc w:val="center"/>
              <w:rPr>
                <w:rFonts w:hint="eastAsia" w:ascii="宋体" w:hAnsi="宋体" w:eastAsia="宋体" w:cs="宋体"/>
                <w:color w:val="auto"/>
                <w:sz w:val="21"/>
                <w:szCs w:val="21"/>
                <w:vertAlign w:val="baseline"/>
                <w:lang w:val="en-US" w:eastAsia="zh-CN"/>
              </w:rPr>
            </w:pPr>
          </w:p>
        </w:tc>
        <w:tc>
          <w:tcPr>
            <w:tcW w:w="830" w:type="pct"/>
            <w:vAlign w:val="center"/>
          </w:tcPr>
          <w:p w14:paraId="115EC095">
            <w:pPr>
              <w:jc w:val="center"/>
              <w:rPr>
                <w:rFonts w:hint="eastAsia" w:ascii="宋体" w:hAnsi="宋体" w:eastAsia="宋体" w:cs="宋体"/>
                <w:color w:val="auto"/>
                <w:sz w:val="21"/>
                <w:szCs w:val="21"/>
                <w:vertAlign w:val="baseline"/>
                <w:lang w:val="en-US" w:eastAsia="zh-CN"/>
              </w:rPr>
            </w:pPr>
          </w:p>
        </w:tc>
      </w:tr>
      <w:tr w14:paraId="11A41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8"/>
            <w:vAlign w:val="center"/>
          </w:tcPr>
          <w:p w14:paraId="41A70A9A">
            <w:pPr>
              <w:jc w:val="both"/>
              <w:rPr>
                <w:rFonts w:hint="eastAsia" w:ascii="宋体" w:hAnsi="宋体" w:eastAsia="宋体" w:cs="宋体"/>
                <w:color w:val="auto"/>
                <w:sz w:val="21"/>
                <w:szCs w:val="21"/>
                <w:vertAlign w:val="baseline"/>
                <w:lang w:val="en-US" w:eastAsia="zh-CN"/>
              </w:rPr>
            </w:pPr>
            <w:r>
              <w:rPr>
                <w:rFonts w:hint="eastAsia" w:ascii="宋体" w:hAnsi="宋体" w:eastAsia="宋体" w:cs="宋体"/>
                <w:b/>
                <w:bCs/>
                <w:color w:val="auto"/>
                <w:sz w:val="21"/>
                <w:szCs w:val="21"/>
                <w:highlight w:val="none"/>
                <w:vertAlign w:val="baseline"/>
                <w:lang w:val="en-US" w:eastAsia="zh-CN"/>
              </w:rPr>
              <w:t>说明：同一职务有多人担任（如主要技术人员），应分行填写。</w:t>
            </w:r>
          </w:p>
        </w:tc>
      </w:tr>
      <w:tr w14:paraId="0231B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5000" w:type="pct"/>
            <w:gridSpan w:val="8"/>
            <w:vAlign w:val="center"/>
          </w:tcPr>
          <w:p w14:paraId="48506838">
            <w:pPr>
              <w:jc w:val="center"/>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投标（响应）供应商关联关系情况</w:t>
            </w:r>
          </w:p>
        </w:tc>
      </w:tr>
      <w:tr w14:paraId="5A4F5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bottom w:val="single" w:color="auto" w:sz="4" w:space="0"/>
            </w:tcBorders>
            <w:vAlign w:val="center"/>
          </w:tcPr>
          <w:p w14:paraId="14103512">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序号</w:t>
            </w:r>
          </w:p>
        </w:tc>
        <w:tc>
          <w:tcPr>
            <w:tcW w:w="1275" w:type="pct"/>
            <w:gridSpan w:val="2"/>
            <w:tcBorders>
              <w:bottom w:val="single" w:color="auto" w:sz="4" w:space="0"/>
            </w:tcBorders>
            <w:vAlign w:val="center"/>
          </w:tcPr>
          <w:p w14:paraId="6D51942D">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vertAlign w:val="baseline"/>
                <w:lang w:val="en-US" w:eastAsia="zh-CN"/>
              </w:rPr>
              <w:t>关联关系类型</w:t>
            </w:r>
          </w:p>
        </w:tc>
        <w:tc>
          <w:tcPr>
            <w:tcW w:w="971" w:type="pct"/>
            <w:gridSpan w:val="2"/>
            <w:tcBorders>
              <w:bottom w:val="single" w:color="auto" w:sz="4" w:space="0"/>
            </w:tcBorders>
            <w:vAlign w:val="center"/>
          </w:tcPr>
          <w:p w14:paraId="0BF0E292">
            <w:pPr>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关联主体名称</w:t>
            </w:r>
          </w:p>
        </w:tc>
        <w:tc>
          <w:tcPr>
            <w:tcW w:w="2340" w:type="pct"/>
            <w:gridSpan w:val="3"/>
            <w:tcBorders>
              <w:bottom w:val="single" w:color="auto" w:sz="4" w:space="0"/>
            </w:tcBorders>
            <w:vAlign w:val="center"/>
          </w:tcPr>
          <w:p w14:paraId="7B8542AF">
            <w:pPr>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备注</w:t>
            </w:r>
          </w:p>
        </w:tc>
      </w:tr>
      <w:tr w14:paraId="230E1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vAlign w:val="center"/>
          </w:tcPr>
          <w:p w14:paraId="22F1904B">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1</w:t>
            </w:r>
          </w:p>
        </w:tc>
        <w:tc>
          <w:tcPr>
            <w:tcW w:w="1275" w:type="pct"/>
            <w:gridSpan w:val="2"/>
            <w:tcBorders>
              <w:top w:val="single" w:color="auto" w:sz="4" w:space="0"/>
              <w:left w:val="single" w:color="auto" w:sz="4" w:space="0"/>
              <w:bottom w:val="single" w:color="auto" w:sz="4" w:space="0"/>
              <w:right w:val="single" w:color="auto" w:sz="4" w:space="0"/>
            </w:tcBorders>
            <w:vAlign w:val="center"/>
          </w:tcPr>
          <w:p w14:paraId="12D1E57A">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控股股东</w:t>
            </w:r>
          </w:p>
        </w:tc>
        <w:tc>
          <w:tcPr>
            <w:tcW w:w="971" w:type="pct"/>
            <w:gridSpan w:val="2"/>
            <w:tcBorders>
              <w:top w:val="single" w:color="auto" w:sz="4" w:space="0"/>
              <w:left w:val="single" w:color="auto" w:sz="4" w:space="0"/>
              <w:bottom w:val="single" w:color="auto" w:sz="4" w:space="0"/>
              <w:right w:val="single" w:color="auto" w:sz="4" w:space="0"/>
            </w:tcBorders>
            <w:vAlign w:val="center"/>
          </w:tcPr>
          <w:p w14:paraId="0440BA7D">
            <w:pPr>
              <w:jc w:val="center"/>
              <w:rPr>
                <w:rFonts w:hint="eastAsia" w:ascii="宋体" w:hAnsi="宋体" w:eastAsia="宋体" w:cs="宋体"/>
                <w:color w:val="auto"/>
                <w:sz w:val="21"/>
                <w:szCs w:val="21"/>
                <w:highlight w:val="none"/>
                <w:vertAlign w:val="baseline"/>
                <w:lang w:val="en-US" w:eastAsia="zh-CN"/>
              </w:rPr>
            </w:pPr>
          </w:p>
        </w:tc>
        <w:tc>
          <w:tcPr>
            <w:tcW w:w="2340" w:type="pct"/>
            <w:gridSpan w:val="3"/>
            <w:tcBorders>
              <w:top w:val="single" w:color="auto" w:sz="4" w:space="0"/>
              <w:left w:val="single" w:color="auto" w:sz="4" w:space="0"/>
              <w:bottom w:val="single" w:color="auto" w:sz="4" w:space="0"/>
              <w:right w:val="single" w:color="auto" w:sz="4" w:space="0"/>
            </w:tcBorders>
            <w:vAlign w:val="center"/>
          </w:tcPr>
          <w:p w14:paraId="5EA18602">
            <w:pPr>
              <w:snapToGrid w:val="0"/>
              <w:jc w:val="both"/>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14:paraId="6C49A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jc w:val="center"/>
        </w:trPr>
        <w:tc>
          <w:tcPr>
            <w:tcW w:w="411" w:type="pct"/>
            <w:tcBorders>
              <w:top w:val="single" w:color="auto" w:sz="4" w:space="0"/>
              <w:left w:val="single" w:color="auto" w:sz="4" w:space="0"/>
              <w:bottom w:val="single" w:color="auto" w:sz="4" w:space="0"/>
              <w:right w:val="single" w:color="auto" w:sz="4" w:space="0"/>
            </w:tcBorders>
            <w:vAlign w:val="center"/>
          </w:tcPr>
          <w:p w14:paraId="735FAF86">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w:t>
            </w:r>
          </w:p>
        </w:tc>
        <w:tc>
          <w:tcPr>
            <w:tcW w:w="1275" w:type="pct"/>
            <w:gridSpan w:val="2"/>
            <w:tcBorders>
              <w:top w:val="single" w:color="auto" w:sz="4" w:space="0"/>
              <w:left w:val="single" w:color="auto" w:sz="4" w:space="0"/>
              <w:bottom w:val="single" w:color="auto" w:sz="4" w:space="0"/>
              <w:right w:val="single" w:color="auto" w:sz="4" w:space="0"/>
            </w:tcBorders>
            <w:vAlign w:val="center"/>
          </w:tcPr>
          <w:p w14:paraId="15D3F7EB">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管理关系</w:t>
            </w:r>
          </w:p>
        </w:tc>
        <w:tc>
          <w:tcPr>
            <w:tcW w:w="971" w:type="pct"/>
            <w:gridSpan w:val="2"/>
            <w:tcBorders>
              <w:top w:val="single" w:color="auto" w:sz="4" w:space="0"/>
              <w:left w:val="single" w:color="auto" w:sz="4" w:space="0"/>
              <w:bottom w:val="single" w:color="auto" w:sz="4" w:space="0"/>
              <w:right w:val="single" w:color="auto" w:sz="4" w:space="0"/>
            </w:tcBorders>
            <w:vAlign w:val="center"/>
          </w:tcPr>
          <w:p w14:paraId="7D3DDA88">
            <w:pPr>
              <w:jc w:val="center"/>
              <w:rPr>
                <w:rFonts w:hint="eastAsia" w:ascii="宋体" w:hAnsi="宋体" w:eastAsia="宋体" w:cs="宋体"/>
                <w:color w:val="auto"/>
                <w:sz w:val="21"/>
                <w:szCs w:val="21"/>
                <w:highlight w:val="none"/>
                <w:vertAlign w:val="baseline"/>
                <w:lang w:val="en-US" w:eastAsia="zh-CN"/>
              </w:rPr>
            </w:pPr>
          </w:p>
        </w:tc>
        <w:tc>
          <w:tcPr>
            <w:tcW w:w="2340" w:type="pct"/>
            <w:gridSpan w:val="3"/>
            <w:tcBorders>
              <w:top w:val="single" w:color="auto" w:sz="4" w:space="0"/>
              <w:left w:val="single" w:color="auto" w:sz="4" w:space="0"/>
              <w:bottom w:val="single" w:color="auto" w:sz="4" w:space="0"/>
              <w:right w:val="single" w:color="auto" w:sz="4" w:space="0"/>
            </w:tcBorders>
            <w:vAlign w:val="center"/>
          </w:tcPr>
          <w:p w14:paraId="25F7F8DA">
            <w:pPr>
              <w:snapToGrid w:val="0"/>
              <w:jc w:val="both"/>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指对投标（响应）供应商不具有出资持股关系，但对其存在管理关系的主体。</w:t>
            </w:r>
          </w:p>
        </w:tc>
      </w:tr>
      <w:tr w14:paraId="147B0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5000" w:type="pct"/>
            <w:gridSpan w:val="8"/>
            <w:tcBorders>
              <w:top w:val="single" w:color="auto" w:sz="4" w:space="0"/>
              <w:left w:val="single" w:color="auto" w:sz="4" w:space="0"/>
              <w:bottom w:val="single" w:color="auto" w:sz="4" w:space="0"/>
              <w:right w:val="single" w:color="auto" w:sz="4" w:space="0"/>
            </w:tcBorders>
            <w:vAlign w:val="center"/>
          </w:tcPr>
          <w:p w14:paraId="714A9E65">
            <w:pPr>
              <w:snapToGrid w:val="0"/>
              <w:jc w:val="both"/>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说明：同一关联关系类型有多个主体的，应分行填写。</w:t>
            </w:r>
          </w:p>
        </w:tc>
      </w:tr>
    </w:tbl>
    <w:p w14:paraId="6914BC08">
      <w:pPr>
        <w:numPr>
          <w:ilvl w:val="0"/>
          <w:numId w:val="0"/>
        </w:numPr>
        <w:spacing w:line="360" w:lineRule="auto"/>
        <w:ind w:firstLine="420" w:firstLineChars="200"/>
        <w:outlineLvl w:val="9"/>
        <w:rPr>
          <w:rFonts w:hint="eastAsia" w:eastAsia="宋体"/>
          <w:color w:val="auto"/>
          <w:szCs w:val="21"/>
        </w:rPr>
      </w:pPr>
    </w:p>
    <w:p w14:paraId="6D9AA7D7">
      <w:pPr>
        <w:pStyle w:val="4"/>
        <w:spacing w:before="120" w:after="120"/>
        <w:jc w:val="center"/>
        <w:rPr>
          <w:rFonts w:ascii="黑体" w:eastAsia="黑体"/>
          <w:b w:val="0"/>
          <w:sz w:val="24"/>
        </w:rPr>
      </w:pPr>
      <w:r>
        <w:rPr>
          <w:rFonts w:hint="eastAsia" w:ascii="黑体" w:eastAsia="黑体"/>
          <w:b w:val="0"/>
          <w:sz w:val="24"/>
        </w:rPr>
        <w:t>二、法定代表人（负责人）证明书</w:t>
      </w:r>
    </w:p>
    <w:p w14:paraId="22F8C10E">
      <w:pPr>
        <w:spacing w:line="360" w:lineRule="auto"/>
        <w:ind w:firstLine="420" w:firstLineChars="200"/>
        <w:rPr>
          <w:rFonts w:hint="default" w:eastAsia="宋体"/>
          <w:szCs w:val="21"/>
          <w:lang w:val="en-US" w:eastAsia="zh-CN"/>
        </w:rPr>
      </w:pPr>
      <w:r>
        <w:rPr>
          <w:rFonts w:hint="eastAsia"/>
          <w:szCs w:val="21"/>
          <w:u w:val="single"/>
        </w:rPr>
        <w:t xml:space="preserve">         </w:t>
      </w:r>
      <w:r>
        <w:rPr>
          <w:rFonts w:hint="eastAsia" w:ascii="Times New Roman" w:eastAsia="宋体"/>
          <w:szCs w:val="21"/>
          <w:u w:val="single"/>
          <w:lang w:val="en-US" w:eastAsia="zh-CN"/>
        </w:rPr>
        <w:t xml:space="preserve">  </w:t>
      </w:r>
      <w:r>
        <w:rPr>
          <w:rFonts w:hint="eastAsia"/>
          <w:szCs w:val="21"/>
          <w:u w:val="single"/>
        </w:rPr>
        <w:t xml:space="preserve">   </w:t>
      </w:r>
      <w:r>
        <w:rPr>
          <w:rFonts w:hint="eastAsia" w:ascii="Times New Roman" w:eastAsia="宋体"/>
          <w:szCs w:val="21"/>
          <w:u w:val="single"/>
          <w:lang w:val="en-US" w:eastAsia="zh-CN"/>
        </w:rPr>
        <w:t xml:space="preserve">   </w:t>
      </w:r>
      <w:r>
        <w:rPr>
          <w:rFonts w:hint="eastAsia" w:eastAsia="宋体"/>
          <w:szCs w:val="21"/>
          <w:u w:val="none"/>
          <w:lang w:eastAsia="zh-CN"/>
        </w:rPr>
        <w:t>（</w:t>
      </w:r>
      <w:r>
        <w:rPr>
          <w:rFonts w:hint="eastAsia" w:ascii="Times New Roman" w:eastAsia="宋体"/>
          <w:szCs w:val="21"/>
          <w:u w:val="none"/>
          <w:lang w:val="en-US" w:eastAsia="zh-CN"/>
        </w:rPr>
        <w:t>姓名</w:t>
      </w:r>
      <w:r>
        <w:rPr>
          <w:rFonts w:hint="eastAsia" w:eastAsia="宋体"/>
          <w:szCs w:val="21"/>
          <w:u w:val="none"/>
          <w:lang w:eastAsia="zh-CN"/>
        </w:rPr>
        <w:t>）</w:t>
      </w:r>
      <w:r>
        <w:rPr>
          <w:rFonts w:hint="eastAsia"/>
          <w:szCs w:val="21"/>
        </w:rPr>
        <w:t>，现任我单位</w:t>
      </w:r>
      <w:r>
        <w:rPr>
          <w:rFonts w:hint="eastAsia"/>
          <w:szCs w:val="21"/>
          <w:u w:val="single"/>
        </w:rPr>
        <w:t xml:space="preserve">     </w:t>
      </w:r>
      <w:r>
        <w:rPr>
          <w:rFonts w:hint="eastAsia" w:ascii="Times New Roman" w:eastAsia="宋体"/>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hint="eastAsia" w:ascii="Times New Roman" w:eastAsia="宋体"/>
          <w:szCs w:val="21"/>
          <w:lang w:val="en-US" w:eastAsia="zh-CN"/>
        </w:rPr>
        <w:t>身份证件</w:t>
      </w:r>
      <w:r>
        <w:rPr>
          <w:rFonts w:hint="eastAsia"/>
          <w:szCs w:val="21"/>
        </w:rPr>
        <w:t>号</w:t>
      </w:r>
      <w:r>
        <w:rPr>
          <w:rFonts w:hint="eastAsia" w:ascii="Times New Roman" w:eastAsia="宋体"/>
          <w:szCs w:val="21"/>
          <w:lang w:val="en-US" w:eastAsia="zh-CN"/>
        </w:rPr>
        <w:t>为</w:t>
      </w:r>
      <w:r>
        <w:rPr>
          <w:rFonts w:hint="eastAsia"/>
          <w:szCs w:val="21"/>
        </w:rPr>
        <w:t>：</w:t>
      </w:r>
      <w:r>
        <w:rPr>
          <w:rFonts w:hint="eastAsia"/>
          <w:szCs w:val="21"/>
          <w:u w:val="single"/>
        </w:rPr>
        <w:t xml:space="preserve">                                     </w:t>
      </w:r>
      <w:r>
        <w:rPr>
          <w:rFonts w:hint="eastAsia" w:eastAsia="宋体"/>
          <w:szCs w:val="21"/>
          <w:u w:val="none"/>
          <w:lang w:eastAsia="zh-CN"/>
        </w:rPr>
        <w:t>，</w:t>
      </w:r>
      <w:r>
        <w:rPr>
          <w:rFonts w:hint="eastAsia"/>
          <w:szCs w:val="21"/>
        </w:rPr>
        <w:t>联系电话：</w:t>
      </w:r>
      <w:r>
        <w:rPr>
          <w:rFonts w:hint="eastAsia" w:ascii="Times New Roman" w:eastAsia="宋体"/>
          <w:szCs w:val="21"/>
          <w:u w:val="single"/>
          <w:lang w:val="en-US" w:eastAsia="zh-CN"/>
        </w:rPr>
        <w:t xml:space="preserve">                </w:t>
      </w:r>
      <w:r>
        <w:rPr>
          <w:rFonts w:hint="eastAsia" w:ascii="Times New Roman" w:eastAsia="宋体"/>
          <w:szCs w:val="21"/>
          <w:lang w:val="en-US" w:eastAsia="zh-CN"/>
        </w:rPr>
        <w:t>。</w:t>
      </w:r>
    </w:p>
    <w:p w14:paraId="729F92F4">
      <w:pPr>
        <w:spacing w:line="360" w:lineRule="auto"/>
        <w:ind w:firstLine="420" w:firstLineChars="200"/>
        <w:rPr>
          <w:szCs w:val="21"/>
        </w:rPr>
      </w:pPr>
      <w:r>
        <w:rPr>
          <w:rFonts w:hint="eastAsia"/>
          <w:szCs w:val="21"/>
        </w:rPr>
        <w:t>特此证明。</w:t>
      </w:r>
    </w:p>
    <w:p w14:paraId="50A289D8">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14:paraId="54AF4AF8">
      <w:pPr>
        <w:numPr>
          <w:ilvl w:val="0"/>
          <w:numId w:val="10"/>
        </w:numPr>
        <w:spacing w:line="360" w:lineRule="auto"/>
        <w:ind w:firstLine="420" w:firstLineChars="200"/>
        <w:rPr>
          <w:rFonts w:hint="eastAsia"/>
          <w:color w:val="auto"/>
          <w:szCs w:val="21"/>
          <w:lang w:val="en-US" w:eastAsia="zh-CN"/>
        </w:rPr>
      </w:pPr>
      <w:r>
        <w:rPr>
          <w:rFonts w:hint="eastAsia" w:eastAsia="宋体"/>
          <w:color w:val="auto"/>
          <w:szCs w:val="21"/>
        </w:rPr>
        <w:t>本证明书要供法定代表人（负责人）</w:t>
      </w:r>
      <w:r>
        <w:rPr>
          <w:rFonts w:hint="eastAsia" w:ascii="Times New Roman" w:eastAsia="宋体"/>
          <w:color w:val="auto"/>
          <w:szCs w:val="21"/>
          <w:lang w:val="en-US" w:eastAsia="zh-CN"/>
        </w:rPr>
        <w:t>相关身份证明文件：身份证扫描件（正反两面）；港澳台居民可提供来往通行证扫描件；非中国国籍管辖范围人员，可提供公安部门认可的身份证明材料扫描件。</w:t>
      </w:r>
    </w:p>
    <w:p w14:paraId="52ED2264">
      <w:pPr>
        <w:numPr>
          <w:ilvl w:val="0"/>
          <w:numId w:val="10"/>
        </w:numPr>
        <w:spacing w:line="360" w:lineRule="auto"/>
        <w:ind w:firstLine="420" w:firstLineChars="200"/>
        <w:rPr>
          <w:szCs w:val="21"/>
        </w:rPr>
      </w:pPr>
      <w:r>
        <w:rPr>
          <w:rFonts w:hint="eastAsia" w:eastAsia="宋体"/>
          <w:color w:val="auto"/>
          <w:szCs w:val="21"/>
        </w:rPr>
        <w:t>本项目投标授权代表为法定代表人（负责人）的，无需提供</w:t>
      </w:r>
      <w:r>
        <w:rPr>
          <w:rFonts w:hint="eastAsia"/>
          <w:color w:val="auto"/>
          <w:szCs w:val="21"/>
        </w:rPr>
        <w:t>《投标文件签署授权委托书》</w:t>
      </w:r>
      <w:r>
        <w:rPr>
          <w:rFonts w:hint="eastAsia" w:eastAsia="宋体"/>
          <w:color w:val="auto"/>
          <w:szCs w:val="21"/>
        </w:rPr>
        <w:t>。</w:t>
      </w:r>
    </w:p>
    <w:p w14:paraId="72646914">
      <w:pPr>
        <w:numPr>
          <w:ilvl w:val="0"/>
          <w:numId w:val="10"/>
        </w:numPr>
        <w:spacing w:line="360" w:lineRule="auto"/>
        <w:ind w:firstLine="420" w:firstLineChars="200"/>
        <w:rPr>
          <w:szCs w:val="21"/>
        </w:rPr>
      </w:pPr>
      <w:r>
        <w:rPr>
          <w:rFonts w:hint="eastAsia"/>
          <w:szCs w:val="21"/>
        </w:rPr>
        <w:t>内容必须填写真实、清楚，涂改无效，不得转让、买卖。</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56119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0CC5C408">
            <w:pPr>
              <w:jc w:val="center"/>
              <w:rPr>
                <w:rFonts w:hint="eastAsia"/>
                <w:lang w:val="en-US" w:eastAsia="zh-CN"/>
              </w:rPr>
            </w:pPr>
            <w:r>
              <w:rPr>
                <w:rFonts w:hint="eastAsia" w:ascii="Times New Roman" w:eastAsia="宋体"/>
                <w:lang w:val="en-US" w:eastAsia="zh-CN"/>
              </w:rPr>
              <w:t>证件扫描件正面</w:t>
            </w:r>
          </w:p>
          <w:p w14:paraId="6C16164B">
            <w:pPr>
              <w:pStyle w:val="21"/>
              <w:jc w:val="both"/>
              <w:rPr>
                <w:rFonts w:hint="eastAsia"/>
                <w:lang w:val="en-US" w:eastAsia="zh-CN"/>
              </w:rPr>
            </w:pPr>
          </w:p>
          <w:p w14:paraId="7CBB0526">
            <w:pPr>
              <w:pStyle w:val="36"/>
              <w:rPr>
                <w:rFonts w:hint="eastAsia"/>
                <w:lang w:val="en-US" w:eastAsia="zh-CN"/>
              </w:rPr>
            </w:pPr>
          </w:p>
          <w:p w14:paraId="12EC93F0">
            <w:pPr>
              <w:pStyle w:val="36"/>
              <w:rPr>
                <w:rFonts w:hint="default"/>
                <w:lang w:val="en-US" w:eastAsia="zh-CN"/>
              </w:rPr>
            </w:pPr>
          </w:p>
          <w:p w14:paraId="3C232235">
            <w:pPr>
              <w:pStyle w:val="36"/>
              <w:jc w:val="both"/>
              <w:rPr>
                <w:rFonts w:hint="default"/>
                <w:lang w:val="en-US" w:eastAsia="zh-CN"/>
              </w:rPr>
            </w:pPr>
          </w:p>
        </w:tc>
        <w:tc>
          <w:tcPr>
            <w:tcW w:w="4265" w:type="dxa"/>
          </w:tcPr>
          <w:p w14:paraId="5953DA6A">
            <w:pPr>
              <w:jc w:val="center"/>
              <w:rPr>
                <w:rFonts w:hint="eastAsia"/>
                <w:lang w:val="en-US" w:eastAsia="zh-CN"/>
              </w:rPr>
            </w:pPr>
            <w:r>
              <w:rPr>
                <w:rFonts w:hint="eastAsia" w:ascii="Times New Roman" w:eastAsia="宋体"/>
                <w:lang w:val="en-US" w:eastAsia="zh-CN"/>
              </w:rPr>
              <w:t>证件扫描件反面</w:t>
            </w:r>
          </w:p>
          <w:p w14:paraId="1E0CF109">
            <w:pPr>
              <w:pStyle w:val="21"/>
              <w:jc w:val="center"/>
              <w:rPr>
                <w:rFonts w:hint="eastAsia"/>
                <w:lang w:val="en-US" w:eastAsia="zh-CN"/>
              </w:rPr>
            </w:pPr>
          </w:p>
          <w:p w14:paraId="53EC7BA6">
            <w:pPr>
              <w:pStyle w:val="36"/>
              <w:jc w:val="center"/>
              <w:rPr>
                <w:rFonts w:hint="eastAsia"/>
                <w:sz w:val="24"/>
                <w:vertAlign w:val="baseline"/>
                <w:lang w:val="en-US" w:eastAsia="zh-CN"/>
              </w:rPr>
            </w:pPr>
          </w:p>
        </w:tc>
      </w:tr>
    </w:tbl>
    <w:p w14:paraId="53EBE3DA">
      <w:pPr>
        <w:pStyle w:val="73"/>
        <w:ind w:firstLine="482" w:firstLineChars="200"/>
        <w:rPr>
          <w:rFonts w:hint="eastAsia" w:ascii="黑体" w:hAnsi="黑体" w:eastAsia="黑体" w:cs="黑体"/>
          <w:b/>
          <w:bCs/>
          <w:color w:val="auto"/>
          <w:sz w:val="24"/>
          <w:szCs w:val="24"/>
          <w:u w:val="none"/>
          <w:lang w:val="en-US" w:eastAsia="zh-CN"/>
        </w:rPr>
      </w:pPr>
      <w:r>
        <w:rPr>
          <w:rFonts w:hint="eastAsia" w:ascii="黑体" w:hAnsi="黑体" w:eastAsia="黑体" w:cs="黑体"/>
          <w:b/>
          <w:bCs/>
          <w:color w:val="auto"/>
          <w:sz w:val="24"/>
          <w:szCs w:val="24"/>
          <w:u w:val="none"/>
          <w:lang w:val="en-US" w:eastAsia="zh-CN"/>
        </w:rPr>
        <w:t>温馨提示</w:t>
      </w:r>
      <w:r>
        <w:rPr>
          <w:rFonts w:hint="eastAsia" w:ascii="黑体" w:hAnsi="黑体" w:eastAsia="黑体" w:cs="黑体"/>
          <w:color w:val="auto"/>
          <w:sz w:val="24"/>
          <w:szCs w:val="24"/>
          <w:u w:val="none"/>
          <w:lang w:val="en-US" w:eastAsia="zh-CN"/>
        </w:rPr>
        <w:t>：</w:t>
      </w:r>
      <w:r>
        <w:rPr>
          <w:rFonts w:hint="eastAsia" w:ascii="Times New Roman" w:hAnsi="Times New Roman" w:eastAsia="宋体" w:cs="Times New Roman"/>
          <w:kern w:val="2"/>
          <w:sz w:val="21"/>
          <w:szCs w:val="21"/>
          <w:lang w:val="en-US" w:eastAsia="zh-CN" w:bidi="ar-SA"/>
        </w:rPr>
        <w:t>为避免出现《深圳经济特区政府采购条例实施细则》第七十五条第二项所列情形，请投标供应商核实</w:t>
      </w:r>
      <w:r>
        <w:rPr>
          <w:rFonts w:hint="eastAsia" w:ascii="Times New Roman" w:hAnsi="Times New Roman" w:cs="Times New Roman"/>
          <w:kern w:val="2"/>
          <w:sz w:val="21"/>
          <w:szCs w:val="21"/>
          <w:lang w:val="en-US" w:eastAsia="zh-CN" w:bidi="ar-SA"/>
        </w:rPr>
        <w:t>贵单位</w:t>
      </w:r>
      <w:r>
        <w:rPr>
          <w:rFonts w:hint="eastAsia" w:ascii="Times New Roman" w:hAnsi="Times New Roman" w:eastAsia="宋体" w:cs="Times New Roman"/>
          <w:kern w:val="2"/>
          <w:sz w:val="21"/>
          <w:szCs w:val="21"/>
          <w:lang w:val="en-US" w:eastAsia="zh-CN" w:bidi="ar-SA"/>
        </w:rPr>
        <w:t>法定代表人、本项目投标授权代表人、项目负责人（如有）、主要技术人员（如有）等是否在</w:t>
      </w:r>
      <w:r>
        <w:rPr>
          <w:rFonts w:hint="eastAsia" w:ascii="Times New Roman" w:hAnsi="Times New Roman" w:cs="Times New Roman"/>
          <w:kern w:val="2"/>
          <w:sz w:val="21"/>
          <w:szCs w:val="21"/>
          <w:lang w:val="en-US" w:eastAsia="zh-CN" w:bidi="ar-SA"/>
        </w:rPr>
        <w:t>贵单位</w:t>
      </w:r>
      <w:r>
        <w:rPr>
          <w:rFonts w:hint="eastAsia" w:ascii="Times New Roman" w:hAnsi="Times New Roman" w:eastAsia="宋体" w:cs="Times New Roman"/>
          <w:kern w:val="2"/>
          <w:sz w:val="21"/>
          <w:szCs w:val="21"/>
          <w:lang w:val="en-US" w:eastAsia="zh-CN" w:bidi="ar-SA"/>
        </w:rPr>
        <w:t>缴纳社会保险。</w:t>
      </w:r>
    </w:p>
    <w:p w14:paraId="18CB139A">
      <w:pPr>
        <w:pStyle w:val="4"/>
        <w:jc w:val="center"/>
        <w:rPr>
          <w:rFonts w:ascii="黑体" w:eastAsia="黑体"/>
          <w:b w:val="0"/>
          <w:kern w:val="0"/>
          <w:sz w:val="24"/>
          <w:szCs w:val="24"/>
        </w:rPr>
      </w:pPr>
      <w:r>
        <w:rPr>
          <w:rFonts w:hint="eastAsia" w:ascii="黑体" w:eastAsia="黑体"/>
          <w:b w:val="0"/>
          <w:kern w:val="0"/>
          <w:sz w:val="24"/>
          <w:szCs w:val="24"/>
        </w:rPr>
        <w:t>三、</w:t>
      </w:r>
      <w:r>
        <w:rPr>
          <w:rFonts w:hint="eastAsia" w:ascii="黑体" w:eastAsia="黑体"/>
          <w:b w:val="0"/>
          <w:sz w:val="24"/>
        </w:rPr>
        <w:t>投标文件签署授权委托书</w:t>
      </w:r>
    </w:p>
    <w:p w14:paraId="341CF4B4">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14:paraId="23F80C0D">
      <w:pPr>
        <w:spacing w:line="360" w:lineRule="auto"/>
        <w:ind w:firstLine="420" w:firstLineChars="200"/>
        <w:rPr>
          <w:rFonts w:hint="eastAsia"/>
          <w:szCs w:val="21"/>
        </w:rPr>
      </w:pPr>
      <w:r>
        <w:rPr>
          <w:rFonts w:hint="eastAsia"/>
          <w:szCs w:val="21"/>
        </w:rPr>
        <w:t>代理人无转委托权，特此委托。</w:t>
      </w:r>
    </w:p>
    <w:p w14:paraId="7BBA73BC">
      <w:pPr>
        <w:spacing w:line="360" w:lineRule="auto"/>
        <w:ind w:firstLine="420" w:firstLineChars="200"/>
        <w:rPr>
          <w:rFonts w:hint="eastAsia"/>
          <w:szCs w:val="21"/>
        </w:rPr>
      </w:pPr>
    </w:p>
    <w:p w14:paraId="2122466D">
      <w:pPr>
        <w:spacing w:line="360" w:lineRule="auto"/>
        <w:ind w:firstLine="420" w:firstLineChars="200"/>
        <w:rPr>
          <w:rFonts w:hint="eastAsia"/>
          <w:szCs w:val="21"/>
          <w:u w:val="none"/>
          <w:lang w:eastAsia="zh-CN"/>
        </w:rPr>
      </w:pPr>
      <w:r>
        <w:rPr>
          <w:rFonts w:hint="eastAsia"/>
          <w:szCs w:val="21"/>
        </w:rPr>
        <w:t>代理人</w:t>
      </w:r>
      <w:r>
        <w:rPr>
          <w:rFonts w:hint="eastAsia" w:eastAsia="宋体"/>
          <w:szCs w:val="21"/>
          <w:lang w:eastAsia="zh-CN"/>
        </w:rPr>
        <w:t>：</w:t>
      </w:r>
      <w:r>
        <w:rPr>
          <w:rFonts w:hint="eastAsia"/>
          <w:szCs w:val="21"/>
          <w:u w:val="single"/>
        </w:rPr>
        <w:t xml:space="preserve">      </w:t>
      </w:r>
      <w:r>
        <w:rPr>
          <w:rFonts w:hint="eastAsia" w:ascii="Times New Roman" w:eastAsia="宋体"/>
          <w:szCs w:val="21"/>
          <w:u w:val="single"/>
          <w:lang w:val="en-US" w:eastAsia="zh-CN"/>
        </w:rPr>
        <w:t xml:space="preserve">  </w:t>
      </w:r>
      <w:r>
        <w:rPr>
          <w:rFonts w:hint="eastAsia"/>
          <w:szCs w:val="21"/>
          <w:u w:val="single"/>
        </w:rPr>
        <w:t xml:space="preserve">      </w:t>
      </w:r>
      <w:r>
        <w:rPr>
          <w:rFonts w:hint="eastAsia" w:eastAsia="宋体"/>
          <w:szCs w:val="21"/>
          <w:u w:val="none"/>
          <w:lang w:eastAsia="zh-CN"/>
        </w:rPr>
        <w:t>；</w:t>
      </w:r>
    </w:p>
    <w:p w14:paraId="00B5A524">
      <w:pPr>
        <w:spacing w:line="360" w:lineRule="auto"/>
        <w:ind w:firstLine="420" w:firstLineChars="200"/>
        <w:rPr>
          <w:rFonts w:hint="eastAsia"/>
          <w:szCs w:val="21"/>
          <w:u w:val="none"/>
          <w:lang w:eastAsia="zh-CN"/>
        </w:rPr>
      </w:pPr>
      <w:r>
        <w:rPr>
          <w:rFonts w:hint="eastAsia"/>
          <w:szCs w:val="21"/>
        </w:rPr>
        <w:t>身份</w:t>
      </w:r>
      <w:r>
        <w:rPr>
          <w:rFonts w:hint="eastAsia" w:ascii="Times New Roman" w:eastAsia="宋体"/>
          <w:szCs w:val="21"/>
          <w:lang w:val="en-US" w:eastAsia="zh-CN"/>
        </w:rPr>
        <w:t>证件号</w:t>
      </w:r>
      <w:r>
        <w:rPr>
          <w:rFonts w:hint="eastAsia"/>
          <w:szCs w:val="21"/>
        </w:rPr>
        <w:t>：</w:t>
      </w:r>
      <w:r>
        <w:rPr>
          <w:rFonts w:hint="eastAsia"/>
          <w:szCs w:val="21"/>
          <w:u w:val="single"/>
        </w:rPr>
        <w:t xml:space="preserve">                        </w:t>
      </w:r>
      <w:r>
        <w:rPr>
          <w:rFonts w:hint="eastAsia" w:eastAsia="宋体"/>
          <w:szCs w:val="21"/>
          <w:u w:val="none"/>
          <w:lang w:eastAsia="zh-CN"/>
        </w:rPr>
        <w:t>，</w:t>
      </w:r>
      <w:r>
        <w:rPr>
          <w:rFonts w:hint="eastAsia"/>
          <w:szCs w:val="21"/>
        </w:rPr>
        <w:t>职务：</w:t>
      </w:r>
      <w:r>
        <w:rPr>
          <w:rFonts w:hint="eastAsia"/>
          <w:szCs w:val="21"/>
          <w:u w:val="single"/>
        </w:rPr>
        <w:t xml:space="preserve">   </w:t>
      </w:r>
      <w:r>
        <w:rPr>
          <w:rFonts w:hint="eastAsia" w:ascii="Times New Roman" w:eastAsia="宋体"/>
          <w:szCs w:val="21"/>
          <w:u w:val="single"/>
          <w:lang w:val="en-US" w:eastAsia="zh-CN"/>
        </w:rPr>
        <w:t xml:space="preserve">         </w:t>
      </w:r>
      <w:r>
        <w:rPr>
          <w:rFonts w:hint="eastAsia"/>
          <w:szCs w:val="21"/>
          <w:u w:val="single"/>
        </w:rPr>
        <w:t xml:space="preserve">    </w:t>
      </w:r>
      <w:r>
        <w:rPr>
          <w:rFonts w:hint="eastAsia" w:eastAsia="宋体"/>
          <w:szCs w:val="21"/>
          <w:u w:val="none"/>
          <w:lang w:eastAsia="zh-CN"/>
        </w:rPr>
        <w:t>；</w:t>
      </w:r>
    </w:p>
    <w:p w14:paraId="37742CB7">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hint="eastAsia" w:eastAsia="宋体"/>
          <w:szCs w:val="21"/>
          <w:lang w:eastAsia="zh-CN"/>
        </w:rPr>
        <w:t>，</w:t>
      </w:r>
      <w:r>
        <w:rPr>
          <w:rFonts w:hint="eastAsia"/>
          <w:szCs w:val="21"/>
        </w:rPr>
        <w:t>手机：</w:t>
      </w:r>
      <w:r>
        <w:rPr>
          <w:rFonts w:hint="eastAsia"/>
          <w:szCs w:val="21"/>
          <w:u w:val="single"/>
        </w:rPr>
        <w:t xml:space="preserve">                </w:t>
      </w:r>
      <w:r>
        <w:rPr>
          <w:rFonts w:hint="eastAsia" w:eastAsia="宋体"/>
          <w:szCs w:val="21"/>
          <w:u w:val="none"/>
          <w:lang w:eastAsia="zh-CN"/>
        </w:rPr>
        <w:t>，</w:t>
      </w:r>
      <w:r>
        <w:rPr>
          <w:rFonts w:hint="eastAsia" w:ascii="Times New Roman" w:eastAsia="宋体"/>
          <w:szCs w:val="21"/>
          <w:u w:val="none"/>
          <w:lang w:val="en-US" w:eastAsia="zh-CN"/>
        </w:rPr>
        <w:t>电子邮箱：</w:t>
      </w:r>
      <w:r>
        <w:rPr>
          <w:rFonts w:hint="eastAsia"/>
          <w:szCs w:val="21"/>
          <w:u w:val="single"/>
        </w:rPr>
        <w:t xml:space="preserve">            </w:t>
      </w:r>
      <w:r>
        <w:rPr>
          <w:rFonts w:hint="eastAsia" w:ascii="Times New Roman" w:eastAsia="宋体"/>
          <w:szCs w:val="21"/>
          <w:u w:val="single"/>
          <w:lang w:val="en-US" w:eastAsia="zh-CN"/>
        </w:rPr>
        <w:t xml:space="preserve">  </w:t>
      </w:r>
      <w:r>
        <w:rPr>
          <w:rFonts w:hint="eastAsia"/>
          <w:szCs w:val="21"/>
          <w:u w:val="single"/>
        </w:rPr>
        <w:t xml:space="preserve">       </w:t>
      </w:r>
      <w:r>
        <w:rPr>
          <w:rFonts w:hint="eastAsia" w:eastAsia="宋体"/>
          <w:szCs w:val="21"/>
          <w:u w:val="none"/>
          <w:lang w:eastAsia="zh-CN"/>
        </w:rPr>
        <w:t>；</w:t>
      </w:r>
    </w:p>
    <w:p w14:paraId="25291164">
      <w:pPr>
        <w:spacing w:line="360" w:lineRule="auto"/>
        <w:ind w:firstLine="420" w:firstLineChars="200"/>
        <w:rPr>
          <w:rFonts w:hint="eastAsia" w:eastAsia="宋体"/>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hint="eastAsia" w:eastAsia="宋体"/>
          <w:szCs w:val="21"/>
          <w:lang w:eastAsia="zh-CN"/>
        </w:rPr>
        <w:t>。</w:t>
      </w:r>
    </w:p>
    <w:p w14:paraId="14001E3B">
      <w:pPr>
        <w:spacing w:line="360" w:lineRule="auto"/>
        <w:ind w:firstLine="422"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45BE2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12009B42">
            <w:pPr>
              <w:jc w:val="center"/>
              <w:rPr>
                <w:rFonts w:hint="eastAsia"/>
                <w:lang w:val="en-US" w:eastAsia="zh-CN"/>
              </w:rPr>
            </w:pPr>
            <w:r>
              <w:rPr>
                <w:rFonts w:hint="eastAsia" w:ascii="Times New Roman" w:eastAsia="宋体"/>
                <w:lang w:val="en-US" w:eastAsia="zh-CN"/>
              </w:rPr>
              <w:t>证件扫描件正面</w:t>
            </w:r>
          </w:p>
          <w:p w14:paraId="3271066D">
            <w:pPr>
              <w:pStyle w:val="21"/>
              <w:jc w:val="both"/>
              <w:rPr>
                <w:rFonts w:hint="eastAsia"/>
                <w:lang w:val="en-US" w:eastAsia="zh-CN"/>
              </w:rPr>
            </w:pPr>
          </w:p>
          <w:p w14:paraId="205FE649">
            <w:pPr>
              <w:pStyle w:val="36"/>
              <w:rPr>
                <w:rFonts w:hint="eastAsia"/>
                <w:lang w:val="en-US" w:eastAsia="zh-CN"/>
              </w:rPr>
            </w:pPr>
          </w:p>
          <w:p w14:paraId="4FE53656">
            <w:pPr>
              <w:pStyle w:val="36"/>
              <w:rPr>
                <w:rFonts w:hint="default"/>
                <w:lang w:val="en-US" w:eastAsia="zh-CN"/>
              </w:rPr>
            </w:pPr>
          </w:p>
          <w:p w14:paraId="59CC38F8">
            <w:pPr>
              <w:pStyle w:val="36"/>
              <w:jc w:val="both"/>
              <w:rPr>
                <w:rFonts w:hint="default"/>
                <w:lang w:val="en-US" w:eastAsia="zh-CN"/>
              </w:rPr>
            </w:pPr>
          </w:p>
        </w:tc>
        <w:tc>
          <w:tcPr>
            <w:tcW w:w="4265" w:type="dxa"/>
          </w:tcPr>
          <w:p w14:paraId="0924D76E">
            <w:pPr>
              <w:jc w:val="center"/>
              <w:rPr>
                <w:rFonts w:hint="eastAsia"/>
                <w:lang w:val="en-US" w:eastAsia="zh-CN"/>
              </w:rPr>
            </w:pPr>
            <w:r>
              <w:rPr>
                <w:rFonts w:hint="eastAsia" w:ascii="Times New Roman" w:eastAsia="宋体"/>
                <w:lang w:val="en-US" w:eastAsia="zh-CN"/>
              </w:rPr>
              <w:t>证件扫描件反面</w:t>
            </w:r>
          </w:p>
          <w:p w14:paraId="5A604BF9">
            <w:pPr>
              <w:pStyle w:val="21"/>
              <w:jc w:val="center"/>
              <w:rPr>
                <w:rFonts w:hint="eastAsia"/>
                <w:lang w:val="en-US" w:eastAsia="zh-CN"/>
              </w:rPr>
            </w:pPr>
          </w:p>
          <w:p w14:paraId="7F98BF1B">
            <w:pPr>
              <w:pStyle w:val="36"/>
              <w:jc w:val="center"/>
              <w:rPr>
                <w:rFonts w:hint="eastAsia"/>
                <w:sz w:val="24"/>
                <w:vertAlign w:val="baseline"/>
                <w:lang w:val="en-US" w:eastAsia="zh-CN"/>
              </w:rPr>
            </w:pPr>
          </w:p>
        </w:tc>
      </w:tr>
    </w:tbl>
    <w:p w14:paraId="0B37C8AF">
      <w:pPr>
        <w:pStyle w:val="73"/>
        <w:rPr>
          <w:rFonts w:hint="eastAsia" w:ascii="黑体" w:hAnsi="黑体" w:eastAsia="黑体" w:cs="黑体"/>
          <w:b/>
          <w:bCs/>
          <w:color w:val="auto"/>
          <w:sz w:val="24"/>
          <w:szCs w:val="24"/>
          <w:u w:val="none"/>
          <w:lang w:val="en-US" w:eastAsia="zh-CN"/>
        </w:rPr>
      </w:pPr>
    </w:p>
    <w:p w14:paraId="29961E6C">
      <w:pPr>
        <w:ind w:firstLine="482" w:firstLineChars="200"/>
        <w:rPr>
          <w:rFonts w:hint="eastAsia"/>
          <w:b/>
          <w:sz w:val="24"/>
          <w:szCs w:val="22"/>
        </w:rPr>
        <w:sectPr>
          <w:pgSz w:w="11907" w:h="16840"/>
          <w:pgMar w:top="1440" w:right="1797" w:bottom="1440" w:left="1797" w:header="851" w:footer="992" w:gutter="0"/>
          <w:cols w:space="720" w:num="1"/>
          <w:titlePg/>
          <w:docGrid w:linePitch="462" w:charSpace="0"/>
        </w:sectPr>
      </w:pPr>
      <w:r>
        <w:rPr>
          <w:rFonts w:hint="eastAsia" w:ascii="黑体" w:hAnsi="黑体" w:eastAsia="黑体" w:cs="黑体"/>
          <w:b/>
          <w:bCs/>
          <w:color w:val="auto"/>
          <w:sz w:val="24"/>
          <w:szCs w:val="24"/>
          <w:u w:val="none"/>
          <w:lang w:val="en-US" w:eastAsia="zh-CN"/>
        </w:rPr>
        <w:t>温馨提示</w:t>
      </w:r>
      <w:r>
        <w:rPr>
          <w:rFonts w:hint="eastAsia" w:ascii="黑体" w:hAnsi="黑体" w:eastAsia="黑体" w:cs="黑体"/>
          <w:color w:val="auto"/>
          <w:sz w:val="24"/>
          <w:szCs w:val="24"/>
          <w:u w:val="none"/>
          <w:lang w:val="en-US" w:eastAsia="zh-CN"/>
        </w:rPr>
        <w:t>：</w:t>
      </w:r>
      <w:r>
        <w:rPr>
          <w:rFonts w:hint="eastAsia" w:ascii="Times New Roman" w:hAnsi="Times New Roman" w:eastAsia="宋体" w:cs="Times New Roman"/>
          <w:kern w:val="2"/>
          <w:sz w:val="21"/>
          <w:szCs w:val="21"/>
          <w:lang w:val="en-US" w:eastAsia="zh-CN" w:bidi="ar-SA"/>
        </w:rPr>
        <w:t>为避免出现《深圳经济特区政府采购条例实施细则》第七十五条第二项所列情形，请投标供应商核实</w:t>
      </w:r>
      <w:r>
        <w:rPr>
          <w:rFonts w:hint="eastAsia" w:ascii="Times New Roman" w:hAnsi="Times New Roman" w:cs="Times New Roman"/>
          <w:kern w:val="2"/>
          <w:sz w:val="21"/>
          <w:szCs w:val="21"/>
          <w:lang w:val="en-US" w:eastAsia="zh-CN" w:bidi="ar-SA"/>
        </w:rPr>
        <w:t>贵单位</w:t>
      </w:r>
      <w:r>
        <w:rPr>
          <w:rFonts w:hint="eastAsia" w:ascii="Times New Roman" w:hAnsi="Times New Roman" w:eastAsia="宋体" w:cs="Times New Roman"/>
          <w:kern w:val="2"/>
          <w:sz w:val="21"/>
          <w:szCs w:val="21"/>
          <w:lang w:val="en-US" w:eastAsia="zh-CN" w:bidi="ar-SA"/>
        </w:rPr>
        <w:t>法定代表人、本项目投标授权代表人、项目负责人（如有）、主要技术人员（如有）等是否在</w:t>
      </w:r>
      <w:r>
        <w:rPr>
          <w:rFonts w:hint="eastAsia" w:ascii="Times New Roman" w:hAnsi="Times New Roman" w:cs="Times New Roman"/>
          <w:kern w:val="2"/>
          <w:sz w:val="21"/>
          <w:szCs w:val="21"/>
          <w:lang w:val="en-US" w:eastAsia="zh-CN" w:bidi="ar-SA"/>
        </w:rPr>
        <w:t>贵单位</w:t>
      </w:r>
      <w:r>
        <w:rPr>
          <w:rFonts w:hint="eastAsia" w:ascii="Times New Roman" w:hAnsi="Times New Roman" w:eastAsia="宋体" w:cs="Times New Roman"/>
          <w:kern w:val="2"/>
          <w:sz w:val="21"/>
          <w:szCs w:val="21"/>
          <w:lang w:val="en-US" w:eastAsia="zh-CN" w:bidi="ar-SA"/>
        </w:rPr>
        <w:t>缴纳社会保险。</w:t>
      </w:r>
    </w:p>
    <w:p w14:paraId="19E38F23">
      <w:pPr>
        <w:pStyle w:val="40"/>
        <w:snapToGrid w:val="0"/>
        <w:spacing w:before="0" w:after="0" w:line="240" w:lineRule="auto"/>
        <w:jc w:val="both"/>
        <w:outlineLvl w:val="9"/>
        <w:rPr>
          <w:rFonts w:hint="eastAsia" w:ascii="方正小标宋简体" w:hAnsi="方正小标宋简体" w:eastAsia="方正小标宋简体" w:cs="方正小标宋简体"/>
          <w:b w:val="0"/>
          <w:bCs w:val="0"/>
          <w:color w:val="auto"/>
          <w:sz w:val="44"/>
          <w:szCs w:val="44"/>
          <w:lang w:val="en-US" w:eastAsia="zh-CN"/>
        </w:rPr>
      </w:pPr>
    </w:p>
    <w:p w14:paraId="2C492C95">
      <w:pPr>
        <w:pStyle w:val="40"/>
        <w:snapToGrid w:val="0"/>
        <w:spacing w:before="0" w:after="0" w:line="240" w:lineRule="auto"/>
        <w:outlineLvl w:val="2"/>
        <w:rPr>
          <w:rFonts w:hint="default" w:eastAsia="宋体"/>
          <w:lang w:val="en-US" w:eastAsia="zh-CN"/>
        </w:rPr>
      </w:pPr>
      <w:r>
        <w:rPr>
          <w:rFonts w:hint="eastAsia" w:ascii="黑体" w:hAnsi="宋体" w:eastAsia="黑体" w:cs="Times New Roman"/>
          <w:b w:val="0"/>
          <w:bCs/>
          <w:kern w:val="0"/>
          <w:sz w:val="24"/>
          <w:szCs w:val="24"/>
          <w:lang w:val="en-US" w:eastAsia="zh-CN" w:bidi="ar-SA"/>
        </w:rPr>
        <w:t>四、</w:t>
      </w:r>
      <w:bookmarkStart w:id="50" w:name="_Hlk72092634"/>
      <w:r>
        <w:rPr>
          <w:rFonts w:hint="eastAsia" w:ascii="黑体" w:eastAsia="黑体"/>
          <w:b w:val="0"/>
          <w:kern w:val="0"/>
          <w:sz w:val="24"/>
          <w:szCs w:val="24"/>
        </w:rPr>
        <w:t>实质性条款响应情况表</w:t>
      </w:r>
      <w:bookmarkEnd w:id="50"/>
    </w:p>
    <w:p w14:paraId="1656F925">
      <w:pPr>
        <w:pStyle w:val="73"/>
      </w:pPr>
    </w:p>
    <w:tbl>
      <w:tblPr>
        <w:tblStyle w:val="43"/>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2788"/>
        <w:gridCol w:w="1464"/>
        <w:gridCol w:w="1842"/>
        <w:gridCol w:w="1418"/>
      </w:tblGrid>
      <w:tr w14:paraId="6C7D7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705" w:type="dxa"/>
            <w:vAlign w:val="center"/>
          </w:tcPr>
          <w:p w14:paraId="080F215A">
            <w:pPr>
              <w:adjustRightInd w:val="0"/>
              <w:snapToGrid w:val="0"/>
              <w:spacing w:line="360" w:lineRule="auto"/>
              <w:jc w:val="center"/>
              <w:rPr>
                <w:rFonts w:ascii="宋体" w:hAnsi="宋体"/>
                <w:kern w:val="0"/>
                <w:szCs w:val="21"/>
              </w:rPr>
            </w:pPr>
            <w:bookmarkStart w:id="51" w:name="_Hlk72092651"/>
            <w:r>
              <w:rPr>
                <w:rFonts w:hint="eastAsia" w:ascii="宋体" w:hAnsi="宋体"/>
                <w:kern w:val="0"/>
                <w:szCs w:val="21"/>
              </w:rPr>
              <w:t>序号</w:t>
            </w:r>
          </w:p>
        </w:tc>
        <w:tc>
          <w:tcPr>
            <w:tcW w:w="2788" w:type="dxa"/>
            <w:vAlign w:val="center"/>
          </w:tcPr>
          <w:p w14:paraId="5B6C02F9">
            <w:pPr>
              <w:adjustRightInd w:val="0"/>
              <w:snapToGrid w:val="0"/>
              <w:spacing w:line="360" w:lineRule="auto"/>
              <w:jc w:val="center"/>
              <w:rPr>
                <w:rFonts w:ascii="宋体" w:hAnsi="宋体"/>
                <w:kern w:val="0"/>
                <w:szCs w:val="21"/>
              </w:rPr>
            </w:pPr>
            <w:r>
              <w:rPr>
                <w:rFonts w:hint="eastAsia" w:ascii="宋体" w:hAnsi="宋体"/>
                <w:kern w:val="0"/>
                <w:szCs w:val="21"/>
              </w:rPr>
              <w:t>实质性条款具体内容</w:t>
            </w:r>
          </w:p>
        </w:tc>
        <w:tc>
          <w:tcPr>
            <w:tcW w:w="1464" w:type="dxa"/>
            <w:vAlign w:val="center"/>
          </w:tcPr>
          <w:p w14:paraId="4C274B3B">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14:paraId="187A312C">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14:paraId="2757C5CF">
            <w:pPr>
              <w:adjustRightInd w:val="0"/>
              <w:snapToGrid w:val="0"/>
              <w:spacing w:line="360" w:lineRule="auto"/>
              <w:jc w:val="center"/>
              <w:rPr>
                <w:rFonts w:ascii="宋体" w:hAnsi="宋体"/>
                <w:kern w:val="0"/>
                <w:szCs w:val="21"/>
              </w:rPr>
            </w:pPr>
            <w:r>
              <w:rPr>
                <w:rFonts w:hint="eastAsia"/>
              </w:rPr>
              <w:t>说明</w:t>
            </w:r>
            <w:bookmarkEnd w:id="51"/>
          </w:p>
        </w:tc>
      </w:tr>
      <w:tr w14:paraId="3140C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7EAC33B8">
            <w:pPr>
              <w:adjustRightInd w:val="0"/>
              <w:snapToGrid w:val="0"/>
              <w:spacing w:line="360" w:lineRule="auto"/>
              <w:rPr>
                <w:rFonts w:ascii="宋体" w:hAnsi="宋体"/>
                <w:kern w:val="0"/>
                <w:szCs w:val="21"/>
              </w:rPr>
            </w:pPr>
            <w:r>
              <w:rPr>
                <w:rFonts w:hint="eastAsia" w:ascii="宋体" w:hAnsi="宋体"/>
                <w:kern w:val="0"/>
                <w:szCs w:val="21"/>
              </w:rPr>
              <w:t>1</w:t>
            </w:r>
          </w:p>
        </w:tc>
        <w:tc>
          <w:tcPr>
            <w:tcW w:w="2788" w:type="dxa"/>
            <w:vAlign w:val="center"/>
          </w:tcPr>
          <w:p w14:paraId="160FD5FB">
            <w:pPr>
              <w:adjustRightInd w:val="0"/>
              <w:snapToGrid w:val="0"/>
              <w:spacing w:line="360" w:lineRule="auto"/>
              <w:jc w:val="center"/>
              <w:rPr>
                <w:rFonts w:hAnsi="宋体"/>
                <w:kern w:val="0"/>
                <w:szCs w:val="21"/>
              </w:rPr>
            </w:pPr>
            <w:r>
              <w:rPr>
                <w:rFonts w:hint="eastAsia" w:hAnsi="宋体"/>
                <w:color w:val="FF0000"/>
                <w:kern w:val="0"/>
                <w:szCs w:val="21"/>
              </w:rPr>
              <w:t>满足本项目标★的条款要求</w:t>
            </w:r>
          </w:p>
        </w:tc>
        <w:tc>
          <w:tcPr>
            <w:tcW w:w="1464" w:type="dxa"/>
          </w:tcPr>
          <w:p w14:paraId="042F9718">
            <w:pPr>
              <w:adjustRightInd w:val="0"/>
              <w:snapToGrid w:val="0"/>
              <w:spacing w:line="360" w:lineRule="auto"/>
              <w:rPr>
                <w:rFonts w:ascii="宋体" w:hAnsi="宋体"/>
                <w:kern w:val="0"/>
                <w:szCs w:val="21"/>
              </w:rPr>
            </w:pPr>
          </w:p>
        </w:tc>
        <w:tc>
          <w:tcPr>
            <w:tcW w:w="1842" w:type="dxa"/>
          </w:tcPr>
          <w:p w14:paraId="03964431">
            <w:pPr>
              <w:adjustRightInd w:val="0"/>
              <w:snapToGrid w:val="0"/>
              <w:spacing w:line="360" w:lineRule="auto"/>
              <w:rPr>
                <w:rFonts w:ascii="宋体" w:hAnsi="宋体"/>
                <w:kern w:val="0"/>
                <w:szCs w:val="21"/>
              </w:rPr>
            </w:pPr>
          </w:p>
        </w:tc>
        <w:tc>
          <w:tcPr>
            <w:tcW w:w="1418" w:type="dxa"/>
          </w:tcPr>
          <w:p w14:paraId="71C82EFC">
            <w:pPr>
              <w:adjustRightInd w:val="0"/>
              <w:snapToGrid w:val="0"/>
              <w:spacing w:line="360" w:lineRule="auto"/>
              <w:rPr>
                <w:rFonts w:ascii="宋体" w:hAnsi="宋体"/>
                <w:kern w:val="0"/>
                <w:szCs w:val="21"/>
              </w:rPr>
            </w:pPr>
          </w:p>
        </w:tc>
      </w:tr>
    </w:tbl>
    <w:p w14:paraId="17FDCFEF">
      <w:pPr>
        <w:ind w:firstLine="482" w:firstLineChars="200"/>
        <w:rPr>
          <w:b/>
          <w:sz w:val="24"/>
          <w:szCs w:val="22"/>
        </w:rPr>
      </w:pPr>
      <w:r>
        <w:rPr>
          <w:rFonts w:hint="eastAsia"/>
          <w:b/>
          <w:sz w:val="24"/>
          <w:szCs w:val="22"/>
        </w:rPr>
        <w:t>注：1.上表所列各项均为不可负偏离条款。</w:t>
      </w:r>
    </w:p>
    <w:p w14:paraId="0EC6E7E5">
      <w:pPr>
        <w:ind w:firstLine="482" w:firstLineChars="200"/>
        <w:rPr>
          <w:b/>
          <w:sz w:val="24"/>
          <w:szCs w:val="22"/>
        </w:rPr>
      </w:pPr>
      <w:r>
        <w:rPr>
          <w:rFonts w:hint="eastAsia"/>
          <w:b/>
          <w:sz w:val="24"/>
          <w:szCs w:val="22"/>
        </w:rPr>
        <w:t>2.“投标响应”一栏应当详细填写投标人自身响应情况，而不能不合理照搬照抄招实质性条款具体内容。</w:t>
      </w:r>
    </w:p>
    <w:p w14:paraId="2B03EF73">
      <w:pPr>
        <w:ind w:firstLine="482"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14:paraId="5E3A8061">
      <w:pPr>
        <w:ind w:firstLine="482" w:firstLineChars="200"/>
        <w:rPr>
          <w:b/>
          <w:sz w:val="24"/>
        </w:rPr>
      </w:pPr>
      <w:r>
        <w:rPr>
          <w:b/>
          <w:sz w:val="24"/>
        </w:rPr>
        <w:t>4.</w:t>
      </w:r>
      <w:r>
        <w:rPr>
          <w:rFonts w:hint="eastAsia"/>
          <w:b/>
          <w:sz w:val="24"/>
        </w:rPr>
        <w:t>评审委员会有权对投标响应情况作出判断（作出评审结论）。</w:t>
      </w:r>
    </w:p>
    <w:p w14:paraId="70785A22">
      <w:pPr>
        <w:ind w:firstLine="482"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14:paraId="3FA3D6A4">
      <w:pPr>
        <w:ind w:firstLine="482" w:firstLineChars="200"/>
        <w:rPr>
          <w:b/>
          <w:sz w:val="24"/>
          <w:szCs w:val="22"/>
        </w:rPr>
      </w:pPr>
      <w:r>
        <w:rPr>
          <w:rFonts w:hint="eastAsia"/>
          <w:b/>
          <w:sz w:val="24"/>
          <w:szCs w:val="22"/>
        </w:rPr>
        <w:t>6.要求提供证明资料，在“说明”一栏中列明证明资料的位置,以便评审；未要求提供证明材料的，投标人可以不提供。</w:t>
      </w:r>
    </w:p>
    <w:p w14:paraId="420492A7">
      <w:pPr>
        <w:pStyle w:val="73"/>
        <w:sectPr>
          <w:pgSz w:w="11907" w:h="16840"/>
          <w:pgMar w:top="1440" w:right="1797" w:bottom="1440" w:left="1797" w:header="851" w:footer="992" w:gutter="0"/>
          <w:cols w:space="720" w:num="1"/>
          <w:titlePg/>
          <w:docGrid w:linePitch="462" w:charSpace="0"/>
        </w:sectPr>
      </w:pPr>
    </w:p>
    <w:p w14:paraId="418AFAE8">
      <w:pPr>
        <w:keepNext/>
        <w:keepLines/>
        <w:pageBreakBefore/>
        <w:adjustRightInd w:val="0"/>
        <w:snapToGrid w:val="0"/>
        <w:spacing w:line="360" w:lineRule="auto"/>
        <w:jc w:val="center"/>
        <w:textAlignment w:val="baseline"/>
        <w:outlineLvl w:val="2"/>
        <w:rPr>
          <w:rFonts w:hint="eastAsia" w:ascii="黑体" w:hAnsi="宋体" w:eastAsia="黑体" w:cs="Times New Roman"/>
          <w:b w:val="0"/>
          <w:bCs/>
          <w:kern w:val="0"/>
          <w:sz w:val="24"/>
          <w:szCs w:val="24"/>
          <w:lang w:val="en-US" w:eastAsia="zh-CN" w:bidi="ar-SA"/>
        </w:rPr>
      </w:pPr>
      <w:r>
        <w:rPr>
          <w:rFonts w:hint="eastAsia" w:ascii="黑体" w:hAnsi="宋体" w:eastAsia="黑体" w:cs="Times New Roman"/>
          <w:b w:val="0"/>
          <w:bCs/>
          <w:kern w:val="0"/>
          <w:sz w:val="24"/>
          <w:szCs w:val="24"/>
          <w:lang w:val="en-US" w:eastAsia="zh-CN" w:bidi="ar-SA"/>
        </w:rPr>
        <w:t>五、商务要求偏离表</w:t>
      </w:r>
    </w:p>
    <w:tbl>
      <w:tblPr>
        <w:tblStyle w:val="43"/>
        <w:tblW w:w="9403" w:type="dxa"/>
        <w:jc w:val="center"/>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fixed"/>
        <w:tblCellMar>
          <w:top w:w="0" w:type="dxa"/>
          <w:left w:w="108" w:type="dxa"/>
          <w:bottom w:w="0" w:type="dxa"/>
          <w:right w:w="108" w:type="dxa"/>
        </w:tblCellMar>
      </w:tblPr>
      <w:tblGrid>
        <w:gridCol w:w="602"/>
        <w:gridCol w:w="3901"/>
        <w:gridCol w:w="2176"/>
        <w:gridCol w:w="1732"/>
        <w:gridCol w:w="992"/>
      </w:tblGrid>
      <w:tr w14:paraId="1E016C2B">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jc w:val="center"/>
        </w:trPr>
        <w:tc>
          <w:tcPr>
            <w:tcW w:w="602" w:type="dxa"/>
            <w:vAlign w:val="center"/>
          </w:tcPr>
          <w:p w14:paraId="78215B24">
            <w:pPr>
              <w:jc w:val="center"/>
              <w:rPr>
                <w:rFonts w:hint="eastAsia" w:ascii="宋体" w:hAnsi="宋体" w:eastAsia="宋体" w:cs="宋体"/>
                <w:b/>
                <w:sz w:val="20"/>
                <w:szCs w:val="20"/>
              </w:rPr>
            </w:pPr>
            <w:r>
              <w:rPr>
                <w:rFonts w:hint="eastAsia" w:ascii="宋体" w:hAnsi="宋体" w:eastAsia="宋体" w:cs="宋体"/>
                <w:b/>
                <w:sz w:val="20"/>
                <w:szCs w:val="20"/>
              </w:rPr>
              <w:t>序号</w:t>
            </w:r>
          </w:p>
        </w:tc>
        <w:tc>
          <w:tcPr>
            <w:tcW w:w="3901" w:type="dxa"/>
            <w:vAlign w:val="center"/>
          </w:tcPr>
          <w:p w14:paraId="35549A5E">
            <w:pPr>
              <w:jc w:val="center"/>
              <w:rPr>
                <w:rFonts w:hint="eastAsia" w:ascii="宋体" w:hAnsi="宋体" w:eastAsia="宋体" w:cs="宋体"/>
                <w:b/>
                <w:sz w:val="20"/>
                <w:szCs w:val="20"/>
              </w:rPr>
            </w:pPr>
            <w:r>
              <w:rPr>
                <w:rFonts w:hint="eastAsia" w:ascii="宋体" w:hAnsi="宋体" w:eastAsia="宋体" w:cs="宋体"/>
                <w:b/>
                <w:sz w:val="20"/>
                <w:szCs w:val="20"/>
              </w:rPr>
              <w:t>招标文件要求</w:t>
            </w:r>
          </w:p>
        </w:tc>
        <w:tc>
          <w:tcPr>
            <w:tcW w:w="2176" w:type="dxa"/>
            <w:vAlign w:val="center"/>
          </w:tcPr>
          <w:p w14:paraId="3D21BB31">
            <w:pPr>
              <w:jc w:val="center"/>
              <w:rPr>
                <w:rFonts w:hint="eastAsia" w:ascii="宋体" w:hAnsi="宋体" w:eastAsia="宋体" w:cs="宋体"/>
                <w:b/>
                <w:sz w:val="20"/>
                <w:szCs w:val="20"/>
              </w:rPr>
            </w:pPr>
            <w:r>
              <w:rPr>
                <w:rFonts w:hint="eastAsia" w:ascii="宋体" w:hAnsi="宋体" w:eastAsia="宋体" w:cs="宋体"/>
                <w:b/>
                <w:sz w:val="20"/>
                <w:szCs w:val="20"/>
              </w:rPr>
              <w:t>投标文件响应</w:t>
            </w:r>
          </w:p>
        </w:tc>
        <w:tc>
          <w:tcPr>
            <w:tcW w:w="1732" w:type="dxa"/>
          </w:tcPr>
          <w:p w14:paraId="58ECEC6F">
            <w:pPr>
              <w:spacing w:before="120" w:beforeLines="50"/>
              <w:jc w:val="center"/>
              <w:rPr>
                <w:rFonts w:hint="eastAsia" w:ascii="宋体" w:hAnsi="宋体" w:eastAsia="宋体" w:cs="宋体"/>
                <w:b/>
                <w:sz w:val="20"/>
                <w:szCs w:val="20"/>
              </w:rPr>
            </w:pPr>
            <w:r>
              <w:rPr>
                <w:rFonts w:hint="eastAsia" w:ascii="宋体" w:hAnsi="宋体" w:eastAsia="宋体" w:cs="宋体"/>
                <w:b/>
                <w:sz w:val="20"/>
                <w:szCs w:val="20"/>
              </w:rPr>
              <w:t>偏离情况</w:t>
            </w:r>
          </w:p>
        </w:tc>
        <w:tc>
          <w:tcPr>
            <w:tcW w:w="992" w:type="dxa"/>
            <w:vAlign w:val="center"/>
          </w:tcPr>
          <w:p w14:paraId="1470EBD5">
            <w:pPr>
              <w:jc w:val="center"/>
              <w:rPr>
                <w:rFonts w:hint="eastAsia" w:ascii="宋体" w:hAnsi="宋体" w:eastAsia="宋体" w:cs="宋体"/>
                <w:b/>
                <w:sz w:val="20"/>
                <w:szCs w:val="20"/>
              </w:rPr>
            </w:pPr>
            <w:r>
              <w:rPr>
                <w:rFonts w:hint="eastAsia" w:ascii="宋体" w:hAnsi="宋体" w:eastAsia="宋体" w:cs="宋体"/>
                <w:b/>
                <w:sz w:val="20"/>
                <w:szCs w:val="20"/>
              </w:rPr>
              <w:t>说明</w:t>
            </w:r>
          </w:p>
        </w:tc>
      </w:tr>
      <w:tr w14:paraId="31A2DF6C">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jc w:val="center"/>
        </w:trPr>
        <w:tc>
          <w:tcPr>
            <w:tcW w:w="602" w:type="dxa"/>
            <w:vAlign w:val="center"/>
          </w:tcPr>
          <w:p w14:paraId="22148A16">
            <w:pPr>
              <w:spacing w:line="300" w:lineRule="auto"/>
              <w:jc w:val="center"/>
              <w:rPr>
                <w:rFonts w:hint="eastAsia" w:ascii="宋体" w:hAnsi="宋体" w:eastAsia="宋体" w:cs="宋体"/>
                <w:sz w:val="20"/>
                <w:szCs w:val="20"/>
                <w:highlight w:val="none"/>
                <w:lang w:val="en-US" w:eastAsia="zh-CN"/>
              </w:rPr>
            </w:pPr>
            <w:r>
              <w:rPr>
                <w:rFonts w:hint="eastAsia" w:ascii="宋体" w:hAnsi="宋体" w:eastAsia="宋体" w:cs="宋体"/>
                <w:sz w:val="20"/>
                <w:szCs w:val="20"/>
                <w:highlight w:val="none"/>
                <w:lang w:val="en-US" w:eastAsia="zh-CN"/>
              </w:rPr>
              <w:t>1</w:t>
            </w:r>
          </w:p>
        </w:tc>
        <w:tc>
          <w:tcPr>
            <w:tcW w:w="3901" w:type="dxa"/>
          </w:tcPr>
          <w:p w14:paraId="477A6BB7">
            <w:pPr>
              <w:spacing w:line="300" w:lineRule="auto"/>
              <w:rPr>
                <w:rFonts w:hint="eastAsia" w:ascii="宋体" w:hAnsi="宋体" w:eastAsia="宋体" w:cs="宋体"/>
                <w:b/>
                <w:color w:val="FF0000"/>
                <w:kern w:val="0"/>
                <w:sz w:val="20"/>
                <w:szCs w:val="20"/>
                <w:highlight w:val="none"/>
              </w:rPr>
            </w:pPr>
            <w:r>
              <w:rPr>
                <w:rFonts w:hint="eastAsia" w:ascii="宋体" w:hAnsi="宋体" w:eastAsia="宋体" w:cs="宋体"/>
                <w:kern w:val="0"/>
                <w:sz w:val="20"/>
                <w:szCs w:val="20"/>
                <w:highlight w:val="none"/>
              </w:rPr>
              <w:t>《第三章 用户需求书：</w:t>
            </w:r>
            <w:r>
              <w:rPr>
                <w:rFonts w:hint="eastAsia" w:ascii="宋体" w:hAnsi="宋体" w:eastAsia="宋体" w:cs="宋体"/>
                <w:kern w:val="0"/>
                <w:sz w:val="20"/>
                <w:szCs w:val="20"/>
                <w:highlight w:val="none"/>
                <w:lang w:val="en-US" w:eastAsia="zh-CN"/>
              </w:rPr>
              <w:t>六</w:t>
            </w:r>
            <w:r>
              <w:rPr>
                <w:rFonts w:hint="eastAsia" w:ascii="宋体" w:hAnsi="宋体" w:eastAsia="宋体" w:cs="宋体"/>
                <w:kern w:val="0"/>
                <w:sz w:val="20"/>
                <w:szCs w:val="20"/>
                <w:highlight w:val="none"/>
              </w:rPr>
              <w:t>、商务</w:t>
            </w:r>
            <w:r>
              <w:rPr>
                <w:rFonts w:hint="eastAsia" w:ascii="宋体" w:hAnsi="宋体" w:eastAsia="宋体" w:cs="宋体"/>
                <w:kern w:val="0"/>
                <w:sz w:val="20"/>
                <w:szCs w:val="20"/>
                <w:highlight w:val="none"/>
                <w:lang w:val="en-US" w:eastAsia="zh-CN"/>
              </w:rPr>
              <w:t>要求</w:t>
            </w:r>
            <w:r>
              <w:rPr>
                <w:rFonts w:hint="eastAsia" w:ascii="宋体" w:hAnsi="宋体" w:eastAsia="宋体" w:cs="宋体"/>
                <w:kern w:val="0"/>
                <w:sz w:val="20"/>
                <w:szCs w:val="20"/>
                <w:highlight w:val="none"/>
              </w:rPr>
              <w:t>》</w:t>
            </w:r>
            <w:r>
              <w:rPr>
                <w:rFonts w:hint="eastAsia" w:ascii="宋体" w:hAnsi="宋体" w:eastAsia="宋体" w:cs="宋体"/>
                <w:b/>
                <w:kern w:val="0"/>
                <w:sz w:val="20"/>
                <w:szCs w:val="20"/>
                <w:highlight w:val="none"/>
              </w:rPr>
              <w:t>“服务内容、服务质量要求”</w:t>
            </w:r>
            <w:r>
              <w:rPr>
                <w:rFonts w:hint="eastAsia" w:ascii="宋体" w:hAnsi="宋体" w:eastAsia="宋体" w:cs="宋体"/>
                <w:b/>
                <w:sz w:val="20"/>
                <w:szCs w:val="20"/>
                <w:highlight w:val="none"/>
              </w:rPr>
              <w:t>中所有非</w:t>
            </w:r>
            <w:r>
              <w:rPr>
                <w:rFonts w:hint="eastAsia" w:ascii="宋体" w:hAnsi="宋体" w:eastAsia="宋体" w:cs="宋体"/>
                <w:b/>
                <w:color w:val="FF0000"/>
                <w:kern w:val="0"/>
                <w:sz w:val="20"/>
                <w:szCs w:val="20"/>
                <w:highlight w:val="none"/>
              </w:rPr>
              <w:t>★</w:t>
            </w:r>
            <w:r>
              <w:rPr>
                <w:rFonts w:hint="eastAsia" w:ascii="宋体" w:hAnsi="宋体" w:eastAsia="宋体" w:cs="宋体"/>
                <w:b/>
                <w:sz w:val="20"/>
                <w:szCs w:val="20"/>
                <w:highlight w:val="none"/>
              </w:rPr>
              <w:t>号</w:t>
            </w:r>
            <w:r>
              <w:rPr>
                <w:rFonts w:hint="eastAsia" w:ascii="宋体" w:hAnsi="宋体" w:eastAsia="宋体" w:cs="宋体"/>
                <w:sz w:val="20"/>
                <w:szCs w:val="20"/>
                <w:highlight w:val="none"/>
              </w:rPr>
              <w:t>条款要求。</w:t>
            </w:r>
          </w:p>
        </w:tc>
        <w:tc>
          <w:tcPr>
            <w:tcW w:w="2176" w:type="dxa"/>
            <w:vAlign w:val="center"/>
          </w:tcPr>
          <w:p w14:paraId="006113D0">
            <w:pPr>
              <w:rPr>
                <w:rFonts w:hint="eastAsia" w:ascii="宋体" w:hAnsi="宋体" w:eastAsia="宋体" w:cs="宋体"/>
                <w:b/>
                <w:color w:val="0000FF"/>
                <w:sz w:val="20"/>
                <w:szCs w:val="20"/>
                <w:highlight w:val="yellow"/>
              </w:rPr>
            </w:pPr>
          </w:p>
        </w:tc>
        <w:tc>
          <w:tcPr>
            <w:tcW w:w="1732" w:type="dxa"/>
          </w:tcPr>
          <w:p w14:paraId="541D2552">
            <w:pPr>
              <w:spacing w:before="120" w:beforeLines="50"/>
              <w:jc w:val="center"/>
              <w:rPr>
                <w:rFonts w:hint="eastAsia" w:ascii="宋体" w:hAnsi="宋体" w:eastAsia="宋体" w:cs="宋体"/>
                <w:sz w:val="20"/>
                <w:szCs w:val="20"/>
              </w:rPr>
            </w:pPr>
          </w:p>
        </w:tc>
        <w:tc>
          <w:tcPr>
            <w:tcW w:w="992" w:type="dxa"/>
            <w:vAlign w:val="center"/>
          </w:tcPr>
          <w:p w14:paraId="43A61275">
            <w:pPr>
              <w:jc w:val="center"/>
              <w:rPr>
                <w:rFonts w:hint="eastAsia" w:ascii="宋体" w:hAnsi="宋体" w:eastAsia="宋体" w:cs="宋体"/>
                <w:sz w:val="20"/>
                <w:szCs w:val="20"/>
              </w:rPr>
            </w:pPr>
          </w:p>
        </w:tc>
      </w:tr>
      <w:tr w14:paraId="29D81222">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jc w:val="center"/>
        </w:trPr>
        <w:tc>
          <w:tcPr>
            <w:tcW w:w="602" w:type="dxa"/>
          </w:tcPr>
          <w:p w14:paraId="473A2A50">
            <w:pPr>
              <w:spacing w:line="300" w:lineRule="auto"/>
              <w:jc w:val="center"/>
              <w:rPr>
                <w:rFonts w:hint="default" w:ascii="宋体" w:hAnsi="宋体" w:eastAsia="宋体" w:cs="宋体"/>
                <w:sz w:val="20"/>
                <w:szCs w:val="20"/>
                <w:highlight w:val="none"/>
                <w:lang w:val="en-US" w:eastAsia="zh-CN"/>
              </w:rPr>
            </w:pPr>
            <w:r>
              <w:rPr>
                <w:rFonts w:hint="eastAsia" w:ascii="宋体" w:hAnsi="宋体" w:eastAsia="宋体" w:cs="宋体"/>
                <w:sz w:val="20"/>
                <w:szCs w:val="20"/>
                <w:highlight w:val="none"/>
                <w:lang w:val="en-US" w:eastAsia="zh-CN"/>
              </w:rPr>
              <w:t>2</w:t>
            </w:r>
          </w:p>
        </w:tc>
        <w:tc>
          <w:tcPr>
            <w:tcW w:w="3901" w:type="dxa"/>
          </w:tcPr>
          <w:p w14:paraId="0314176E">
            <w:pPr>
              <w:spacing w:line="300" w:lineRule="auto"/>
              <w:rPr>
                <w:rFonts w:hint="eastAsia" w:ascii="宋体" w:hAnsi="宋体" w:eastAsia="宋体" w:cs="宋体"/>
                <w:b/>
                <w:color w:val="FF0000"/>
                <w:kern w:val="0"/>
                <w:sz w:val="20"/>
                <w:szCs w:val="20"/>
                <w:highlight w:val="none"/>
              </w:rPr>
            </w:pPr>
            <w:r>
              <w:rPr>
                <w:rFonts w:hint="eastAsia" w:ascii="宋体" w:hAnsi="宋体" w:eastAsia="宋体" w:cs="宋体"/>
                <w:kern w:val="0"/>
                <w:sz w:val="20"/>
                <w:szCs w:val="20"/>
                <w:highlight w:val="none"/>
              </w:rPr>
              <w:t>《第三章 用户需求书：</w:t>
            </w:r>
            <w:r>
              <w:rPr>
                <w:rFonts w:hint="eastAsia" w:ascii="宋体" w:hAnsi="宋体" w:eastAsia="宋体" w:cs="宋体"/>
                <w:kern w:val="0"/>
                <w:sz w:val="20"/>
                <w:szCs w:val="20"/>
                <w:highlight w:val="none"/>
                <w:lang w:val="en-US" w:eastAsia="zh-CN"/>
              </w:rPr>
              <w:t>六</w:t>
            </w:r>
            <w:r>
              <w:rPr>
                <w:rFonts w:hint="eastAsia" w:ascii="宋体" w:hAnsi="宋体" w:eastAsia="宋体" w:cs="宋体"/>
                <w:kern w:val="0"/>
                <w:sz w:val="20"/>
                <w:szCs w:val="20"/>
                <w:highlight w:val="none"/>
              </w:rPr>
              <w:t>、商务</w:t>
            </w:r>
            <w:r>
              <w:rPr>
                <w:rFonts w:hint="eastAsia" w:ascii="宋体" w:hAnsi="宋体" w:eastAsia="宋体" w:cs="宋体"/>
                <w:kern w:val="0"/>
                <w:sz w:val="20"/>
                <w:szCs w:val="20"/>
                <w:highlight w:val="none"/>
                <w:lang w:val="en-US" w:eastAsia="zh-CN"/>
              </w:rPr>
              <w:t>要求</w:t>
            </w:r>
            <w:r>
              <w:rPr>
                <w:rFonts w:hint="eastAsia" w:ascii="宋体" w:hAnsi="宋体" w:eastAsia="宋体" w:cs="宋体"/>
                <w:kern w:val="0"/>
                <w:sz w:val="20"/>
                <w:szCs w:val="20"/>
                <w:highlight w:val="none"/>
              </w:rPr>
              <w:t>》</w:t>
            </w:r>
            <w:r>
              <w:rPr>
                <w:rFonts w:hint="eastAsia" w:ascii="宋体" w:hAnsi="宋体" w:eastAsia="宋体" w:cs="宋体"/>
                <w:b/>
                <w:kern w:val="0"/>
                <w:sz w:val="20"/>
                <w:szCs w:val="20"/>
                <w:highlight w:val="none"/>
              </w:rPr>
              <w:t>“人员配置要求、其他需说明的事”</w:t>
            </w:r>
            <w:r>
              <w:rPr>
                <w:rFonts w:hint="eastAsia" w:ascii="宋体" w:hAnsi="宋体" w:eastAsia="宋体" w:cs="宋体"/>
                <w:b/>
                <w:sz w:val="20"/>
                <w:szCs w:val="20"/>
                <w:highlight w:val="none"/>
              </w:rPr>
              <w:t>中所有非</w:t>
            </w:r>
            <w:r>
              <w:rPr>
                <w:rFonts w:hint="eastAsia" w:ascii="宋体" w:hAnsi="宋体" w:eastAsia="宋体" w:cs="宋体"/>
                <w:b/>
                <w:color w:val="FF0000"/>
                <w:kern w:val="0"/>
                <w:sz w:val="20"/>
                <w:szCs w:val="20"/>
                <w:highlight w:val="none"/>
              </w:rPr>
              <w:t>★</w:t>
            </w:r>
            <w:r>
              <w:rPr>
                <w:rFonts w:hint="eastAsia" w:ascii="宋体" w:hAnsi="宋体" w:eastAsia="宋体" w:cs="宋体"/>
                <w:b/>
                <w:sz w:val="20"/>
                <w:szCs w:val="20"/>
                <w:highlight w:val="none"/>
              </w:rPr>
              <w:t>号</w:t>
            </w:r>
            <w:r>
              <w:rPr>
                <w:rFonts w:hint="eastAsia" w:ascii="宋体" w:hAnsi="宋体" w:eastAsia="宋体" w:cs="宋体"/>
                <w:sz w:val="20"/>
                <w:szCs w:val="20"/>
                <w:highlight w:val="none"/>
              </w:rPr>
              <w:t>条款要求。</w:t>
            </w:r>
          </w:p>
        </w:tc>
        <w:tc>
          <w:tcPr>
            <w:tcW w:w="2176" w:type="dxa"/>
            <w:vAlign w:val="center"/>
          </w:tcPr>
          <w:p w14:paraId="3E7EC75B">
            <w:pPr>
              <w:rPr>
                <w:rFonts w:hint="eastAsia" w:ascii="宋体" w:hAnsi="宋体" w:eastAsia="宋体" w:cs="宋体"/>
                <w:b/>
                <w:color w:val="0000FF"/>
                <w:sz w:val="20"/>
                <w:szCs w:val="20"/>
                <w:highlight w:val="yellow"/>
              </w:rPr>
            </w:pPr>
          </w:p>
        </w:tc>
        <w:tc>
          <w:tcPr>
            <w:tcW w:w="1732" w:type="dxa"/>
          </w:tcPr>
          <w:p w14:paraId="0FAC7FC7">
            <w:pPr>
              <w:spacing w:before="120" w:beforeLines="50"/>
              <w:jc w:val="center"/>
              <w:rPr>
                <w:rFonts w:hint="eastAsia" w:ascii="宋体" w:hAnsi="宋体" w:eastAsia="宋体" w:cs="宋体"/>
                <w:b/>
                <w:color w:val="0000FF"/>
                <w:sz w:val="20"/>
                <w:szCs w:val="20"/>
                <w:highlight w:val="green"/>
              </w:rPr>
            </w:pPr>
          </w:p>
        </w:tc>
        <w:tc>
          <w:tcPr>
            <w:tcW w:w="992" w:type="dxa"/>
            <w:vAlign w:val="center"/>
          </w:tcPr>
          <w:p w14:paraId="2F64B70C">
            <w:pPr>
              <w:jc w:val="center"/>
              <w:rPr>
                <w:rFonts w:hint="eastAsia" w:ascii="宋体" w:hAnsi="宋体" w:eastAsia="宋体" w:cs="宋体"/>
                <w:b/>
                <w:color w:val="0000FF"/>
                <w:sz w:val="20"/>
                <w:szCs w:val="20"/>
                <w:highlight w:val="green"/>
              </w:rPr>
            </w:pPr>
          </w:p>
        </w:tc>
      </w:tr>
    </w:tbl>
    <w:p w14:paraId="70D5BBF2">
      <w:pPr>
        <w:snapToGrid w:val="0"/>
        <w:rPr>
          <w:rFonts w:hint="eastAsia" w:ascii="宋体" w:hAnsi="宋体" w:eastAsia="宋体" w:cs="宋体"/>
          <w:sz w:val="20"/>
          <w:szCs w:val="20"/>
        </w:rPr>
      </w:pPr>
    </w:p>
    <w:p w14:paraId="294B9791">
      <w:pPr>
        <w:snapToGrid w:val="0"/>
        <w:rPr>
          <w:rFonts w:hint="eastAsia" w:ascii="宋体" w:hAnsi="宋体" w:eastAsia="宋体" w:cs="宋体"/>
          <w:b/>
          <w:sz w:val="20"/>
          <w:szCs w:val="20"/>
        </w:rPr>
      </w:pPr>
      <w:r>
        <w:rPr>
          <w:rFonts w:hint="eastAsia" w:ascii="宋体" w:hAnsi="宋体" w:eastAsia="宋体" w:cs="宋体"/>
          <w:b/>
          <w:sz w:val="20"/>
          <w:szCs w:val="20"/>
        </w:rPr>
        <w:t>填写说明：</w:t>
      </w:r>
    </w:p>
    <w:p w14:paraId="7DCFA2FB">
      <w:pPr>
        <w:numPr>
          <w:ilvl w:val="0"/>
          <w:numId w:val="0"/>
        </w:numPr>
        <w:snapToGrid w:val="0"/>
        <w:spacing w:after="60" w:afterLines="25" w:line="300" w:lineRule="auto"/>
        <w:ind w:leftChars="0"/>
        <w:rPr>
          <w:rFonts w:hint="eastAsia" w:ascii="宋体" w:hAnsi="宋体" w:eastAsia="宋体" w:cs="宋体"/>
          <w:sz w:val="20"/>
          <w:szCs w:val="20"/>
        </w:rPr>
      </w:pPr>
      <w:r>
        <w:rPr>
          <w:rFonts w:hint="eastAsia" w:ascii="宋体" w:hAnsi="宋体" w:eastAsia="宋体" w:cs="宋体"/>
          <w:sz w:val="20"/>
          <w:szCs w:val="20"/>
          <w:lang w:val="en-US" w:eastAsia="zh-CN"/>
        </w:rPr>
        <w:t>1、</w:t>
      </w:r>
      <w:r>
        <w:rPr>
          <w:rFonts w:hint="eastAsia" w:ascii="宋体" w:hAnsi="宋体" w:eastAsia="宋体" w:cs="宋体"/>
          <w:sz w:val="20"/>
          <w:szCs w:val="20"/>
        </w:rPr>
        <w:t>如投标人完全响应满足本表【招标文件要求】栏中内容的，建议投标人在对应的【投标文件响应】栏中填写“我公司完全响应满足招标文件中此项要求”即可，除招标文件另有注明外，不强制要求逐条列出响应；</w:t>
      </w:r>
    </w:p>
    <w:p w14:paraId="57020911">
      <w:pPr>
        <w:numPr>
          <w:ilvl w:val="0"/>
          <w:numId w:val="0"/>
        </w:numPr>
        <w:snapToGrid w:val="0"/>
        <w:spacing w:after="60" w:afterLines="25" w:line="300" w:lineRule="auto"/>
        <w:ind w:leftChars="0"/>
        <w:rPr>
          <w:rFonts w:hint="eastAsia" w:ascii="宋体" w:hAnsi="宋体" w:eastAsia="宋体" w:cs="宋体"/>
          <w:sz w:val="20"/>
          <w:szCs w:val="20"/>
        </w:rPr>
      </w:pPr>
      <w:r>
        <w:rPr>
          <w:rFonts w:hint="eastAsia" w:ascii="宋体" w:hAnsi="宋体" w:eastAsia="宋体" w:cs="宋体"/>
          <w:sz w:val="20"/>
          <w:szCs w:val="20"/>
          <w:lang w:val="en-US" w:eastAsia="zh-CN"/>
        </w:rPr>
        <w:t>2、【偏离情况】一栏填写如实填写“正偏离”、“负偏离”或“无偏离”，其中：“正偏离”表示“投标响应优于招标商务要求”，“负偏离”表示“投标响应不满足招标商务要求”，“无偏离”表示“投标响应与招标商务要求一致”。</w:t>
      </w:r>
    </w:p>
    <w:p w14:paraId="43475329">
      <w:pPr>
        <w:numPr>
          <w:ilvl w:val="0"/>
          <w:numId w:val="0"/>
        </w:numPr>
        <w:snapToGrid w:val="0"/>
        <w:spacing w:after="60" w:afterLines="25" w:line="300" w:lineRule="auto"/>
        <w:ind w:leftChars="0"/>
        <w:rPr>
          <w:rFonts w:ascii="宋体" w:hAnsi="宋体" w:eastAsia="宋体" w:cs="Times New Roman"/>
          <w:sz w:val="24"/>
          <w:szCs w:val="24"/>
        </w:rPr>
      </w:pPr>
      <w:r>
        <w:rPr>
          <w:rFonts w:hint="eastAsia" w:ascii="宋体" w:hAnsi="宋体" w:eastAsia="宋体" w:cs="宋体"/>
          <w:sz w:val="20"/>
          <w:szCs w:val="20"/>
          <w:lang w:val="en-US" w:eastAsia="zh-CN"/>
        </w:rPr>
        <w:t>3、</w:t>
      </w:r>
      <w:r>
        <w:rPr>
          <w:rFonts w:hint="eastAsia" w:ascii="宋体" w:hAnsi="宋体" w:eastAsia="宋体" w:cs="宋体"/>
          <w:sz w:val="20"/>
          <w:szCs w:val="20"/>
        </w:rPr>
        <w:t>如投标人响应情况优于或低于招标要求的，应在【投标文件响应】或【说明】栏中作详细说明，如完全满足或符合招标文件要求的则无需说明，参照第1条填写内容即可。评标委员会将根据具体投标响应情况给予是否偏离的认定，并以此认定标准为最终评判标准；</w:t>
      </w:r>
    </w:p>
    <w:p w14:paraId="21707DB6">
      <w:pPr>
        <w:ind w:firstLine="420" w:firstLineChars="200"/>
      </w:pPr>
    </w:p>
    <w:p w14:paraId="639D3368">
      <w:pPr>
        <w:rPr>
          <w:b/>
          <w:bCs/>
          <w:sz w:val="24"/>
        </w:rPr>
      </w:pPr>
    </w:p>
    <w:p w14:paraId="380CE6B1">
      <w:pPr>
        <w:pStyle w:val="4"/>
        <w:jc w:val="center"/>
        <w:rPr>
          <w:rFonts w:ascii="黑体" w:eastAsia="黑体"/>
          <w:b w:val="0"/>
          <w:kern w:val="0"/>
          <w:sz w:val="24"/>
          <w:szCs w:val="24"/>
        </w:rPr>
      </w:pPr>
      <w:r>
        <w:rPr>
          <w:rFonts w:hint="eastAsia" w:ascii="黑体" w:eastAsia="黑体"/>
          <w:b w:val="0"/>
          <w:kern w:val="0"/>
          <w:sz w:val="24"/>
          <w:szCs w:val="24"/>
          <w:lang w:val="en-US" w:eastAsia="zh-CN"/>
        </w:rPr>
        <w:t>六</w:t>
      </w:r>
      <w:r>
        <w:rPr>
          <w:rFonts w:hint="eastAsia" w:ascii="黑体" w:eastAsia="黑体"/>
          <w:b w:val="0"/>
          <w:kern w:val="0"/>
          <w:sz w:val="24"/>
          <w:szCs w:val="24"/>
        </w:rPr>
        <w:t>、项目服务期满后的服务承诺（格式自定）</w:t>
      </w:r>
    </w:p>
    <w:p w14:paraId="24B872C7">
      <w:pPr>
        <w:pStyle w:val="14"/>
        <w:ind w:firstLine="0"/>
        <w:rPr>
          <w:rFonts w:ascii="宋体" w:hAnsi="宋体" w:eastAsia="宋体" w:cs="宋体"/>
          <w:color w:val="FF0000"/>
          <w:sz w:val="24"/>
        </w:rPr>
      </w:pPr>
      <w:r>
        <w:rPr>
          <w:rFonts w:hint="eastAsia" w:ascii="宋体" w:hAnsi="宋体" w:eastAsia="宋体" w:cs="宋体"/>
          <w:color w:val="FF0000"/>
          <w:sz w:val="24"/>
        </w:rPr>
        <w:t>（特别提示：投标人须按本招标文件评标信息中这一评审因素要求，提供证明资料）</w:t>
      </w:r>
    </w:p>
    <w:p w14:paraId="57E7E372">
      <w:pPr>
        <w:pStyle w:val="14"/>
        <w:ind w:firstLine="0"/>
        <w:rPr>
          <w:rFonts w:ascii="宋体" w:hAnsi="宋体" w:eastAsia="宋体" w:cs="宋体"/>
          <w:sz w:val="24"/>
        </w:rPr>
      </w:pPr>
    </w:p>
    <w:p w14:paraId="20AEB6F9">
      <w:pPr>
        <w:pStyle w:val="4"/>
        <w:jc w:val="center"/>
        <w:rPr>
          <w:rFonts w:ascii="黑体" w:eastAsia="黑体"/>
          <w:b w:val="0"/>
          <w:kern w:val="0"/>
          <w:sz w:val="24"/>
          <w:szCs w:val="24"/>
        </w:rPr>
      </w:pPr>
      <w:r>
        <w:rPr>
          <w:rFonts w:hint="eastAsia" w:ascii="黑体" w:eastAsia="黑体"/>
          <w:b w:val="0"/>
          <w:kern w:val="0"/>
          <w:sz w:val="24"/>
          <w:szCs w:val="24"/>
          <w:lang w:val="en-US" w:eastAsia="zh-CN"/>
        </w:rPr>
        <w:t>七</w:t>
      </w:r>
      <w:r>
        <w:rPr>
          <w:rFonts w:hint="eastAsia" w:ascii="黑体" w:eastAsia="黑体"/>
          <w:b w:val="0"/>
          <w:kern w:val="0"/>
          <w:sz w:val="24"/>
          <w:szCs w:val="24"/>
        </w:rPr>
        <w:t>、违约承诺（格式自定）</w:t>
      </w:r>
    </w:p>
    <w:p w14:paraId="4FBCBC5C">
      <w:pPr>
        <w:pStyle w:val="14"/>
        <w:ind w:firstLine="0"/>
        <w:rPr>
          <w:rFonts w:ascii="宋体" w:hAnsi="宋体" w:eastAsia="宋体" w:cs="宋体"/>
          <w:color w:val="FF0000"/>
          <w:sz w:val="24"/>
        </w:rPr>
      </w:pPr>
      <w:r>
        <w:rPr>
          <w:rFonts w:hint="eastAsia" w:ascii="宋体" w:hAnsi="宋体" w:eastAsia="宋体" w:cs="宋体"/>
          <w:color w:val="FF0000"/>
          <w:sz w:val="24"/>
        </w:rPr>
        <w:t>（特别提示：投标人须按本招标文件评标信息中这一评审因素要求，提供证明资料）</w:t>
      </w:r>
    </w:p>
    <w:p w14:paraId="67CFE31A">
      <w:pPr>
        <w:pStyle w:val="14"/>
        <w:ind w:firstLine="0"/>
        <w:rPr>
          <w:rFonts w:ascii="宋体" w:hAnsi="宋体" w:eastAsia="宋体" w:cs="宋体"/>
          <w:sz w:val="24"/>
        </w:rPr>
      </w:pPr>
    </w:p>
    <w:p w14:paraId="3D22396A">
      <w:pPr>
        <w:pStyle w:val="4"/>
        <w:jc w:val="center"/>
        <w:rPr>
          <w:rFonts w:ascii="黑体" w:eastAsia="黑体"/>
          <w:b w:val="0"/>
          <w:kern w:val="0"/>
          <w:sz w:val="24"/>
          <w:szCs w:val="24"/>
        </w:rPr>
      </w:pPr>
      <w:r>
        <w:rPr>
          <w:rFonts w:hint="eastAsia" w:ascii="黑体" w:eastAsia="黑体"/>
          <w:b w:val="0"/>
          <w:kern w:val="0"/>
          <w:sz w:val="24"/>
          <w:szCs w:val="24"/>
          <w:lang w:val="en-US" w:eastAsia="zh-CN"/>
        </w:rPr>
        <w:t>八</w:t>
      </w:r>
      <w:r>
        <w:rPr>
          <w:rFonts w:hint="eastAsia" w:ascii="黑体" w:eastAsia="黑体"/>
          <w:b w:val="0"/>
          <w:kern w:val="0"/>
          <w:sz w:val="24"/>
          <w:szCs w:val="24"/>
        </w:rPr>
        <w:t>、拟安排的项目负责人情况（仅限1人）（格式自定）</w:t>
      </w:r>
    </w:p>
    <w:p w14:paraId="507573E6">
      <w:pPr>
        <w:pStyle w:val="4"/>
        <w:jc w:val="center"/>
        <w:rPr>
          <w:rFonts w:hint="eastAsia" w:ascii="宋体" w:hAnsi="宋体" w:eastAsia="宋体" w:cs="宋体"/>
          <w:color w:val="FF0000"/>
          <w:sz w:val="24"/>
        </w:rPr>
      </w:pPr>
      <w:r>
        <w:rPr>
          <w:rFonts w:hint="eastAsia" w:ascii="宋体" w:hAnsi="宋体" w:eastAsia="宋体" w:cs="宋体"/>
          <w:color w:val="FF0000"/>
          <w:sz w:val="24"/>
        </w:rPr>
        <w:t>（特别提示：投标人须按本招标文件评标信息中这一评审因素要求，提供证明资料）</w:t>
      </w:r>
    </w:p>
    <w:p w14:paraId="2A207C45">
      <w:pPr>
        <w:pStyle w:val="4"/>
        <w:jc w:val="center"/>
        <w:rPr>
          <w:rFonts w:ascii="黑体" w:eastAsia="黑体"/>
          <w:b w:val="0"/>
          <w:kern w:val="0"/>
          <w:sz w:val="24"/>
          <w:szCs w:val="24"/>
        </w:rPr>
      </w:pPr>
      <w:r>
        <w:rPr>
          <w:rFonts w:hint="eastAsia" w:ascii="黑体" w:eastAsia="黑体"/>
          <w:b w:val="0"/>
          <w:kern w:val="0"/>
          <w:sz w:val="24"/>
          <w:szCs w:val="24"/>
          <w:lang w:val="en-US" w:eastAsia="zh-CN"/>
        </w:rPr>
        <w:t>九</w:t>
      </w:r>
      <w:r>
        <w:rPr>
          <w:rFonts w:hint="eastAsia" w:ascii="黑体" w:eastAsia="黑体"/>
          <w:b w:val="0"/>
          <w:kern w:val="0"/>
          <w:sz w:val="24"/>
          <w:szCs w:val="24"/>
        </w:rPr>
        <w:t>、拟安排服务团队情况（项目负责人除外）（格式自定）</w:t>
      </w:r>
    </w:p>
    <w:p w14:paraId="205533A5">
      <w:pPr>
        <w:pStyle w:val="14"/>
        <w:ind w:firstLine="0"/>
        <w:rPr>
          <w:rFonts w:ascii="宋体" w:hAnsi="宋体" w:eastAsia="宋体" w:cs="宋体"/>
          <w:color w:val="FF0000"/>
          <w:sz w:val="24"/>
        </w:rPr>
      </w:pPr>
      <w:r>
        <w:rPr>
          <w:rFonts w:hint="eastAsia" w:ascii="宋体" w:hAnsi="宋体" w:eastAsia="宋体" w:cs="宋体"/>
          <w:color w:val="FF0000"/>
          <w:sz w:val="24"/>
        </w:rPr>
        <w:t>（特别提示：投标人须按本招标文件评标信息中这一评审因素要求，提供证明资料）</w:t>
      </w:r>
    </w:p>
    <w:p w14:paraId="433D09AB">
      <w:pPr>
        <w:pStyle w:val="14"/>
        <w:ind w:firstLine="0"/>
        <w:rPr>
          <w:rFonts w:ascii="宋体" w:hAnsi="宋体" w:eastAsia="宋体" w:cs="宋体"/>
          <w:color w:val="FF0000"/>
          <w:sz w:val="24"/>
        </w:rPr>
      </w:pPr>
    </w:p>
    <w:p w14:paraId="58FD4ACC">
      <w:pPr>
        <w:pStyle w:val="4"/>
        <w:jc w:val="center"/>
        <w:rPr>
          <w:rFonts w:ascii="黑体" w:eastAsia="黑体"/>
          <w:b w:val="0"/>
          <w:bCs w:val="0"/>
          <w:sz w:val="24"/>
          <w:szCs w:val="20"/>
        </w:rPr>
      </w:pPr>
      <w:r>
        <w:rPr>
          <w:rFonts w:hint="eastAsia" w:ascii="黑体" w:eastAsia="黑体"/>
          <w:b w:val="0"/>
          <w:bCs w:val="0"/>
          <w:sz w:val="24"/>
          <w:szCs w:val="20"/>
          <w:lang w:val="en-US" w:eastAsia="zh-CN"/>
        </w:rPr>
        <w:t>六</w:t>
      </w:r>
      <w:r>
        <w:rPr>
          <w:rFonts w:hint="eastAsia" w:ascii="黑体" w:eastAsia="黑体"/>
          <w:b w:val="0"/>
          <w:bCs w:val="0"/>
          <w:sz w:val="24"/>
          <w:szCs w:val="20"/>
        </w:rPr>
        <w:t>、</w:t>
      </w:r>
      <w:bookmarkStart w:id="52" w:name="_Hlk72062872"/>
      <w:r>
        <w:rPr>
          <w:rFonts w:hint="eastAsia" w:ascii="黑体" w:eastAsia="黑体"/>
          <w:b w:val="0"/>
          <w:bCs w:val="0"/>
          <w:sz w:val="24"/>
          <w:szCs w:val="20"/>
        </w:rPr>
        <w:t>投标人认为需要加以说明的其他内容</w:t>
      </w:r>
      <w:bookmarkEnd w:id="52"/>
    </w:p>
    <w:p w14:paraId="2B0EC4FC">
      <w:pPr>
        <w:widowControl/>
        <w:jc w:val="center"/>
        <w:rPr>
          <w:rFonts w:ascii="黑体" w:hAnsi="宋体" w:eastAsia="黑体"/>
          <w:kern w:val="0"/>
          <w:sz w:val="24"/>
          <w:szCs w:val="20"/>
        </w:rPr>
      </w:pPr>
      <w:r>
        <w:rPr>
          <w:rFonts w:hint="eastAsia" w:ascii="黑体" w:hAnsi="宋体" w:eastAsia="黑体"/>
          <w:kern w:val="0"/>
          <w:sz w:val="24"/>
          <w:szCs w:val="20"/>
        </w:rPr>
        <w:t>（一）</w:t>
      </w:r>
      <w:r>
        <w:rPr>
          <w:rFonts w:hint="eastAsia" w:ascii="黑体" w:hAnsi="宋体" w:eastAsia="黑体"/>
          <w:kern w:val="0"/>
          <w:sz w:val="24"/>
          <w:szCs w:val="20"/>
          <w:highlight w:val="yellow"/>
        </w:rPr>
        <w:t>政府采购违法行为风险知悉确认书</w:t>
      </w:r>
    </w:p>
    <w:p w14:paraId="3965271F">
      <w:pPr>
        <w:widowControl/>
        <w:jc w:val="center"/>
        <w:rPr>
          <w:rFonts w:ascii="黑体" w:hAnsi="宋体" w:eastAsia="黑体"/>
          <w:kern w:val="0"/>
          <w:sz w:val="24"/>
          <w:szCs w:val="20"/>
        </w:rPr>
      </w:pPr>
    </w:p>
    <w:p w14:paraId="51036087">
      <w:pPr>
        <w:ind w:firstLine="482" w:firstLineChars="200"/>
      </w:pPr>
      <w:r>
        <w:rPr>
          <w:rFonts w:hint="eastAsia"/>
          <w:b/>
          <w:bCs/>
          <w:color w:val="auto"/>
          <w:sz w:val="24"/>
          <w:lang w:eastAsia="zh-CN"/>
        </w:rPr>
        <w:t>我</w:t>
      </w:r>
      <w:r>
        <w:rPr>
          <w:rFonts w:hint="eastAsia" w:ascii="Calibri" w:hAnsi="Calibri" w:eastAsia="宋体" w:cs="Times New Roman"/>
          <w:b/>
          <w:bCs/>
          <w:color w:val="auto"/>
          <w:sz w:val="24"/>
          <w:szCs w:val="24"/>
          <w:lang w:val="en-US" w:eastAsia="zh-CN"/>
        </w:rPr>
        <w:t>单位</w:t>
      </w:r>
      <w:r>
        <w:rPr>
          <w:rFonts w:hint="eastAsia" w:eastAsia="宋体"/>
          <w:b/>
          <w:bCs/>
          <w:color w:val="auto"/>
          <w:sz w:val="24"/>
        </w:rPr>
        <w:t>在</w:t>
      </w:r>
      <w:r>
        <w:rPr>
          <w:rFonts w:hint="eastAsia"/>
          <w:b/>
          <w:bCs/>
          <w:color w:val="auto"/>
          <w:sz w:val="24"/>
        </w:rPr>
        <w:t>投标前已充分知悉以下情形为参与政府采购活动时的重大风险事项，并承诺已对下述风险提示事项重点排查，</w:t>
      </w:r>
      <w:r>
        <w:rPr>
          <w:rFonts w:hint="eastAsia" w:eastAsia="宋体" w:cs="Times New Roman"/>
          <w:b/>
          <w:bCs/>
          <w:color w:val="auto"/>
          <w:sz w:val="24"/>
          <w:lang w:val="en-US" w:eastAsia="zh-CN"/>
        </w:rPr>
        <w:t>若存在下述情况，我单位愿意依法承担被记入供应商诚信档案、罚款、取消参与政府采购资格、吊销营业执照等处罚；构成犯罪的，依法承担刑事责任。</w:t>
      </w:r>
    </w:p>
    <w:tbl>
      <w:tblPr>
        <w:tblStyle w:val="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1"/>
        <w:gridCol w:w="7811"/>
      </w:tblGrid>
      <w:tr w14:paraId="74B5A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711" w:type="dxa"/>
          </w:tcPr>
          <w:p w14:paraId="779F63F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序号</w:t>
            </w:r>
          </w:p>
        </w:tc>
        <w:tc>
          <w:tcPr>
            <w:tcW w:w="7811" w:type="dxa"/>
          </w:tcPr>
          <w:p w14:paraId="18EE31B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b/>
                <w:bCs/>
                <w:color w:val="auto"/>
                <w:sz w:val="24"/>
                <w:szCs w:val="24"/>
                <w:highlight w:val="none"/>
                <w:lang w:val="en-US" w:eastAsia="zh-CN"/>
              </w:rPr>
              <w:t>供应商参与投标禁止情形</w:t>
            </w:r>
          </w:p>
        </w:tc>
      </w:tr>
      <w:tr w14:paraId="02AB6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tcPr>
          <w:p w14:paraId="2F753CF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1</w:t>
            </w:r>
          </w:p>
        </w:tc>
        <w:tc>
          <w:tcPr>
            <w:tcW w:w="7811" w:type="dxa"/>
            <w:vAlign w:val="center"/>
          </w:tcPr>
          <w:p w14:paraId="75585CF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与其他投标供应商的法定代表人、主要经营负责人、投标授权代表人、项目负责人、主要技术人员为</w:t>
            </w:r>
            <w:r>
              <w:rPr>
                <w:rFonts w:hint="eastAsia" w:ascii="仿宋_GB2312" w:hAnsi="仿宋_GB2312" w:eastAsia="仿宋_GB2312" w:cs="仿宋_GB2312"/>
                <w:b/>
                <w:bCs/>
                <w:color w:val="auto"/>
                <w:sz w:val="24"/>
                <w:szCs w:val="24"/>
                <w:highlight w:val="none"/>
                <w:lang w:val="en-US" w:eastAsia="zh-CN"/>
              </w:rPr>
              <w:t>同一人、属同一单位或者在同一单位缴纳社会保险</w:t>
            </w:r>
            <w:r>
              <w:rPr>
                <w:rFonts w:hint="eastAsia" w:ascii="仿宋_GB2312" w:hAnsi="仿宋_GB2312" w:eastAsia="仿宋_GB2312" w:cs="仿宋_GB2312"/>
                <w:color w:val="auto"/>
                <w:sz w:val="24"/>
                <w:szCs w:val="24"/>
                <w:highlight w:val="none"/>
                <w:lang w:val="en-US" w:eastAsia="zh-CN"/>
              </w:rPr>
              <w:t>。</w:t>
            </w:r>
          </w:p>
        </w:tc>
      </w:tr>
      <w:tr w14:paraId="3A649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tcPr>
          <w:p w14:paraId="29293FB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2</w:t>
            </w:r>
          </w:p>
        </w:tc>
        <w:tc>
          <w:tcPr>
            <w:tcW w:w="7811" w:type="dxa"/>
            <w:vAlign w:val="center"/>
          </w:tcPr>
          <w:p w14:paraId="6D2C1DA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参与本项目政府采购活动时，与其他投标供应商存在单位负责人为</w:t>
            </w:r>
            <w:r>
              <w:rPr>
                <w:rFonts w:hint="eastAsia" w:ascii="仿宋_GB2312" w:hAnsi="仿宋_GB2312" w:eastAsia="仿宋_GB2312" w:cs="仿宋_GB2312"/>
                <w:b/>
                <w:bCs/>
                <w:color w:val="auto"/>
                <w:sz w:val="24"/>
                <w:szCs w:val="24"/>
                <w:highlight w:val="none"/>
                <w:lang w:val="en-US" w:eastAsia="zh-CN"/>
              </w:rPr>
              <w:t>同一人或直接控股、管理关系</w:t>
            </w:r>
            <w:r>
              <w:rPr>
                <w:rFonts w:hint="eastAsia" w:ascii="仿宋_GB2312" w:hAnsi="仿宋_GB2312" w:eastAsia="仿宋_GB2312" w:cs="仿宋_GB2312"/>
                <w:color w:val="auto"/>
                <w:sz w:val="24"/>
                <w:szCs w:val="24"/>
                <w:highlight w:val="none"/>
                <w:lang w:val="en-US" w:eastAsia="zh-CN"/>
              </w:rPr>
              <w:t>。</w:t>
            </w:r>
          </w:p>
        </w:tc>
      </w:tr>
      <w:tr w14:paraId="07AA7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tcPr>
          <w:p w14:paraId="600F6D5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3</w:t>
            </w:r>
          </w:p>
        </w:tc>
        <w:tc>
          <w:tcPr>
            <w:tcW w:w="7811" w:type="dxa"/>
            <w:vAlign w:val="center"/>
          </w:tcPr>
          <w:p w14:paraId="42B1417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与其他投标供应商的投标文件或部分投标文件</w:t>
            </w:r>
            <w:r>
              <w:rPr>
                <w:rFonts w:hint="eastAsia" w:ascii="仿宋_GB2312" w:hAnsi="仿宋_GB2312" w:eastAsia="仿宋_GB2312" w:cs="仿宋_GB2312"/>
                <w:b/>
                <w:bCs/>
                <w:color w:val="auto"/>
                <w:sz w:val="24"/>
                <w:szCs w:val="24"/>
                <w:highlight w:val="none"/>
                <w:lang w:val="en-US" w:eastAsia="zh-CN"/>
              </w:rPr>
              <w:t>相互混装或存在非正常一致</w:t>
            </w:r>
            <w:r>
              <w:rPr>
                <w:rFonts w:hint="eastAsia" w:ascii="仿宋_GB2312" w:hAnsi="仿宋_GB2312" w:eastAsia="仿宋_GB2312" w:cs="仿宋_GB2312"/>
                <w:color w:val="auto"/>
                <w:sz w:val="24"/>
                <w:szCs w:val="24"/>
                <w:highlight w:val="none"/>
                <w:lang w:val="en-US" w:eastAsia="zh-CN"/>
              </w:rPr>
              <w:t>。</w:t>
            </w:r>
          </w:p>
        </w:tc>
      </w:tr>
      <w:tr w14:paraId="40975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tcPr>
          <w:p w14:paraId="688F4B8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4</w:t>
            </w:r>
          </w:p>
        </w:tc>
        <w:tc>
          <w:tcPr>
            <w:tcW w:w="7811" w:type="dxa"/>
            <w:vAlign w:val="center"/>
          </w:tcPr>
          <w:p w14:paraId="4BE265CF">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_GB2312" w:hAnsi="仿宋_GB2312" w:eastAsia="仿宋_GB2312" w:cs="仿宋_GB2312"/>
                <w:color w:val="auto"/>
                <w:kern w:val="2"/>
                <w:sz w:val="24"/>
                <w:szCs w:val="24"/>
                <w:highlight w:val="none"/>
                <w:lang w:val="en-US" w:eastAsia="zh-CN" w:bidi="ar-SA"/>
              </w:rPr>
            </w:pPr>
            <w:r>
              <w:rPr>
                <w:rFonts w:hint="eastAsia" w:ascii="仿宋_GB2312" w:hAnsi="仿宋_GB2312" w:eastAsia="仿宋_GB2312" w:cs="仿宋_GB2312"/>
                <w:color w:val="auto"/>
                <w:sz w:val="24"/>
                <w:szCs w:val="24"/>
                <w:highlight w:val="none"/>
                <w:lang w:val="en-US" w:eastAsia="zh-CN"/>
              </w:rPr>
              <w:t>与其他投标供应商的投标文件由</w:t>
            </w:r>
            <w:r>
              <w:rPr>
                <w:rFonts w:hint="eastAsia" w:ascii="仿宋_GB2312" w:hAnsi="仿宋_GB2312" w:eastAsia="仿宋_GB2312" w:cs="仿宋_GB2312"/>
                <w:b/>
                <w:bCs/>
                <w:color w:val="auto"/>
                <w:sz w:val="24"/>
                <w:szCs w:val="24"/>
                <w:highlight w:val="none"/>
                <w:lang w:val="en-US" w:eastAsia="zh-CN"/>
              </w:rPr>
              <w:t>同一单位或者同一人编制</w:t>
            </w:r>
            <w:r>
              <w:rPr>
                <w:rFonts w:hint="eastAsia" w:ascii="仿宋_GB2312" w:hAnsi="仿宋_GB2312" w:eastAsia="仿宋_GB2312" w:cs="仿宋_GB2312"/>
                <w:color w:val="auto"/>
                <w:sz w:val="24"/>
                <w:szCs w:val="24"/>
                <w:highlight w:val="none"/>
                <w:lang w:val="en-US" w:eastAsia="zh-CN"/>
              </w:rPr>
              <w:t>，或者使用</w:t>
            </w:r>
            <w:r>
              <w:rPr>
                <w:rFonts w:hint="eastAsia" w:ascii="仿宋_GB2312" w:hAnsi="仿宋_GB2312" w:eastAsia="仿宋_GB2312" w:cs="仿宋_GB2312"/>
                <w:b/>
                <w:bCs/>
                <w:color w:val="auto"/>
                <w:sz w:val="24"/>
                <w:szCs w:val="24"/>
                <w:highlight w:val="none"/>
                <w:lang w:val="en-US" w:eastAsia="zh-CN"/>
              </w:rPr>
              <w:t>同一设备编制</w:t>
            </w:r>
            <w:r>
              <w:rPr>
                <w:rFonts w:hint="eastAsia" w:ascii="仿宋_GB2312" w:hAnsi="仿宋_GB2312" w:eastAsia="仿宋_GB2312" w:cs="仿宋_GB2312"/>
                <w:color w:val="auto"/>
                <w:sz w:val="24"/>
                <w:szCs w:val="24"/>
                <w:highlight w:val="none"/>
                <w:lang w:val="en-US" w:eastAsia="zh-CN"/>
              </w:rPr>
              <w:t>（“文件制作机器码”“文件创建标识码”一致）。</w:t>
            </w:r>
          </w:p>
        </w:tc>
      </w:tr>
      <w:tr w14:paraId="5E6D4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tcPr>
          <w:p w14:paraId="767EFD5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5</w:t>
            </w:r>
          </w:p>
        </w:tc>
        <w:tc>
          <w:tcPr>
            <w:tcW w:w="7811" w:type="dxa"/>
            <w:vAlign w:val="center"/>
          </w:tcPr>
          <w:p w14:paraId="1041E8E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提供</w:t>
            </w:r>
            <w:r>
              <w:rPr>
                <w:rFonts w:hint="eastAsia" w:ascii="仿宋_GB2312" w:hAnsi="仿宋_GB2312" w:eastAsia="仿宋_GB2312" w:cs="仿宋_GB2312"/>
                <w:b/>
                <w:bCs/>
                <w:color w:val="auto"/>
                <w:sz w:val="24"/>
                <w:szCs w:val="24"/>
                <w:highlight w:val="none"/>
                <w:lang w:val="en-US" w:eastAsia="zh-CN"/>
              </w:rPr>
              <w:t>未经出具机构核实</w:t>
            </w:r>
            <w:r>
              <w:rPr>
                <w:rFonts w:hint="eastAsia" w:ascii="仿宋_GB2312" w:hAnsi="仿宋_GB2312" w:eastAsia="仿宋_GB2312" w:cs="仿宋_GB2312"/>
                <w:color w:val="auto"/>
                <w:sz w:val="24"/>
                <w:szCs w:val="24"/>
                <w:highlight w:val="none"/>
                <w:lang w:val="en-US" w:eastAsia="zh-CN"/>
              </w:rPr>
              <w:t>的虚假的检验检测报告、业绩材料、社保缴纳证明、学历学位证书、职称认证证书等材料。</w:t>
            </w:r>
          </w:p>
        </w:tc>
      </w:tr>
      <w:tr w14:paraId="581D8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tcPr>
          <w:p w14:paraId="20238F4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6</w:t>
            </w:r>
          </w:p>
        </w:tc>
        <w:tc>
          <w:tcPr>
            <w:tcW w:w="7811" w:type="dxa"/>
            <w:vAlign w:val="center"/>
          </w:tcPr>
          <w:p w14:paraId="044C8C1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_GB2312" w:hAnsi="仿宋_GB2312" w:eastAsia="仿宋_GB2312" w:cs="仿宋_GB2312"/>
                <w:color w:val="auto"/>
                <w:kern w:val="2"/>
                <w:sz w:val="24"/>
                <w:szCs w:val="24"/>
                <w:highlight w:val="none"/>
                <w:lang w:val="en-US" w:eastAsia="zh-CN" w:bidi="ar-SA"/>
              </w:rPr>
            </w:pPr>
            <w:r>
              <w:rPr>
                <w:rFonts w:hint="eastAsia" w:ascii="仿宋_GB2312" w:hAnsi="仿宋_GB2312" w:eastAsia="仿宋_GB2312" w:cs="仿宋_GB2312"/>
                <w:color w:val="auto"/>
                <w:sz w:val="24"/>
                <w:szCs w:val="24"/>
                <w:highlight w:val="none"/>
                <w:lang w:val="en-US" w:eastAsia="zh-CN"/>
              </w:rPr>
              <w:t>擅自将投标密钥或电子营业执照出借他人使用或未妥善保管。</w:t>
            </w:r>
          </w:p>
        </w:tc>
      </w:tr>
    </w:tbl>
    <w:p w14:paraId="414B5AD3">
      <w:pPr>
        <w:spacing w:before="120" w:beforeLines="50" w:line="380" w:lineRule="exact"/>
        <w:ind w:firstLine="422" w:firstLineChars="200"/>
        <w:rPr>
          <w:b/>
          <w:color w:val="auto"/>
        </w:rPr>
      </w:pPr>
      <w:r>
        <w:rPr>
          <w:rFonts w:hint="eastAsia"/>
          <w:b/>
          <w:color w:val="auto"/>
        </w:rPr>
        <w:t>一、</w:t>
      </w:r>
      <w:r>
        <w:rPr>
          <w:rFonts w:hint="eastAsia"/>
          <w:b/>
          <w:color w:val="auto"/>
          <w:lang w:eastAsia="zh-CN"/>
        </w:rPr>
        <w:t>我</w:t>
      </w:r>
      <w:r>
        <w:rPr>
          <w:rFonts w:hint="eastAsia"/>
          <w:b/>
          <w:color w:val="auto"/>
          <w:lang w:val="en-US" w:eastAsia="zh-CN"/>
        </w:rPr>
        <w:t>单位</w:t>
      </w:r>
      <w:r>
        <w:rPr>
          <w:rFonts w:hint="eastAsia"/>
          <w:b/>
          <w:color w:val="auto"/>
        </w:rPr>
        <w:t>已充分知悉“隐瞒真实情况，提供虚假资料”的法定情形，包括但不限于：</w:t>
      </w:r>
    </w:p>
    <w:p w14:paraId="5C8D54CC">
      <w:pPr>
        <w:spacing w:beforeLines="0" w:line="380" w:lineRule="exact"/>
        <w:ind w:firstLine="420" w:firstLineChars="200"/>
        <w:rPr>
          <w:color w:val="auto"/>
        </w:rPr>
      </w:pPr>
      <w:r>
        <w:rPr>
          <w:rFonts w:hint="eastAsia"/>
          <w:color w:val="auto"/>
        </w:rPr>
        <w:t>（一）通过转让或者租借等方式从其他单位获取资格或者资质证书投标的</w:t>
      </w:r>
      <w:r>
        <w:rPr>
          <w:rFonts w:hint="eastAsia"/>
          <w:color w:val="auto"/>
          <w:highlight w:val="none"/>
        </w:rPr>
        <w:t>。</w:t>
      </w:r>
    </w:p>
    <w:p w14:paraId="05F72422">
      <w:pPr>
        <w:spacing w:beforeLines="0" w:line="380" w:lineRule="exact"/>
        <w:ind w:firstLine="420" w:firstLineChars="200"/>
        <w:rPr>
          <w:color w:val="auto"/>
        </w:rPr>
      </w:pPr>
      <w:r>
        <w:rPr>
          <w:rFonts w:hint="eastAsia"/>
          <w:color w:val="auto"/>
        </w:rPr>
        <w:t>（二）由其他单位或者其他单位负责人在投标供应商编制的投标文件上加盖印章或者签字的。</w:t>
      </w:r>
    </w:p>
    <w:p w14:paraId="33F5EBD0">
      <w:pPr>
        <w:spacing w:beforeLines="0" w:line="380" w:lineRule="exact"/>
        <w:ind w:firstLine="420" w:firstLineChars="200"/>
        <w:rPr>
          <w:color w:val="auto"/>
        </w:rPr>
      </w:pPr>
      <w:r>
        <w:rPr>
          <w:rFonts w:hint="eastAsia"/>
          <w:color w:val="auto"/>
        </w:rPr>
        <w:t>（三）项目负责人或者主要技术人员不是本单位人员的。</w:t>
      </w:r>
    </w:p>
    <w:p w14:paraId="3E6A317F">
      <w:pPr>
        <w:spacing w:beforeLines="0" w:line="380" w:lineRule="exact"/>
        <w:ind w:firstLine="420" w:firstLineChars="200"/>
        <w:rPr>
          <w:color w:val="auto"/>
        </w:rPr>
      </w:pPr>
      <w:r>
        <w:rPr>
          <w:rFonts w:hint="eastAsia"/>
          <w:color w:val="auto"/>
        </w:rPr>
        <w:t>（四）投标保证金不是从投标供应商基本账户转出的。</w:t>
      </w:r>
    </w:p>
    <w:p w14:paraId="2D9DA896">
      <w:pPr>
        <w:spacing w:beforeLines="0" w:line="380" w:lineRule="exact"/>
        <w:ind w:firstLine="420" w:firstLineChars="200"/>
        <w:rPr>
          <w:color w:val="auto"/>
        </w:rPr>
      </w:pPr>
      <w:r>
        <w:rPr>
          <w:rFonts w:hint="eastAsia"/>
          <w:color w:val="auto"/>
        </w:rPr>
        <w:t>（五）其他隐瞒真实情况、提供虚假资料的行为。</w:t>
      </w:r>
    </w:p>
    <w:p w14:paraId="791279FE">
      <w:pPr>
        <w:spacing w:beforeLines="0" w:line="380" w:lineRule="exact"/>
        <w:ind w:firstLine="422" w:firstLineChars="200"/>
        <w:rPr>
          <w:b/>
          <w:color w:val="auto"/>
        </w:rPr>
      </w:pPr>
      <w:r>
        <w:rPr>
          <w:rFonts w:hint="eastAsia"/>
          <w:b/>
          <w:color w:val="auto"/>
        </w:rPr>
        <w:t>二、</w:t>
      </w:r>
      <w:r>
        <w:rPr>
          <w:rFonts w:hint="eastAsia"/>
          <w:b/>
          <w:color w:val="auto"/>
          <w:lang w:eastAsia="zh-CN"/>
        </w:rPr>
        <w:t>我</w:t>
      </w:r>
      <w:r>
        <w:rPr>
          <w:rFonts w:hint="eastAsia"/>
          <w:b/>
          <w:color w:val="auto"/>
          <w:lang w:val="en-US" w:eastAsia="zh-CN"/>
        </w:rPr>
        <w:t>单位</w:t>
      </w:r>
      <w:r>
        <w:rPr>
          <w:rFonts w:hint="eastAsia"/>
          <w:b/>
          <w:color w:val="auto"/>
        </w:rPr>
        <w:t>已充分知悉“与其他采购参加人串通投标”的法定情形，包括但不限于：</w:t>
      </w:r>
    </w:p>
    <w:p w14:paraId="419B58BF">
      <w:pPr>
        <w:spacing w:beforeLines="0" w:line="380" w:lineRule="exact"/>
        <w:ind w:firstLine="420" w:firstLineChars="200"/>
        <w:rPr>
          <w:color w:val="auto"/>
        </w:rPr>
      </w:pPr>
      <w:r>
        <w:rPr>
          <w:rFonts w:hint="eastAsia"/>
          <w:color w:val="auto"/>
        </w:rPr>
        <w:t>（一）投标供应商之间相互约定给予未中标的供应商利益补偿。</w:t>
      </w:r>
    </w:p>
    <w:p w14:paraId="0B60EDFF">
      <w:pPr>
        <w:spacing w:beforeLines="0" w:line="380" w:lineRule="exact"/>
        <w:ind w:firstLine="420" w:firstLineChars="200"/>
        <w:rPr>
          <w:color w:val="auto"/>
        </w:rPr>
      </w:pPr>
      <w:r>
        <w:rPr>
          <w:rFonts w:hint="eastAsia"/>
          <w:color w:val="auto"/>
        </w:rPr>
        <w:t>（二）不同投标供应商的法定代表人、主要经营负责人、项目投标授权代表人、项目负责人、主要技术人员为同一人、属同一单位或者在同一单位缴纳社会保险。</w:t>
      </w:r>
    </w:p>
    <w:p w14:paraId="5607B25B">
      <w:pPr>
        <w:spacing w:beforeLines="0" w:line="340" w:lineRule="exact"/>
        <w:ind w:firstLine="420" w:firstLineChars="200"/>
        <w:rPr>
          <w:color w:val="auto"/>
        </w:rPr>
      </w:pPr>
      <w:r>
        <w:rPr>
          <w:rFonts w:hint="eastAsia"/>
          <w:color w:val="auto"/>
        </w:rPr>
        <w:t>（三）不同投标供应商的投标文件由同一单位或者同一人编制，或者由同一人分阶段参与编制的。</w:t>
      </w:r>
    </w:p>
    <w:p w14:paraId="0BC109AD">
      <w:pPr>
        <w:spacing w:beforeLines="0" w:line="340" w:lineRule="exact"/>
        <w:ind w:firstLine="420" w:firstLineChars="200"/>
        <w:rPr>
          <w:color w:val="auto"/>
        </w:rPr>
      </w:pPr>
      <w:r>
        <w:rPr>
          <w:rFonts w:hint="eastAsia"/>
          <w:color w:val="auto"/>
        </w:rPr>
        <w:t>（四）不同投标供应商的投标文件或部分投标文件相互混装。</w:t>
      </w:r>
    </w:p>
    <w:p w14:paraId="02609C58">
      <w:pPr>
        <w:spacing w:beforeLines="0" w:line="340" w:lineRule="exact"/>
        <w:ind w:firstLine="420" w:firstLineChars="200"/>
        <w:rPr>
          <w:color w:val="auto"/>
        </w:rPr>
      </w:pPr>
      <w:r>
        <w:rPr>
          <w:rFonts w:hint="eastAsia"/>
          <w:color w:val="auto"/>
        </w:rPr>
        <w:t>（五）不同投标供应商的投标文件内容存在非正常一致。</w:t>
      </w:r>
    </w:p>
    <w:p w14:paraId="530125AE">
      <w:pPr>
        <w:spacing w:beforeLines="0" w:line="340" w:lineRule="exact"/>
        <w:ind w:firstLine="420" w:firstLineChars="200"/>
        <w:rPr>
          <w:color w:val="auto"/>
        </w:rPr>
      </w:pPr>
      <w:r>
        <w:rPr>
          <w:rFonts w:hint="eastAsia"/>
          <w:color w:val="auto"/>
        </w:rPr>
        <w:t>（六）由同一单位工作人员为两家以上（含两家）供应商进行同一项投标活动的。</w:t>
      </w:r>
    </w:p>
    <w:p w14:paraId="4192C6F3">
      <w:pPr>
        <w:spacing w:beforeLines="0" w:line="340" w:lineRule="exact"/>
        <w:ind w:firstLine="420" w:firstLineChars="200"/>
        <w:rPr>
          <w:color w:val="auto"/>
        </w:rPr>
      </w:pPr>
      <w:r>
        <w:rPr>
          <w:rFonts w:hint="eastAsia"/>
          <w:color w:val="auto"/>
        </w:rPr>
        <w:t>（七）不同投标人的投标报价呈规律性差异。</w:t>
      </w:r>
    </w:p>
    <w:p w14:paraId="672DC8D3">
      <w:pPr>
        <w:spacing w:beforeLines="0" w:line="340" w:lineRule="exact"/>
        <w:ind w:firstLine="420" w:firstLineChars="200"/>
        <w:rPr>
          <w:color w:val="auto"/>
        </w:rPr>
      </w:pPr>
      <w:r>
        <w:rPr>
          <w:rFonts w:hint="eastAsia"/>
          <w:color w:val="auto"/>
        </w:rPr>
        <w:t>（八）不同投标人的投标保证金从同一单位或者个人的账户转出。</w:t>
      </w:r>
    </w:p>
    <w:p w14:paraId="6BE92B95">
      <w:pPr>
        <w:spacing w:beforeLines="0" w:line="340" w:lineRule="exact"/>
        <w:ind w:firstLine="420" w:firstLineChars="200"/>
        <w:rPr>
          <w:color w:val="auto"/>
        </w:rPr>
      </w:pPr>
      <w:r>
        <w:rPr>
          <w:rFonts w:hint="eastAsia"/>
          <w:color w:val="auto"/>
        </w:rPr>
        <w:t>（九）主管部门依照法律、法规认定的其他情形。</w:t>
      </w:r>
    </w:p>
    <w:p w14:paraId="7339D9A1">
      <w:pPr>
        <w:spacing w:beforeLines="0" w:line="340" w:lineRule="exact"/>
        <w:ind w:firstLine="422" w:firstLineChars="200"/>
        <w:rPr>
          <w:b/>
          <w:color w:val="auto"/>
        </w:rPr>
      </w:pPr>
      <w:r>
        <w:rPr>
          <w:rFonts w:hint="eastAsia"/>
          <w:b/>
          <w:color w:val="auto"/>
        </w:rPr>
        <w:t>三、</w:t>
      </w:r>
      <w:r>
        <w:rPr>
          <w:rFonts w:hint="eastAsia"/>
          <w:b/>
          <w:color w:val="auto"/>
          <w:lang w:eastAsia="zh-CN"/>
        </w:rPr>
        <w:t>我</w:t>
      </w:r>
      <w:r>
        <w:rPr>
          <w:rFonts w:hint="eastAsia"/>
          <w:b/>
          <w:color w:val="auto"/>
          <w:lang w:val="en-US" w:eastAsia="zh-CN"/>
        </w:rPr>
        <w:t>单位</w:t>
      </w:r>
      <w:r>
        <w:rPr>
          <w:rFonts w:hint="eastAsia"/>
          <w:b/>
          <w:color w:val="auto"/>
        </w:rPr>
        <w:t>已充分知悉下列情形</w:t>
      </w:r>
      <w:r>
        <w:rPr>
          <w:rFonts w:hint="eastAsia"/>
          <w:b/>
          <w:color w:val="auto"/>
          <w:lang w:eastAsia="zh-CN"/>
        </w:rPr>
        <w:t>存在</w:t>
      </w:r>
      <w:r>
        <w:rPr>
          <w:rFonts w:hint="eastAsia"/>
          <w:b/>
          <w:color w:val="auto"/>
        </w:rPr>
        <w:t>法律风险，在投标前已对相关风险事项进行排</w:t>
      </w:r>
      <w:r>
        <w:rPr>
          <w:rFonts w:hint="eastAsia"/>
          <w:b/>
          <w:color w:val="auto"/>
          <w:highlight w:val="none"/>
        </w:rPr>
        <w:t>查。</w:t>
      </w:r>
    </w:p>
    <w:p w14:paraId="25F826C8">
      <w:pPr>
        <w:spacing w:beforeLines="0" w:line="340" w:lineRule="exact"/>
        <w:ind w:firstLine="420" w:firstLineChars="200"/>
        <w:rPr>
          <w:b/>
          <w:color w:val="auto"/>
        </w:rPr>
      </w:pPr>
      <w:r>
        <w:rPr>
          <w:rFonts w:hint="eastAsia"/>
          <w:color w:val="auto"/>
        </w:rPr>
        <w:t>（一）对于从其他主体获取的投标资料，</w:t>
      </w:r>
      <w:r>
        <w:rPr>
          <w:rFonts w:hint="eastAsia"/>
          <w:color w:val="auto"/>
          <w:lang w:eastAsia="zh-CN"/>
        </w:rPr>
        <w:t>我</w:t>
      </w:r>
      <w:r>
        <w:rPr>
          <w:rFonts w:hint="eastAsia"/>
          <w:color w:val="auto"/>
          <w:lang w:val="en-US" w:eastAsia="zh-CN"/>
        </w:rPr>
        <w:t>单位</w:t>
      </w:r>
      <w:r>
        <w:rPr>
          <w:rFonts w:hint="eastAsia"/>
          <w:color w:val="auto"/>
        </w:rPr>
        <w:t>应审慎核查，确保</w:t>
      </w:r>
      <w:r>
        <w:rPr>
          <w:rFonts w:hint="eastAsia"/>
          <w:color w:val="auto"/>
          <w:lang w:eastAsia="zh-CN"/>
        </w:rPr>
        <w:t>其</w:t>
      </w:r>
      <w:r>
        <w:rPr>
          <w:rFonts w:hint="eastAsia"/>
          <w:color w:val="auto"/>
        </w:rPr>
        <w:t>真实性。</w:t>
      </w:r>
      <w:r>
        <w:rPr>
          <w:rFonts w:hint="eastAsia"/>
          <w:b/>
          <w:color w:val="auto"/>
        </w:rPr>
        <w:t>如主管部门查实投标文件中存在虚假资料的，无论相关资料是否由第三方或本公司员工提供，均不影响主管部门对供应商存在“隐瞒真实情况，提供虚假资料”违法行为的认定。</w:t>
      </w:r>
    </w:p>
    <w:p w14:paraId="652F5E72">
      <w:pPr>
        <w:spacing w:beforeLines="0" w:line="340" w:lineRule="exact"/>
        <w:ind w:firstLine="420" w:firstLineChars="200"/>
        <w:rPr>
          <w:color w:val="auto"/>
        </w:rPr>
      </w:pPr>
      <w:r>
        <w:rPr>
          <w:rFonts w:hint="eastAsia"/>
          <w:color w:val="auto"/>
        </w:rPr>
        <w:t>（二）对于涉及国家机关出具的公文、证件、证明材料等文件，一旦涉嫌虚假，经查实，主管部门将依法从严处理，并移送有关部门追究法律责任；涉嫌犯罪的，移送司法机关</w:t>
      </w:r>
      <w:r>
        <w:rPr>
          <w:rFonts w:hint="eastAsia"/>
          <w:color w:val="auto"/>
          <w:lang w:eastAsia="zh-CN"/>
        </w:rPr>
        <w:t>处理</w:t>
      </w:r>
      <w:r>
        <w:rPr>
          <w:rFonts w:hint="eastAsia"/>
          <w:color w:val="auto"/>
        </w:rPr>
        <w:t>。</w:t>
      </w:r>
    </w:p>
    <w:p w14:paraId="07F5F4C1">
      <w:pPr>
        <w:spacing w:beforeLines="0" w:line="340" w:lineRule="exact"/>
        <w:ind w:firstLine="420" w:firstLineChars="200"/>
        <w:rPr>
          <w:color w:val="auto"/>
        </w:rPr>
      </w:pPr>
      <w:r>
        <w:rPr>
          <w:rFonts w:hint="eastAsia"/>
          <w:color w:val="auto"/>
        </w:rPr>
        <w:t>（</w:t>
      </w:r>
      <w:r>
        <w:rPr>
          <w:rFonts w:hint="eastAsia"/>
          <w:color w:val="auto"/>
          <w:lang w:eastAsia="zh-CN"/>
        </w:rPr>
        <w:t>三</w:t>
      </w:r>
      <w:r>
        <w:rPr>
          <w:rFonts w:hint="eastAsia"/>
          <w:color w:val="auto"/>
        </w:rPr>
        <w:t>）</w:t>
      </w:r>
      <w:r>
        <w:rPr>
          <w:rFonts w:hint="eastAsia"/>
          <w:color w:val="auto"/>
          <w:lang w:eastAsia="zh-CN"/>
        </w:rPr>
        <w:t>我</w:t>
      </w:r>
      <w:r>
        <w:rPr>
          <w:rFonts w:hint="eastAsia"/>
          <w:color w:val="auto"/>
          <w:lang w:val="en-US" w:eastAsia="zh-CN"/>
        </w:rPr>
        <w:t>单位</w:t>
      </w:r>
      <w:r>
        <w:rPr>
          <w:rFonts w:hint="eastAsia"/>
          <w:color w:val="auto"/>
        </w:rPr>
        <w:t>对投标电子密钥</w:t>
      </w:r>
      <w:r>
        <w:rPr>
          <w:rFonts w:hint="eastAsia"/>
          <w:color w:val="auto"/>
          <w:lang w:eastAsia="zh-CN"/>
        </w:rPr>
        <w:t>或</w:t>
      </w:r>
      <w:r>
        <w:rPr>
          <w:rFonts w:hint="eastAsia"/>
          <w:color w:val="auto"/>
          <w:lang w:val="en-US" w:eastAsia="zh-CN"/>
        </w:rPr>
        <w:t>电子营业执照</w:t>
      </w:r>
      <w:r>
        <w:rPr>
          <w:rFonts w:hint="eastAsia"/>
          <w:color w:val="auto"/>
        </w:rPr>
        <w:t>负有妥善保管、及时变更和续期等主体责任</w:t>
      </w:r>
      <w:r>
        <w:rPr>
          <w:rFonts w:hint="eastAsia"/>
          <w:color w:val="auto"/>
          <w:lang w:eastAsia="zh-CN"/>
        </w:rPr>
        <w:t>；</w:t>
      </w:r>
      <w:r>
        <w:rPr>
          <w:rFonts w:hint="eastAsia"/>
          <w:color w:val="auto"/>
        </w:rPr>
        <w:t>使用电子密钥</w:t>
      </w:r>
      <w:r>
        <w:rPr>
          <w:rFonts w:hint="eastAsia"/>
          <w:color w:val="auto"/>
          <w:lang w:eastAsia="zh-CN"/>
        </w:rPr>
        <w:t>或</w:t>
      </w:r>
      <w:r>
        <w:rPr>
          <w:rFonts w:hint="eastAsia"/>
          <w:color w:val="auto"/>
          <w:lang w:val="en-US" w:eastAsia="zh-CN"/>
        </w:rPr>
        <w:t>电子营业执照</w:t>
      </w:r>
      <w:r>
        <w:rPr>
          <w:rFonts w:hint="eastAsia"/>
          <w:color w:val="auto"/>
        </w:rPr>
        <w:t>在深圳政府采购网站进行的活动，均具有法律效力，须承担相应的法律后果。</w:t>
      </w:r>
      <w:r>
        <w:rPr>
          <w:rFonts w:hint="eastAsia"/>
          <w:color w:val="auto"/>
          <w:lang w:eastAsia="zh-CN"/>
        </w:rPr>
        <w:t>若</w:t>
      </w:r>
      <w:r>
        <w:rPr>
          <w:rFonts w:hint="eastAsia"/>
          <w:b/>
          <w:bCs/>
          <w:color w:val="auto"/>
        </w:rPr>
        <w:t>擅自将投标密钥</w:t>
      </w:r>
      <w:r>
        <w:rPr>
          <w:rFonts w:hint="eastAsia"/>
          <w:b/>
          <w:bCs/>
          <w:color w:val="auto"/>
          <w:lang w:eastAsia="zh-CN"/>
        </w:rPr>
        <w:t>或</w:t>
      </w:r>
      <w:r>
        <w:rPr>
          <w:rFonts w:hint="eastAsia"/>
          <w:b/>
          <w:bCs/>
          <w:color w:val="auto"/>
          <w:lang w:val="en-US" w:eastAsia="zh-CN"/>
        </w:rPr>
        <w:t>电子营业执照</w:t>
      </w:r>
      <w:r>
        <w:rPr>
          <w:rFonts w:hint="eastAsia"/>
          <w:b/>
          <w:bCs/>
          <w:color w:val="auto"/>
        </w:rPr>
        <w:t>出借他人使用所造成的法律后果，由</w:t>
      </w:r>
      <w:r>
        <w:rPr>
          <w:rFonts w:hint="eastAsia"/>
          <w:b/>
          <w:bCs/>
          <w:color w:val="auto"/>
          <w:lang w:eastAsia="zh-CN"/>
        </w:rPr>
        <w:t>我</w:t>
      </w:r>
      <w:r>
        <w:rPr>
          <w:rFonts w:hint="eastAsia"/>
          <w:b/>
          <w:bCs/>
          <w:color w:val="auto"/>
          <w:lang w:val="en-US" w:eastAsia="zh-CN"/>
        </w:rPr>
        <w:t>单位</w:t>
      </w:r>
      <w:r>
        <w:rPr>
          <w:rFonts w:hint="eastAsia"/>
          <w:b/>
          <w:bCs/>
          <w:color w:val="auto"/>
        </w:rPr>
        <w:t>自行承担</w:t>
      </w:r>
      <w:r>
        <w:rPr>
          <w:rFonts w:hint="eastAsia"/>
          <w:color w:val="auto"/>
        </w:rPr>
        <w:t>。</w:t>
      </w:r>
    </w:p>
    <w:p w14:paraId="4BB294A7">
      <w:pPr>
        <w:spacing w:beforeLines="0" w:line="340" w:lineRule="exact"/>
        <w:ind w:firstLine="422" w:firstLineChars="200"/>
        <w:rPr>
          <w:b/>
          <w:color w:val="auto"/>
        </w:rPr>
      </w:pPr>
      <w:r>
        <w:rPr>
          <w:rFonts w:hint="eastAsia"/>
          <w:b/>
          <w:color w:val="auto"/>
        </w:rPr>
        <w:t>四、</w:t>
      </w:r>
      <w:r>
        <w:rPr>
          <w:rFonts w:hint="eastAsia"/>
          <w:b/>
          <w:color w:val="auto"/>
          <w:lang w:eastAsia="zh-CN"/>
        </w:rPr>
        <w:t>我</w:t>
      </w:r>
      <w:r>
        <w:rPr>
          <w:rFonts w:hint="eastAsia"/>
          <w:b/>
          <w:color w:val="auto"/>
          <w:lang w:val="en-US" w:eastAsia="zh-CN"/>
        </w:rPr>
        <w:t>单位</w:t>
      </w:r>
      <w:r>
        <w:rPr>
          <w:rFonts w:hint="eastAsia"/>
          <w:b/>
          <w:color w:val="auto"/>
        </w:rPr>
        <w:t>已充分知悉政府采购违法、违规行为的法律</w:t>
      </w:r>
      <w:r>
        <w:rPr>
          <w:rFonts w:hint="eastAsia"/>
          <w:b/>
          <w:color w:val="auto"/>
          <w:highlight w:val="none"/>
        </w:rPr>
        <w:t>后果。</w:t>
      </w:r>
    </w:p>
    <w:p w14:paraId="07BD8347">
      <w:pPr>
        <w:spacing w:beforeLines="0" w:line="340" w:lineRule="exact"/>
        <w:ind w:firstLine="420" w:firstLineChars="200"/>
        <w:rPr>
          <w:color w:val="auto"/>
          <w:highlight w:val="none"/>
        </w:rPr>
      </w:pPr>
      <w:r>
        <w:rPr>
          <w:rFonts w:hint="eastAsia"/>
          <w:color w:val="auto"/>
        </w:rPr>
        <w:t>经查实，若</w:t>
      </w:r>
      <w:r>
        <w:rPr>
          <w:rFonts w:hint="eastAsia"/>
          <w:color w:val="auto"/>
          <w:lang w:eastAsia="zh-CN"/>
        </w:rPr>
        <w:t>我</w:t>
      </w:r>
      <w:r>
        <w:rPr>
          <w:rFonts w:hint="eastAsia"/>
          <w:color w:val="auto"/>
          <w:lang w:val="en-US" w:eastAsia="zh-CN"/>
        </w:rPr>
        <w:t>单位</w:t>
      </w:r>
      <w:r>
        <w:rPr>
          <w:rFonts w:hint="eastAsia"/>
          <w:color w:val="auto"/>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hint="eastAsia"/>
          <w:color w:val="auto"/>
          <w:highlight w:val="none"/>
        </w:rPr>
        <w:t>分之二十以上千分之三十以下罚款，由市场监管部门依法吊销营业执照。</w:t>
      </w:r>
    </w:p>
    <w:p w14:paraId="1D1F2CB9">
      <w:pPr>
        <w:ind w:firstLine="420" w:firstLineChars="200"/>
        <w:rPr>
          <w:highlight w:val="yellow"/>
        </w:rPr>
      </w:pPr>
      <w:r>
        <w:rPr>
          <w:rFonts w:hint="eastAsia"/>
          <w:color w:val="auto"/>
          <w:highlight w:val="yellow"/>
        </w:rPr>
        <w:t>以下文字请投标供应商抄写并确认：“</w:t>
      </w:r>
      <w:r>
        <w:rPr>
          <w:rFonts w:hint="eastAsia"/>
          <w:color w:val="auto"/>
          <w:highlight w:val="yellow"/>
          <w:lang w:eastAsia="zh-CN"/>
        </w:rPr>
        <w:t>我</w:t>
      </w:r>
      <w:r>
        <w:rPr>
          <w:rFonts w:hint="eastAsia"/>
          <w:color w:val="auto"/>
          <w:highlight w:val="yellow"/>
          <w:lang w:val="en-US" w:eastAsia="zh-CN"/>
        </w:rPr>
        <w:t>单位</w:t>
      </w:r>
      <w:r>
        <w:rPr>
          <w:rFonts w:hint="eastAsia"/>
          <w:color w:val="auto"/>
          <w:highlight w:val="yellow"/>
        </w:rPr>
        <w:t>已仔细阅读《政府采购违法行为风险知悉确认书》，充分知悉违法行为的法律后果，并承诺将严谨、诚信、依法依规参与政府采购活动”。</w:t>
      </w:r>
    </w:p>
    <w:tbl>
      <w:tblPr>
        <w:tblStyle w:val="200"/>
        <w:tblW w:w="8529"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9"/>
      </w:tblGrid>
      <w:tr w14:paraId="6982754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tcPr>
          <w:p w14:paraId="68767D7F">
            <w:pPr>
              <w:autoSpaceDE w:val="0"/>
              <w:autoSpaceDN w:val="0"/>
              <w:spacing w:line="400" w:lineRule="exact"/>
              <w:ind w:firstLine="1866"/>
              <w:rPr>
                <w:rFonts w:ascii="宋体" w:hAnsi="宋体" w:eastAsia="宋体"/>
                <w:spacing w:val="-4"/>
                <w:kern w:val="0"/>
                <w:szCs w:val="21"/>
              </w:rPr>
            </w:pPr>
          </w:p>
        </w:tc>
      </w:tr>
      <w:tr w14:paraId="3C8870F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14:paraId="61E8DB2B">
            <w:pPr>
              <w:autoSpaceDE w:val="0"/>
              <w:autoSpaceDN w:val="0"/>
              <w:spacing w:line="400" w:lineRule="exact"/>
              <w:ind w:firstLine="1866"/>
              <w:rPr>
                <w:rFonts w:ascii="宋体" w:hAnsi="宋体" w:eastAsia="宋体"/>
                <w:spacing w:val="-4"/>
                <w:kern w:val="0"/>
                <w:szCs w:val="21"/>
              </w:rPr>
            </w:pPr>
          </w:p>
        </w:tc>
      </w:tr>
      <w:tr w14:paraId="44EBB19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14:paraId="0C6609C3">
            <w:pPr>
              <w:autoSpaceDE w:val="0"/>
              <w:autoSpaceDN w:val="0"/>
              <w:spacing w:line="400" w:lineRule="exact"/>
              <w:ind w:firstLine="1866"/>
              <w:rPr>
                <w:rFonts w:ascii="宋体" w:hAnsi="宋体" w:eastAsia="宋体"/>
                <w:spacing w:val="-4"/>
                <w:kern w:val="0"/>
                <w:szCs w:val="21"/>
              </w:rPr>
            </w:pPr>
          </w:p>
        </w:tc>
      </w:tr>
      <w:tr w14:paraId="00FB8A3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auto" w:sz="8" w:space="0"/>
              <w:right w:val="nil"/>
            </w:tcBorders>
          </w:tcPr>
          <w:p w14:paraId="2EC4D7D8">
            <w:pPr>
              <w:autoSpaceDE w:val="0"/>
              <w:autoSpaceDN w:val="0"/>
              <w:spacing w:line="400" w:lineRule="exact"/>
              <w:ind w:firstLine="1866"/>
              <w:rPr>
                <w:rFonts w:ascii="宋体" w:hAnsi="宋体" w:eastAsia="宋体"/>
                <w:spacing w:val="-4"/>
                <w:kern w:val="0"/>
                <w:szCs w:val="21"/>
              </w:rPr>
            </w:pPr>
          </w:p>
        </w:tc>
      </w:tr>
    </w:tbl>
    <w:p w14:paraId="2F8DC254">
      <w:pPr>
        <w:widowControl/>
        <w:wordWrap w:val="0"/>
        <w:autoSpaceDE w:val="0"/>
        <w:autoSpaceDN w:val="0"/>
        <w:spacing w:beforeLines="0" w:line="340" w:lineRule="exact"/>
        <w:ind w:right="808" w:firstLine="404" w:firstLineChars="200"/>
        <w:jc w:val="right"/>
        <w:rPr>
          <w:rFonts w:ascii="宋体" w:hAnsi="宋体" w:eastAsia="宋体"/>
          <w:color w:val="auto"/>
          <w:spacing w:val="-4"/>
          <w:kern w:val="0"/>
          <w:szCs w:val="21"/>
          <w:u w:val="single"/>
        </w:rPr>
      </w:pPr>
      <w:r>
        <w:rPr>
          <w:rFonts w:hint="eastAsia" w:ascii="宋体" w:hAnsi="宋体" w:eastAsia="宋体"/>
          <w:color w:val="auto"/>
          <w:spacing w:val="-4"/>
          <w:kern w:val="0"/>
          <w:szCs w:val="21"/>
          <w:lang w:eastAsia="zh-CN"/>
        </w:rPr>
        <w:t>单位</w:t>
      </w:r>
      <w:r>
        <w:rPr>
          <w:rFonts w:hint="eastAsia" w:ascii="宋体" w:hAnsi="宋体" w:eastAsia="宋体"/>
          <w:color w:val="auto"/>
          <w:spacing w:val="-4"/>
          <w:kern w:val="0"/>
          <w:szCs w:val="21"/>
        </w:rPr>
        <w:t>负责人签名：</w:t>
      </w:r>
      <w:r>
        <w:rPr>
          <w:rFonts w:hint="eastAsia" w:ascii="宋体" w:hAnsi="宋体" w:eastAsia="宋体"/>
          <w:color w:val="auto"/>
          <w:spacing w:val="-4"/>
          <w:kern w:val="0"/>
          <w:szCs w:val="21"/>
          <w:u w:val="single"/>
        </w:rPr>
        <w:t xml:space="preserve">              </w:t>
      </w:r>
    </w:p>
    <w:p w14:paraId="6E34224F">
      <w:pPr>
        <w:widowControl/>
        <w:wordWrap w:val="0"/>
        <w:autoSpaceDE w:val="0"/>
        <w:autoSpaceDN w:val="0"/>
        <w:spacing w:beforeLines="0" w:line="340" w:lineRule="exact"/>
        <w:ind w:right="808" w:firstLine="404" w:firstLineChars="200"/>
        <w:jc w:val="center"/>
        <w:rPr>
          <w:rFonts w:ascii="宋体" w:hAnsi="宋体" w:eastAsia="宋体"/>
          <w:color w:val="auto"/>
          <w:spacing w:val="-4"/>
          <w:kern w:val="0"/>
          <w:szCs w:val="21"/>
          <w:u w:val="single"/>
        </w:rPr>
      </w:pPr>
      <w:r>
        <w:rPr>
          <w:rFonts w:hint="eastAsia" w:ascii="宋体" w:hAnsi="宋体" w:eastAsia="宋体"/>
          <w:color w:val="auto"/>
          <w:spacing w:val="-4"/>
          <w:kern w:val="0"/>
          <w:szCs w:val="21"/>
          <w:lang w:val="en-US" w:eastAsia="zh-CN"/>
        </w:rPr>
        <w:t xml:space="preserve">                                 </w:t>
      </w:r>
      <w:r>
        <w:rPr>
          <w:rFonts w:hint="eastAsia" w:ascii="宋体" w:hAnsi="宋体" w:eastAsia="宋体"/>
          <w:color w:val="auto"/>
          <w:spacing w:val="-4"/>
          <w:kern w:val="0"/>
          <w:szCs w:val="21"/>
          <w:lang w:eastAsia="zh-CN"/>
        </w:rPr>
        <w:t>（加盖</w:t>
      </w:r>
      <w:r>
        <w:rPr>
          <w:rFonts w:hint="eastAsia" w:ascii="宋体" w:hAnsi="宋体" w:eastAsia="宋体"/>
          <w:color w:val="auto"/>
          <w:spacing w:val="-4"/>
          <w:kern w:val="0"/>
          <w:szCs w:val="21"/>
        </w:rPr>
        <w:t>公章</w:t>
      </w:r>
      <w:r>
        <w:rPr>
          <w:rFonts w:hint="eastAsia" w:ascii="宋体" w:hAnsi="宋体" w:eastAsia="宋体"/>
          <w:color w:val="auto"/>
          <w:spacing w:val="-4"/>
          <w:kern w:val="0"/>
          <w:szCs w:val="21"/>
          <w:lang w:eastAsia="zh-CN"/>
        </w:rPr>
        <w:t>）</w:t>
      </w:r>
    </w:p>
    <w:p w14:paraId="4A1ABF6F">
      <w:pPr>
        <w:widowControl/>
        <w:wordWrap w:val="0"/>
        <w:autoSpaceDE w:val="0"/>
        <w:autoSpaceDN w:val="0"/>
        <w:spacing w:beforeLines="0" w:line="340" w:lineRule="exact"/>
        <w:ind w:right="808" w:firstLine="404" w:firstLineChars="200"/>
        <w:jc w:val="right"/>
        <w:rPr>
          <w:rFonts w:ascii="宋体" w:hAnsi="宋体" w:eastAsia="宋体"/>
          <w:color w:val="auto"/>
          <w:spacing w:val="-4"/>
          <w:kern w:val="0"/>
          <w:szCs w:val="21"/>
          <w:u w:val="single"/>
        </w:rPr>
      </w:pPr>
      <w:r>
        <w:rPr>
          <w:rFonts w:hint="eastAsia" w:ascii="宋体" w:hAnsi="宋体" w:eastAsia="宋体"/>
          <w:color w:val="auto"/>
          <w:spacing w:val="-4"/>
          <w:kern w:val="0"/>
          <w:szCs w:val="21"/>
        </w:rPr>
        <w:t xml:space="preserve">     日期：</w:t>
      </w:r>
      <w:r>
        <w:rPr>
          <w:rFonts w:hint="eastAsia" w:ascii="宋体" w:hAnsi="宋体" w:eastAsia="宋体"/>
          <w:color w:val="auto"/>
          <w:spacing w:val="-4"/>
          <w:kern w:val="0"/>
          <w:szCs w:val="21"/>
          <w:u w:val="single"/>
        </w:rPr>
        <w:t xml:space="preserve">              </w:t>
      </w:r>
    </w:p>
    <w:p w14:paraId="004929B5">
      <w:pPr>
        <w:widowControl/>
        <w:autoSpaceDE w:val="0"/>
        <w:autoSpaceDN w:val="0"/>
        <w:spacing w:beforeLines="0" w:line="340" w:lineRule="exact"/>
        <w:ind w:firstLine="406" w:firstLineChars="200"/>
        <w:jc w:val="left"/>
        <w:rPr>
          <w:rFonts w:hint="eastAsia" w:ascii="宋体" w:hAnsi="宋体" w:eastAsia="宋体"/>
          <w:b/>
          <w:bCs/>
          <w:color w:val="auto"/>
          <w:spacing w:val="-4"/>
          <w:kern w:val="0"/>
          <w:szCs w:val="21"/>
        </w:rPr>
      </w:pPr>
    </w:p>
    <w:p w14:paraId="5B195E29">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06" w:firstLineChars="200"/>
        <w:jc w:val="left"/>
        <w:textAlignment w:val="auto"/>
        <w:rPr>
          <w:rFonts w:hint="eastAsia" w:ascii="宋体" w:hAnsi="宋体" w:eastAsia="宋体" w:cs="宋体"/>
          <w:b/>
          <w:bCs/>
          <w:color w:val="FF0000"/>
          <w:spacing w:val="-4"/>
          <w:kern w:val="0"/>
          <w:szCs w:val="21"/>
          <w:highlight w:val="none"/>
        </w:rPr>
      </w:pPr>
      <w:r>
        <w:rPr>
          <w:rFonts w:hint="eastAsia" w:ascii="宋体" w:hAnsi="宋体" w:eastAsia="宋体" w:cs="宋体"/>
          <w:b/>
          <w:bCs/>
          <w:color w:val="FF0000"/>
          <w:spacing w:val="-4"/>
          <w:kern w:val="0"/>
          <w:szCs w:val="21"/>
        </w:rPr>
        <w:t>注：</w:t>
      </w:r>
      <w:r>
        <w:rPr>
          <w:rFonts w:hint="eastAsia" w:ascii="宋体" w:hAnsi="宋体" w:eastAsia="宋体" w:cs="宋体"/>
          <w:b/>
          <w:bCs/>
          <w:color w:val="FF0000"/>
          <w:spacing w:val="-4"/>
          <w:kern w:val="0"/>
          <w:szCs w:val="21"/>
          <w:lang w:val="en-US" w:eastAsia="zh-CN"/>
        </w:rPr>
        <w:t>1.</w:t>
      </w:r>
      <w:r>
        <w:rPr>
          <w:rFonts w:hint="eastAsia" w:ascii="宋体" w:hAnsi="宋体" w:eastAsia="宋体" w:cs="宋体"/>
          <w:b/>
          <w:bCs/>
          <w:color w:val="FF0000"/>
          <w:spacing w:val="-4"/>
          <w:kern w:val="0"/>
          <w:szCs w:val="21"/>
          <w:lang w:eastAsia="zh-CN"/>
        </w:rPr>
        <w:t>《</w:t>
      </w:r>
      <w:r>
        <w:rPr>
          <w:rFonts w:hint="eastAsia" w:ascii="宋体" w:hAnsi="宋体" w:eastAsia="宋体" w:cs="宋体"/>
          <w:b/>
          <w:bCs/>
          <w:color w:val="FF0000"/>
          <w:spacing w:val="-4"/>
          <w:kern w:val="0"/>
          <w:szCs w:val="21"/>
          <w:lang w:val="en-US" w:eastAsia="zh-CN"/>
        </w:rPr>
        <w:t>政府采购违法行为风险知悉确认书</w:t>
      </w:r>
      <w:r>
        <w:rPr>
          <w:rFonts w:hint="eastAsia" w:ascii="宋体" w:hAnsi="宋体" w:eastAsia="宋体" w:cs="宋体"/>
          <w:b/>
          <w:bCs/>
          <w:color w:val="FF0000"/>
          <w:spacing w:val="-4"/>
          <w:kern w:val="0"/>
          <w:szCs w:val="21"/>
          <w:lang w:eastAsia="zh-CN"/>
        </w:rPr>
        <w:t>》需由</w:t>
      </w:r>
      <w:r>
        <w:rPr>
          <w:rFonts w:hint="eastAsia" w:ascii="宋体" w:hAnsi="宋体" w:eastAsia="宋体" w:cs="宋体"/>
          <w:b/>
          <w:bCs/>
          <w:color w:val="FF0000"/>
          <w:spacing w:val="-4"/>
          <w:kern w:val="0"/>
          <w:szCs w:val="21"/>
        </w:rPr>
        <w:t>投标供应商负责人签字并加盖单位公章后，扫描上传至投标文件</w:t>
      </w:r>
      <w:r>
        <w:rPr>
          <w:rFonts w:hint="eastAsia" w:ascii="宋体" w:hAnsi="宋体" w:eastAsia="宋体" w:cs="宋体"/>
          <w:b/>
          <w:bCs/>
          <w:color w:val="FF0000"/>
          <w:spacing w:val="-4"/>
          <w:kern w:val="0"/>
          <w:szCs w:val="21"/>
          <w:highlight w:val="none"/>
        </w:rPr>
        <w:t>一并提交。</w:t>
      </w:r>
    </w:p>
    <w:p w14:paraId="36AFFA15">
      <w:pPr>
        <w:widowControl/>
        <w:autoSpaceDE w:val="0"/>
        <w:autoSpaceDN w:val="0"/>
        <w:spacing w:line="400" w:lineRule="exact"/>
        <w:ind w:firstLine="406" w:firstLineChars="200"/>
        <w:jc w:val="left"/>
        <w:rPr>
          <w:rFonts w:hint="eastAsia" w:ascii="宋体" w:hAnsi="宋体" w:eastAsia="宋体"/>
          <w:b/>
          <w:bCs/>
          <w:color w:val="FF0000"/>
          <w:spacing w:val="-4"/>
          <w:kern w:val="0"/>
          <w:szCs w:val="21"/>
        </w:rPr>
      </w:pPr>
      <w:r>
        <w:rPr>
          <w:rFonts w:hint="eastAsia" w:ascii="宋体" w:hAnsi="宋体" w:cs="宋体"/>
          <w:b/>
          <w:bCs/>
          <w:color w:val="FF0000"/>
          <w:spacing w:val="-4"/>
          <w:kern w:val="0"/>
          <w:szCs w:val="21"/>
          <w:highlight w:val="none"/>
          <w:lang w:val="en-US" w:eastAsia="zh-CN"/>
        </w:rPr>
        <w:t>2.</w:t>
      </w:r>
      <w:r>
        <w:rPr>
          <w:rFonts w:hint="eastAsia" w:ascii="宋体" w:hAnsi="宋体" w:cs="宋体"/>
          <w:b/>
          <w:bCs/>
          <w:color w:val="FF0000"/>
          <w:spacing w:val="-4"/>
          <w:kern w:val="0"/>
          <w:szCs w:val="21"/>
          <w:highlight w:val="none"/>
        </w:rPr>
        <w:t>根据《深圳市财政局关于在采购文件及深圳政府采购智慧平台增设供应商投标特别警示条款等事宜的通知》（深财购〔2025〕7号）</w:t>
      </w:r>
      <w:r>
        <w:rPr>
          <w:rFonts w:hint="eastAsia" w:ascii="宋体" w:hAnsi="宋体" w:cs="宋体"/>
          <w:b/>
          <w:bCs/>
          <w:color w:val="FF0000"/>
          <w:spacing w:val="-4"/>
          <w:kern w:val="0"/>
          <w:szCs w:val="21"/>
          <w:highlight w:val="none"/>
          <w:lang w:val="en-US" w:eastAsia="zh-CN"/>
        </w:rPr>
        <w:t>的要求</w:t>
      </w:r>
      <w:r>
        <w:rPr>
          <w:rFonts w:hint="eastAsia" w:ascii="宋体" w:hAnsi="宋体" w:cs="宋体"/>
          <w:b/>
          <w:bCs/>
          <w:color w:val="FF0000"/>
          <w:spacing w:val="-4"/>
          <w:kern w:val="0"/>
          <w:szCs w:val="21"/>
          <w:highlight w:val="none"/>
        </w:rPr>
        <w:t>，</w:t>
      </w:r>
      <w:r>
        <w:rPr>
          <w:rFonts w:hint="eastAsia" w:ascii="宋体" w:hAnsi="宋体" w:eastAsia="宋体" w:cs="宋体"/>
          <w:b/>
          <w:bCs/>
          <w:color w:val="FF0000"/>
          <w:spacing w:val="-4"/>
          <w:kern w:val="0"/>
          <w:szCs w:val="21"/>
          <w:lang w:eastAsia="zh-CN"/>
        </w:rPr>
        <w:t>《</w:t>
      </w:r>
      <w:r>
        <w:rPr>
          <w:rFonts w:hint="eastAsia" w:ascii="宋体" w:hAnsi="宋体" w:eastAsia="宋体" w:cs="宋体"/>
          <w:b/>
          <w:bCs/>
          <w:color w:val="FF0000"/>
          <w:spacing w:val="-4"/>
          <w:kern w:val="0"/>
          <w:szCs w:val="21"/>
          <w:lang w:val="en-US" w:eastAsia="zh-CN"/>
        </w:rPr>
        <w:t>政府采购违法行为风险知悉确认书</w:t>
      </w:r>
      <w:r>
        <w:rPr>
          <w:rFonts w:hint="eastAsia" w:ascii="宋体" w:hAnsi="宋体" w:eastAsia="宋体" w:cs="宋体"/>
          <w:b/>
          <w:bCs/>
          <w:color w:val="FF0000"/>
          <w:spacing w:val="-4"/>
          <w:kern w:val="0"/>
          <w:szCs w:val="21"/>
          <w:lang w:eastAsia="zh-CN"/>
        </w:rPr>
        <w:t>》</w:t>
      </w:r>
      <w:r>
        <w:rPr>
          <w:rFonts w:hint="eastAsia" w:ascii="宋体" w:hAnsi="宋体" w:cs="宋体"/>
          <w:b/>
          <w:bCs/>
          <w:color w:val="FF0000"/>
          <w:spacing w:val="-4"/>
          <w:kern w:val="0"/>
          <w:szCs w:val="21"/>
          <w:highlight w:val="none"/>
        </w:rPr>
        <w:t>用于对供应商违法行为的提醒，不作为供应商资格性审查及符合性审查条件。</w:t>
      </w:r>
      <w:r>
        <w:rPr>
          <w:rFonts w:hint="eastAsia" w:ascii="宋体" w:hAnsi="宋体" w:eastAsia="宋体"/>
          <w:b/>
          <w:bCs/>
          <w:color w:val="FF0000"/>
          <w:spacing w:val="-4"/>
          <w:kern w:val="0"/>
          <w:szCs w:val="21"/>
        </w:rPr>
        <w:t xml:space="preserve">     </w:t>
      </w:r>
    </w:p>
    <w:p w14:paraId="71BD08F4">
      <w:pPr>
        <w:widowControl/>
        <w:autoSpaceDE w:val="0"/>
        <w:autoSpaceDN w:val="0"/>
        <w:spacing w:line="400" w:lineRule="exact"/>
        <w:ind w:right="1414" w:firstLine="480" w:firstLineChars="200"/>
        <w:jc w:val="right"/>
        <w:rPr>
          <w:rFonts w:eastAsia="宋体"/>
          <w:kern w:val="0"/>
          <w:sz w:val="24"/>
        </w:rPr>
      </w:pPr>
    </w:p>
    <w:p w14:paraId="5D6BBFCF">
      <w:pPr>
        <w:jc w:val="center"/>
        <w:rPr>
          <w:rFonts w:hint="eastAsia" w:ascii="黑体" w:eastAsia="黑体"/>
          <w:b w:val="0"/>
          <w:bCs w:val="0"/>
          <w:sz w:val="24"/>
          <w:szCs w:val="20"/>
          <w:lang w:val="en-US" w:eastAsia="zh-CN"/>
        </w:rPr>
      </w:pPr>
      <w:r>
        <w:rPr>
          <w:rFonts w:hint="eastAsia" w:ascii="黑体" w:eastAsia="黑体"/>
          <w:b w:val="0"/>
          <w:bCs w:val="0"/>
          <w:sz w:val="24"/>
          <w:szCs w:val="20"/>
          <w:lang w:val="en-US" w:eastAsia="zh-CN"/>
        </w:rPr>
        <w:t>（二）订单融资情况</w:t>
      </w:r>
    </w:p>
    <w:p w14:paraId="4435EE9B">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ascii="宋体" w:hAnsi="宋体" w:cs="宋体"/>
          <w:b/>
          <w:bCs/>
        </w:rPr>
      </w:pPr>
      <w:r>
        <w:rPr>
          <w:rFonts w:hint="eastAsia" w:ascii="宋体" w:hAnsi="宋体" w:cs="宋体"/>
          <w:b/>
          <w:bCs/>
          <w:lang w:val="en-US" w:eastAsia="zh-CN"/>
        </w:rPr>
        <w:t>1</w:t>
      </w:r>
      <w:r>
        <w:rPr>
          <w:rFonts w:hint="eastAsia" w:ascii="宋体" w:hAnsi="宋体" w:cs="宋体"/>
          <w:b/>
          <w:bCs/>
          <w:lang w:eastAsia="zh-CN"/>
        </w:rPr>
        <w:t>、</w:t>
      </w:r>
      <w:r>
        <w:rPr>
          <w:rFonts w:hint="eastAsia" w:ascii="宋体" w:hAnsi="宋体" w:cs="宋体"/>
          <w:b/>
          <w:bCs/>
        </w:rPr>
        <w:t>关于政府采购订单融资政策</w:t>
      </w:r>
    </w:p>
    <w:p w14:paraId="395B7E9E">
      <w:pPr>
        <w:pStyle w:val="21"/>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Times New Roman"/>
          <w:b w:val="0"/>
          <w:bCs/>
          <w:kern w:val="2"/>
          <w:sz w:val="21"/>
          <w:szCs w:val="21"/>
          <w:lang w:val="en-US" w:eastAsia="zh-CN" w:bidi="ar-SA"/>
        </w:rPr>
      </w:pPr>
      <w:r>
        <w:rPr>
          <w:rFonts w:hint="eastAsia" w:ascii="Times New Roman" w:hAnsi="Times New Roman" w:eastAsia="宋体" w:cs="Times New Roman"/>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14:paraId="0AC042B7">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hint="eastAsia" w:ascii="宋体" w:hAnsi="宋体" w:cs="宋体"/>
          <w:b/>
          <w:bCs/>
          <w:lang w:val="en-US" w:eastAsia="zh-CN"/>
        </w:rPr>
      </w:pPr>
      <w:r>
        <w:rPr>
          <w:rFonts w:hint="eastAsia" w:ascii="宋体" w:hAnsi="宋体" w:cs="宋体"/>
          <w:b/>
          <w:bCs/>
          <w:lang w:val="en-US" w:eastAsia="zh-CN"/>
        </w:rPr>
        <w:t>2</w:t>
      </w:r>
      <w:r>
        <w:rPr>
          <w:rFonts w:hint="eastAsia" w:ascii="宋体" w:hAnsi="宋体" w:cs="宋体"/>
          <w:b/>
          <w:bCs/>
          <w:lang w:eastAsia="zh-CN"/>
        </w:rPr>
        <w:t>、</w:t>
      </w:r>
      <w:r>
        <w:rPr>
          <w:rFonts w:hint="eastAsia" w:ascii="宋体" w:hAnsi="宋体" w:cs="宋体"/>
          <w:b/>
          <w:bCs/>
          <w:lang w:val="en-US" w:eastAsia="zh-CN"/>
        </w:rPr>
        <w:t>供应商账户信息</w:t>
      </w:r>
    </w:p>
    <w:p w14:paraId="08D52E51">
      <w:pPr>
        <w:ind w:left="420" w:leftChars="200" w:firstLine="21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hint="eastAsia" w:eastAsia="宋体"/>
          <w:szCs w:val="21"/>
          <w:lang w:eastAsia="zh-CN"/>
        </w:rPr>
        <w:t>；</w:t>
      </w:r>
      <w:r>
        <w:rPr>
          <w:rFonts w:hint="eastAsia"/>
          <w:szCs w:val="21"/>
        </w:rPr>
        <w:t xml:space="preserve">  </w:t>
      </w:r>
    </w:p>
    <w:p w14:paraId="441BBB86">
      <w:pPr>
        <w:ind w:left="420" w:leftChars="200" w:firstLine="21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hint="eastAsia" w:ascii="Times New Roman" w:eastAsia="宋体"/>
          <w:szCs w:val="21"/>
          <w:u w:val="thick"/>
          <w:lang w:val="en-US" w:eastAsia="zh-CN"/>
        </w:rPr>
        <w:t xml:space="preserve">          </w:t>
      </w:r>
      <w:r>
        <w:rPr>
          <w:rFonts w:hint="eastAsia"/>
          <w:szCs w:val="21"/>
          <w:u w:val="thick"/>
          <w:lang w:val="en-US" w:eastAsia="zh-CN"/>
        </w:rPr>
        <w:t xml:space="preserve"> </w:t>
      </w:r>
      <w:r>
        <w:rPr>
          <w:rFonts w:hint="eastAsia" w:ascii="Times New Roman" w:eastAsia="宋体"/>
          <w:szCs w:val="21"/>
          <w:u w:val="thick"/>
          <w:lang w:val="en-US" w:eastAsia="zh-CN"/>
        </w:rPr>
        <w:t xml:space="preserve">  </w:t>
      </w:r>
      <w:r>
        <w:rPr>
          <w:rFonts w:hint="eastAsia" w:eastAsia="宋体"/>
          <w:szCs w:val="21"/>
          <w:u w:val="none"/>
          <w:lang w:eastAsia="zh-CN"/>
        </w:rPr>
        <w:t>；</w:t>
      </w:r>
    </w:p>
    <w:p w14:paraId="643A6AC5">
      <w:pPr>
        <w:ind w:left="420" w:leftChars="200" w:firstLine="210" w:firstLineChars="100"/>
        <w:rPr>
          <w:rFonts w:hint="eastAsia"/>
          <w:szCs w:val="21"/>
          <w:u w:val="none"/>
          <w:lang w:eastAsia="zh-CN"/>
        </w:rPr>
      </w:pPr>
      <w:r>
        <w:rPr>
          <w:rFonts w:hint="eastAsia"/>
          <w:szCs w:val="21"/>
        </w:rPr>
        <w:t>法定代表人（负责人）或其</w:t>
      </w:r>
      <w:r>
        <w:rPr>
          <w:rFonts w:hint="eastAsia" w:ascii="Times New Roman" w:eastAsia="宋体"/>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eastAsia="宋体"/>
          <w:szCs w:val="21"/>
          <w:u w:val="none"/>
          <w:lang w:eastAsia="zh-CN"/>
        </w:rPr>
        <w:t>；</w:t>
      </w:r>
    </w:p>
    <w:p w14:paraId="01B59FE2">
      <w:pPr>
        <w:ind w:left="420" w:leftChars="200" w:firstLine="21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hint="eastAsia" w:ascii="Times New Roman" w:eastAsia="宋体"/>
          <w:szCs w:val="21"/>
          <w:u w:val="thick"/>
          <w:lang w:val="en-US" w:eastAsia="zh-CN"/>
        </w:rPr>
        <w:t xml:space="preserve">          </w:t>
      </w:r>
      <w:r>
        <w:rPr>
          <w:rFonts w:hint="eastAsia"/>
          <w:szCs w:val="21"/>
          <w:u w:val="thick"/>
          <w:lang w:val="en-US" w:eastAsia="zh-CN"/>
        </w:rPr>
        <w:t xml:space="preserve"> </w:t>
      </w:r>
      <w:r>
        <w:rPr>
          <w:rFonts w:hint="eastAsia" w:ascii="Times New Roman" w:eastAsia="宋体"/>
          <w:szCs w:val="21"/>
          <w:u w:val="thick"/>
          <w:lang w:val="en-US" w:eastAsia="zh-CN"/>
        </w:rPr>
        <w:t xml:space="preserve">  </w:t>
      </w:r>
      <w:r>
        <w:rPr>
          <w:rFonts w:hint="eastAsia" w:eastAsia="宋体"/>
          <w:szCs w:val="21"/>
          <w:u w:val="none"/>
          <w:lang w:eastAsia="zh-CN"/>
        </w:rPr>
        <w:t>；</w:t>
      </w:r>
    </w:p>
    <w:p w14:paraId="715F4134">
      <w:pPr>
        <w:ind w:left="420" w:leftChars="200" w:firstLine="210" w:firstLineChars="100"/>
        <w:rPr>
          <w:rFonts w:hint="eastAsia"/>
          <w:szCs w:val="21"/>
          <w:u w:val="none"/>
          <w:lang w:eastAsia="zh-CN"/>
        </w:rPr>
      </w:pPr>
      <w:r>
        <w:rPr>
          <w:rFonts w:hint="eastAsia" w:ascii="Times New Roman" w:eastAsia="宋体"/>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eastAsia="宋体"/>
          <w:szCs w:val="21"/>
          <w:u w:val="none"/>
          <w:lang w:eastAsia="zh-CN"/>
        </w:rPr>
        <w:t>；</w:t>
      </w:r>
    </w:p>
    <w:p w14:paraId="29901224">
      <w:pPr>
        <w:ind w:left="420" w:leftChars="200" w:firstLine="21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14:paraId="7C3DEEF4">
      <w:pPr>
        <w:ind w:left="420" w:leftChars="200" w:firstLine="21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14:paraId="066F4047">
      <w:pPr>
        <w:ind w:left="420" w:leftChars="200" w:firstLine="210" w:firstLineChars="100"/>
        <w:rPr>
          <w:rFonts w:hint="eastAsia"/>
          <w:szCs w:val="21"/>
          <w:u w:val="none"/>
        </w:rPr>
      </w:pPr>
      <w:r>
        <w:rPr>
          <w:rFonts w:hint="eastAsia"/>
          <w:szCs w:val="21"/>
          <w:u w:val="none"/>
        </w:rPr>
        <w:t xml:space="preserve"> </w:t>
      </w:r>
      <w:r>
        <w:rPr>
          <w:rFonts w:hint="eastAsia" w:ascii="宋体" w:hAnsi="宋体" w:eastAsia="宋体"/>
          <w:b/>
          <w:bCs/>
          <w:color w:val="FF0000"/>
          <w:spacing w:val="-4"/>
          <w:kern w:val="0"/>
          <w:szCs w:val="21"/>
          <w:lang w:val="en-US" w:eastAsia="zh-CN"/>
        </w:rPr>
        <w:t>注：本项填写内容作为订单融资开展的参考信息，</w:t>
      </w:r>
      <w:r>
        <w:rPr>
          <w:rFonts w:hint="eastAsia" w:ascii="宋体" w:hAnsi="宋体" w:eastAsia="宋体"/>
          <w:b/>
          <w:bCs/>
          <w:color w:val="FF0000"/>
          <w:spacing w:val="-4"/>
          <w:kern w:val="0"/>
          <w:szCs w:val="21"/>
        </w:rPr>
        <w:t>不作为供应商资格性审查及符合性审查条件。</w:t>
      </w:r>
    </w:p>
    <w:p w14:paraId="291D37DA">
      <w:pPr>
        <w:widowControl/>
        <w:autoSpaceDE w:val="0"/>
        <w:autoSpaceDN w:val="0"/>
        <w:spacing w:line="400" w:lineRule="exact"/>
        <w:ind w:right="1414" w:firstLine="480" w:firstLineChars="200"/>
        <w:jc w:val="right"/>
        <w:rPr>
          <w:rFonts w:eastAsia="宋体"/>
          <w:kern w:val="0"/>
          <w:sz w:val="24"/>
        </w:rPr>
      </w:pPr>
    </w:p>
    <w:p w14:paraId="39434B99">
      <w:pPr>
        <w:widowControl/>
        <w:autoSpaceDE w:val="0"/>
        <w:autoSpaceDN w:val="0"/>
        <w:spacing w:line="400" w:lineRule="exact"/>
        <w:ind w:right="1414" w:firstLine="480" w:firstLineChars="200"/>
        <w:jc w:val="right"/>
        <w:rPr>
          <w:rFonts w:eastAsia="宋体"/>
          <w:kern w:val="0"/>
          <w:sz w:val="24"/>
        </w:rPr>
      </w:pPr>
    </w:p>
    <w:p w14:paraId="23183DF3">
      <w:pPr>
        <w:ind w:firstLine="720" w:firstLineChars="300"/>
        <w:rPr>
          <w:sz w:val="24"/>
        </w:rPr>
      </w:pPr>
    </w:p>
    <w:p w14:paraId="3B676B54">
      <w:pPr>
        <w:widowControl/>
        <w:spacing w:line="360" w:lineRule="auto"/>
        <w:jc w:val="left"/>
        <w:rPr>
          <w:rFonts w:eastAsia="宋体"/>
          <w:b/>
          <w:bCs/>
          <w:kern w:val="0"/>
          <w:sz w:val="24"/>
        </w:rPr>
      </w:pPr>
    </w:p>
    <w:p w14:paraId="2E56F079">
      <w:pPr>
        <w:widowControl/>
        <w:jc w:val="center"/>
        <w:rPr>
          <w:rFonts w:ascii="黑体" w:hAnsi="宋体" w:eastAsia="黑体"/>
          <w:kern w:val="0"/>
          <w:sz w:val="24"/>
          <w:szCs w:val="20"/>
        </w:rPr>
      </w:pPr>
      <w:r>
        <w:rPr>
          <w:rFonts w:hint="eastAsia" w:ascii="黑体" w:hAnsi="宋体" w:eastAsia="黑体"/>
          <w:kern w:val="0"/>
          <w:sz w:val="24"/>
          <w:szCs w:val="20"/>
        </w:rPr>
        <w:t>（</w:t>
      </w:r>
      <w:r>
        <w:rPr>
          <w:rFonts w:hint="eastAsia" w:ascii="黑体" w:hAnsi="宋体" w:eastAsia="黑体"/>
          <w:kern w:val="0"/>
          <w:sz w:val="24"/>
          <w:szCs w:val="20"/>
          <w:lang w:val="en-US" w:eastAsia="zh-CN"/>
        </w:rPr>
        <w:t>三</w:t>
      </w:r>
      <w:r>
        <w:rPr>
          <w:rFonts w:hint="eastAsia" w:ascii="黑体" w:hAnsi="宋体" w:eastAsia="黑体"/>
          <w:kern w:val="0"/>
          <w:sz w:val="24"/>
          <w:szCs w:val="20"/>
        </w:rPr>
        <w:t>）投标人认为需要加以说明的其他内容（格式自定）</w:t>
      </w:r>
    </w:p>
    <w:p w14:paraId="0824C26C"/>
    <w:p w14:paraId="618BA328">
      <w:pPr>
        <w:pStyle w:val="21"/>
        <w:sectPr>
          <w:pgSz w:w="11907" w:h="16840"/>
          <w:pgMar w:top="1440" w:right="1797" w:bottom="1440" w:left="1797" w:header="851" w:footer="992" w:gutter="0"/>
          <w:cols w:space="720" w:num="1"/>
          <w:titlePg/>
          <w:docGrid w:linePitch="462" w:charSpace="0"/>
        </w:sectPr>
      </w:pPr>
    </w:p>
    <w:p w14:paraId="48832C8B">
      <w:pPr>
        <w:pStyle w:val="21"/>
      </w:pPr>
    </w:p>
    <w:p w14:paraId="0A00E833">
      <w:pPr>
        <w:pStyle w:val="5"/>
        <w:outlineLvl w:val="2"/>
      </w:pPr>
      <w:r>
        <w:rPr>
          <w:rFonts w:hint="eastAsia"/>
        </w:rPr>
        <w:t>第五章  合同条款及格式</w:t>
      </w:r>
    </w:p>
    <w:p w14:paraId="64F137F8">
      <w:pPr>
        <w:ind w:firstLine="411" w:firstLineChars="196"/>
      </w:pPr>
    </w:p>
    <w:p w14:paraId="6B81029F">
      <w:pPr>
        <w:jc w:val="center"/>
        <w:outlineLvl w:val="9"/>
      </w:pPr>
      <w:r>
        <w:rPr>
          <w:rFonts w:hint="eastAsia"/>
          <w:b/>
          <w:sz w:val="24"/>
        </w:rPr>
        <w:t>（仅供参考，具体以项目需求及采购结果为准）</w:t>
      </w:r>
    </w:p>
    <w:p w14:paraId="588BEA7E">
      <w:pPr>
        <w:rPr>
          <w:rFonts w:ascii="宋体" w:hAnsi="宋体"/>
          <w:b/>
          <w:bCs/>
          <w:szCs w:val="21"/>
        </w:rPr>
      </w:pPr>
      <w:r>
        <w:rPr>
          <w:rFonts w:hint="eastAsia" w:ascii="宋体" w:hAnsi="宋体"/>
          <w:b/>
          <w:bCs/>
          <w:szCs w:val="21"/>
        </w:rPr>
        <w:t>甲方：</w:t>
      </w:r>
    </w:p>
    <w:p w14:paraId="74840BD7">
      <w:pPr>
        <w:rPr>
          <w:rFonts w:ascii="宋体" w:hAnsi="宋体"/>
          <w:szCs w:val="21"/>
        </w:rPr>
      </w:pPr>
      <w:r>
        <w:rPr>
          <w:rFonts w:hint="eastAsia" w:ascii="宋体" w:hAnsi="宋体"/>
          <w:szCs w:val="21"/>
        </w:rPr>
        <w:t>地址：</w:t>
      </w:r>
    </w:p>
    <w:p w14:paraId="1D886291">
      <w:pPr>
        <w:rPr>
          <w:rFonts w:ascii="宋体" w:hAnsi="宋体"/>
          <w:szCs w:val="21"/>
        </w:rPr>
      </w:pPr>
      <w:r>
        <w:rPr>
          <w:rFonts w:hint="eastAsia" w:ascii="宋体" w:hAnsi="宋体"/>
          <w:szCs w:val="21"/>
        </w:rPr>
        <w:t>联系人：</w:t>
      </w:r>
      <w:r>
        <w:rPr>
          <w:rFonts w:ascii="宋体" w:hAnsi="宋体"/>
          <w:szCs w:val="21"/>
        </w:rPr>
        <w:t xml:space="preserve">                          </w:t>
      </w:r>
    </w:p>
    <w:p w14:paraId="113CEE7D">
      <w:pPr>
        <w:rPr>
          <w:rFonts w:ascii="宋体" w:hAnsi="宋体"/>
          <w:b/>
          <w:bCs/>
          <w:szCs w:val="21"/>
        </w:rPr>
      </w:pPr>
      <w:r>
        <w:rPr>
          <w:rFonts w:hint="eastAsia" w:ascii="宋体" w:hAnsi="宋体"/>
          <w:szCs w:val="21"/>
        </w:rPr>
        <w:t>联系电话：</w:t>
      </w:r>
    </w:p>
    <w:p w14:paraId="71E2A3D1">
      <w:pPr>
        <w:rPr>
          <w:rFonts w:ascii="宋体" w:hAnsi="宋体"/>
          <w:b/>
          <w:bCs/>
          <w:szCs w:val="21"/>
        </w:rPr>
      </w:pPr>
      <w:r>
        <w:rPr>
          <w:rFonts w:ascii="宋体" w:hAnsi="宋体"/>
          <w:b/>
          <w:bCs/>
          <w:szCs w:val="21"/>
        </w:rPr>
        <w:t xml:space="preserve"> </w:t>
      </w:r>
      <w:r>
        <w:rPr>
          <w:rFonts w:hint="eastAsia" w:ascii="宋体" w:hAnsi="宋体"/>
          <w:b/>
          <w:bCs/>
          <w:szCs w:val="21"/>
        </w:rPr>
        <w:t xml:space="preserve"> </w:t>
      </w:r>
      <w:r>
        <w:rPr>
          <w:rFonts w:ascii="宋体" w:hAnsi="宋体"/>
          <w:b/>
          <w:bCs/>
          <w:szCs w:val="21"/>
        </w:rPr>
        <w:t xml:space="preserve"> </w:t>
      </w:r>
    </w:p>
    <w:p w14:paraId="5BBBAB12">
      <w:pPr>
        <w:rPr>
          <w:rFonts w:ascii="宋体" w:hAnsi="宋体"/>
          <w:b/>
          <w:bCs/>
          <w:szCs w:val="21"/>
        </w:rPr>
      </w:pPr>
      <w:r>
        <w:rPr>
          <w:rFonts w:hint="eastAsia" w:ascii="宋体" w:hAnsi="宋体"/>
          <w:b/>
          <w:bCs/>
          <w:szCs w:val="21"/>
        </w:rPr>
        <w:t>乙方：</w:t>
      </w:r>
    </w:p>
    <w:p w14:paraId="6F9B1381">
      <w:pPr>
        <w:rPr>
          <w:rFonts w:ascii="宋体" w:hAnsi="宋体"/>
          <w:szCs w:val="21"/>
        </w:rPr>
      </w:pPr>
      <w:r>
        <w:rPr>
          <w:rFonts w:hint="eastAsia" w:ascii="宋体" w:hAnsi="宋体"/>
          <w:szCs w:val="21"/>
        </w:rPr>
        <w:t>地址：</w:t>
      </w:r>
    </w:p>
    <w:p w14:paraId="28547DD3">
      <w:pPr>
        <w:rPr>
          <w:rFonts w:ascii="宋体" w:hAnsi="宋体"/>
          <w:szCs w:val="21"/>
        </w:rPr>
      </w:pPr>
      <w:r>
        <w:rPr>
          <w:rFonts w:hint="eastAsia" w:ascii="宋体" w:hAnsi="宋体"/>
          <w:szCs w:val="21"/>
        </w:rPr>
        <w:t>联系人：</w:t>
      </w:r>
      <w:r>
        <w:rPr>
          <w:rFonts w:ascii="宋体" w:hAnsi="宋体"/>
          <w:szCs w:val="21"/>
        </w:rPr>
        <w:t xml:space="preserve">                          </w:t>
      </w:r>
    </w:p>
    <w:p w14:paraId="0B712D01">
      <w:pPr>
        <w:rPr>
          <w:rFonts w:ascii="宋体" w:hAnsi="宋体"/>
          <w:b/>
          <w:bCs/>
          <w:szCs w:val="21"/>
        </w:rPr>
      </w:pPr>
      <w:r>
        <w:rPr>
          <w:rFonts w:hint="eastAsia" w:ascii="宋体" w:hAnsi="宋体"/>
          <w:szCs w:val="21"/>
        </w:rPr>
        <w:t>联系电话：</w:t>
      </w:r>
    </w:p>
    <w:p w14:paraId="7536ACFA">
      <w:pPr>
        <w:rPr>
          <w:rFonts w:ascii="宋体" w:hAnsi="宋体"/>
          <w:szCs w:val="21"/>
        </w:rPr>
      </w:pPr>
      <w:r>
        <w:rPr>
          <w:rFonts w:ascii="宋体" w:hAnsi="宋体"/>
          <w:b/>
          <w:bCs/>
          <w:szCs w:val="21"/>
        </w:rPr>
        <w:t xml:space="preserve">            </w:t>
      </w:r>
      <w:r>
        <w:rPr>
          <w:rFonts w:hint="eastAsia" w:ascii="宋体" w:hAnsi="宋体"/>
          <w:b/>
          <w:bCs/>
          <w:szCs w:val="21"/>
        </w:rPr>
        <w:t xml:space="preserve">          </w:t>
      </w:r>
    </w:p>
    <w:p w14:paraId="6B0A6C62">
      <w:pPr>
        <w:rPr>
          <w:rFonts w:ascii="宋体" w:hAnsi="宋体"/>
          <w:szCs w:val="21"/>
        </w:rPr>
      </w:pPr>
    </w:p>
    <w:p w14:paraId="0E5F459D">
      <w:pPr>
        <w:ind w:firstLine="420" w:firstLineChars="200"/>
        <w:rPr>
          <w:rFonts w:ascii="宋体" w:hAnsi="宋体"/>
          <w:szCs w:val="21"/>
        </w:rPr>
      </w:pPr>
      <w:r>
        <w:rPr>
          <w:rFonts w:hint="eastAsia" w:ascii="宋体" w:hAnsi="宋体"/>
          <w:szCs w:val="21"/>
        </w:rPr>
        <w:t>根据深圳公共资源交易中心（</w:t>
      </w:r>
      <w:r>
        <w:rPr>
          <w:rFonts w:hint="eastAsia" w:ascii="宋体" w:hAnsi="宋体"/>
          <w:szCs w:val="21"/>
          <w:lang w:eastAsia="zh-CN"/>
        </w:rPr>
        <w:t>深圳交易集团有限公司宝安分公司</w:t>
      </w:r>
      <w:r>
        <w:rPr>
          <w:rFonts w:hint="eastAsia" w:ascii="宋体" w:hAnsi="宋体"/>
          <w:szCs w:val="21"/>
        </w:rPr>
        <w:t>）*</w:t>
      </w:r>
      <w:r>
        <w:rPr>
          <w:rFonts w:ascii="宋体" w:hAnsi="宋体"/>
          <w:szCs w:val="21"/>
        </w:rPr>
        <w:t>**</w:t>
      </w:r>
      <w:r>
        <w:rPr>
          <w:rFonts w:hint="eastAsia" w:ascii="宋体" w:hAnsi="宋体"/>
          <w:szCs w:val="21"/>
        </w:rPr>
        <w:t>号项目结果，*</w:t>
      </w:r>
      <w:r>
        <w:rPr>
          <w:rFonts w:ascii="宋体" w:hAnsi="宋体"/>
          <w:szCs w:val="21"/>
        </w:rPr>
        <w:t>**</w:t>
      </w:r>
      <w:r>
        <w:rPr>
          <w:rFonts w:hint="eastAsia" w:ascii="宋体" w:hAnsi="宋体"/>
          <w:szCs w:val="21"/>
        </w:rPr>
        <w:t>单位为中标人。按照《中华人民共和国民法典》（第三编 合同）》和《深圳经济特区政府采购条例》，经深圳市（以下简称甲方）和单位（以下简称乙方）协商，就甲方委托乙方承担</w:t>
      </w:r>
      <w:r>
        <w:rPr>
          <w:rFonts w:hint="eastAsia" w:ascii="宋体" w:hAnsi="宋体"/>
          <w:b/>
          <w:bCs/>
          <w:snapToGrid w:val="0"/>
          <w:kern w:val="0"/>
          <w:szCs w:val="21"/>
          <w:u w:val="single"/>
          <w:lang w:val="zh-CN"/>
        </w:rPr>
        <w:t xml:space="preserve">                      服务项目</w:t>
      </w:r>
      <w:r>
        <w:rPr>
          <w:rFonts w:hint="eastAsia" w:ascii="宋体" w:hAnsi="宋体"/>
          <w:szCs w:val="21"/>
        </w:rPr>
        <w:t>，达成以下合同条款：</w:t>
      </w:r>
    </w:p>
    <w:p w14:paraId="6E3D9C3B">
      <w:pPr>
        <w:ind w:firstLine="422" w:firstLineChars="200"/>
        <w:rPr>
          <w:rFonts w:ascii="宋体" w:hAnsi="宋体"/>
          <w:b/>
          <w:bCs/>
          <w:szCs w:val="21"/>
        </w:rPr>
      </w:pPr>
      <w:r>
        <w:rPr>
          <w:rFonts w:hint="eastAsia" w:ascii="宋体" w:hAnsi="宋体"/>
          <w:b/>
          <w:bCs/>
          <w:szCs w:val="21"/>
        </w:rPr>
        <w:t>第一条　项目概况</w:t>
      </w:r>
    </w:p>
    <w:p w14:paraId="520F8F2B">
      <w:pPr>
        <w:ind w:firstLine="420" w:firstLineChars="200"/>
        <w:rPr>
          <w:rFonts w:ascii="宋体" w:hAnsi="宋体"/>
          <w:szCs w:val="21"/>
        </w:rPr>
      </w:pPr>
      <w:r>
        <w:rPr>
          <w:rFonts w:hint="eastAsia" w:ascii="宋体" w:hAnsi="宋体"/>
          <w:szCs w:val="21"/>
        </w:rPr>
        <w:t xml:space="preserve">项目名称： </w:t>
      </w:r>
    </w:p>
    <w:p w14:paraId="0DC3F2E9">
      <w:pPr>
        <w:ind w:firstLine="420" w:firstLineChars="200"/>
        <w:rPr>
          <w:rFonts w:ascii="宋体" w:hAnsi="宋体"/>
          <w:szCs w:val="21"/>
        </w:rPr>
      </w:pPr>
      <w:r>
        <w:rPr>
          <w:rFonts w:hint="eastAsia" w:ascii="宋体" w:hAnsi="宋体"/>
          <w:szCs w:val="21"/>
        </w:rPr>
        <w:t xml:space="preserve">项目内容： </w:t>
      </w:r>
    </w:p>
    <w:p w14:paraId="6019A743">
      <w:pPr>
        <w:ind w:firstLine="420" w:firstLineChars="200"/>
        <w:rPr>
          <w:rFonts w:ascii="宋体" w:hAnsi="宋体"/>
          <w:szCs w:val="21"/>
        </w:rPr>
      </w:pPr>
      <w:r>
        <w:rPr>
          <w:rFonts w:hint="eastAsia" w:ascii="宋体" w:hAnsi="宋体"/>
          <w:szCs w:val="21"/>
        </w:rPr>
        <w:t xml:space="preserve">服务时间： </w:t>
      </w:r>
    </w:p>
    <w:p w14:paraId="007FC472">
      <w:pPr>
        <w:ind w:firstLine="420" w:firstLineChars="200"/>
        <w:rPr>
          <w:rFonts w:ascii="宋体" w:hAnsi="宋体"/>
          <w:szCs w:val="21"/>
        </w:rPr>
      </w:pPr>
      <w:r>
        <w:rPr>
          <w:rFonts w:hint="eastAsia" w:ascii="宋体" w:hAnsi="宋体"/>
          <w:szCs w:val="21"/>
        </w:rPr>
        <w:t>合同价款：合同总价为元，含一切税、费。</w:t>
      </w:r>
      <w:r>
        <w:t>本合同总价包括</w:t>
      </w:r>
      <w:r>
        <w:rPr>
          <w:rFonts w:hint="eastAsia" w:ascii="宋体" w:hAnsi="宋体"/>
          <w:szCs w:val="21"/>
        </w:rPr>
        <w:t>乙方为实施本项目*</w:t>
      </w:r>
      <w:r>
        <w:rPr>
          <w:rFonts w:ascii="宋体" w:hAnsi="宋体"/>
          <w:szCs w:val="21"/>
        </w:rPr>
        <w:t>**</w:t>
      </w:r>
      <w:r>
        <w:rPr>
          <w:rFonts w:hint="eastAsia" w:ascii="宋体" w:hAnsi="宋体"/>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hint="eastAsia" w:ascii="宋体" w:hAnsi="宋体"/>
          <w:szCs w:val="21"/>
        </w:rPr>
        <w:t>乙方</w:t>
      </w:r>
      <w:r>
        <w:t>履行本合同义务所发生的一切费用和支出和以各种方式寄送技术资料到</w:t>
      </w:r>
      <w:r>
        <w:rPr>
          <w:rFonts w:hint="eastAsia"/>
        </w:rPr>
        <w:t>甲</w:t>
      </w:r>
      <w:r>
        <w:t>方办公室所发生的费用。</w:t>
      </w:r>
    </w:p>
    <w:p w14:paraId="4C1C9765">
      <w:pPr>
        <w:pStyle w:val="14"/>
        <w:rPr>
          <w:rFonts w:ascii="宋体" w:hAnsi="宋体"/>
          <w:szCs w:val="21"/>
        </w:rPr>
      </w:pPr>
      <w:r>
        <w:rPr>
          <w:rFonts w:hint="eastAsia" w:ascii="宋体" w:hAnsi="宋体"/>
          <w:szCs w:val="21"/>
        </w:rPr>
        <w:t>支付方式：分期支付。</w:t>
      </w:r>
    </w:p>
    <w:p w14:paraId="15D4717A">
      <w:pPr>
        <w:ind w:firstLine="422" w:firstLineChars="200"/>
        <w:rPr>
          <w:rFonts w:ascii="宋体" w:hAnsi="宋体"/>
          <w:b/>
          <w:bCs/>
          <w:szCs w:val="21"/>
        </w:rPr>
      </w:pPr>
      <w:r>
        <w:rPr>
          <w:rFonts w:hint="eastAsia" w:ascii="宋体" w:hAnsi="宋体"/>
          <w:b/>
          <w:bCs/>
          <w:szCs w:val="21"/>
        </w:rPr>
        <w:t>第二条  服务范围</w:t>
      </w:r>
    </w:p>
    <w:p w14:paraId="416C7561">
      <w:pPr>
        <w:ind w:firstLine="420" w:firstLineChars="200"/>
        <w:rPr>
          <w:rFonts w:ascii="宋体" w:hAnsi="宋体"/>
          <w:szCs w:val="21"/>
        </w:rPr>
      </w:pPr>
      <w:r>
        <w:rPr>
          <w:rFonts w:hint="eastAsia" w:ascii="宋体" w:hAnsi="宋体"/>
          <w:szCs w:val="21"/>
        </w:rPr>
        <w:t xml:space="preserve">1、  </w:t>
      </w:r>
    </w:p>
    <w:p w14:paraId="0B828F0E">
      <w:pPr>
        <w:ind w:firstLine="420" w:firstLineChars="200"/>
        <w:rPr>
          <w:rFonts w:ascii="宋体" w:hAnsi="宋体"/>
          <w:szCs w:val="21"/>
        </w:rPr>
      </w:pPr>
      <w:r>
        <w:rPr>
          <w:rFonts w:hint="eastAsia" w:ascii="宋体" w:hAnsi="宋体"/>
          <w:szCs w:val="21"/>
        </w:rPr>
        <w:t xml:space="preserve">2、  </w:t>
      </w:r>
    </w:p>
    <w:p w14:paraId="06E9918F">
      <w:pPr>
        <w:ind w:firstLine="420" w:firstLineChars="200"/>
        <w:rPr>
          <w:rFonts w:ascii="宋体" w:hAnsi="宋体"/>
          <w:szCs w:val="21"/>
        </w:rPr>
      </w:pPr>
      <w:r>
        <w:rPr>
          <w:rFonts w:hint="eastAsia" w:ascii="宋体" w:hAnsi="宋体"/>
          <w:szCs w:val="21"/>
        </w:rPr>
        <w:t xml:space="preserve">3、  </w:t>
      </w:r>
    </w:p>
    <w:p w14:paraId="785C9FB2">
      <w:pPr>
        <w:ind w:firstLine="420" w:firstLineChars="200"/>
        <w:rPr>
          <w:rFonts w:ascii="宋体" w:hAnsi="宋体"/>
          <w:szCs w:val="21"/>
        </w:rPr>
      </w:pPr>
      <w:r>
        <w:rPr>
          <w:rFonts w:hint="eastAsia" w:ascii="宋体" w:hAnsi="宋体"/>
          <w:szCs w:val="21"/>
        </w:rPr>
        <w:t>4、 其他合同未明示的相关工作。</w:t>
      </w:r>
    </w:p>
    <w:p w14:paraId="27258578">
      <w:pPr>
        <w:ind w:firstLine="422" w:firstLineChars="200"/>
        <w:rPr>
          <w:rFonts w:ascii="宋体" w:hAnsi="宋体"/>
          <w:b/>
          <w:bCs/>
          <w:szCs w:val="21"/>
        </w:rPr>
      </w:pPr>
      <w:r>
        <w:rPr>
          <w:rFonts w:hint="eastAsia" w:ascii="宋体" w:hAnsi="宋体"/>
          <w:b/>
          <w:bCs/>
          <w:szCs w:val="21"/>
        </w:rPr>
        <w:t>第三条  时间要求及阶段成果</w:t>
      </w:r>
    </w:p>
    <w:p w14:paraId="61D7A144">
      <w:pPr>
        <w:ind w:firstLine="420" w:firstLineChars="200"/>
        <w:rPr>
          <w:rFonts w:ascii="宋体" w:hAnsi="宋体"/>
          <w:szCs w:val="21"/>
        </w:rPr>
      </w:pPr>
      <w:r>
        <w:rPr>
          <w:rFonts w:hint="eastAsia" w:ascii="宋体" w:hAnsi="宋体"/>
          <w:szCs w:val="21"/>
        </w:rPr>
        <w:t>1、合同签订天内完成项目实施的准备工作，包括工作大纲和试验细则的编制；</w:t>
      </w:r>
    </w:p>
    <w:p w14:paraId="1F294285">
      <w:pPr>
        <w:ind w:firstLine="420" w:firstLineChars="200"/>
        <w:rPr>
          <w:rFonts w:ascii="宋体" w:hAnsi="宋体"/>
          <w:szCs w:val="21"/>
        </w:rPr>
      </w:pPr>
      <w:r>
        <w:rPr>
          <w:rFonts w:hint="eastAsia" w:ascii="宋体" w:hAnsi="宋体"/>
          <w:szCs w:val="21"/>
        </w:rPr>
        <w:t xml:space="preserve">2、 </w:t>
      </w:r>
    </w:p>
    <w:p w14:paraId="0EBE71B8">
      <w:pPr>
        <w:ind w:firstLine="420" w:firstLineChars="200"/>
        <w:rPr>
          <w:rFonts w:ascii="宋体" w:hAnsi="宋体"/>
          <w:szCs w:val="21"/>
        </w:rPr>
      </w:pPr>
      <w:r>
        <w:rPr>
          <w:rFonts w:hint="eastAsia" w:ascii="宋体" w:hAnsi="宋体"/>
          <w:szCs w:val="21"/>
        </w:rPr>
        <w:t>3、</w:t>
      </w:r>
    </w:p>
    <w:p w14:paraId="136AD3F1">
      <w:pPr>
        <w:ind w:firstLine="420" w:firstLineChars="200"/>
        <w:rPr>
          <w:rFonts w:ascii="宋体" w:hAnsi="宋体"/>
          <w:szCs w:val="21"/>
        </w:rPr>
      </w:pPr>
      <w:r>
        <w:rPr>
          <w:rFonts w:hint="eastAsia" w:ascii="宋体" w:hAnsi="宋体"/>
          <w:szCs w:val="21"/>
        </w:rPr>
        <w:t>4、</w:t>
      </w:r>
    </w:p>
    <w:p w14:paraId="78140470">
      <w:pPr>
        <w:ind w:firstLine="422" w:firstLineChars="200"/>
        <w:rPr>
          <w:rFonts w:ascii="宋体" w:hAnsi="宋体"/>
          <w:b/>
          <w:bCs/>
          <w:szCs w:val="21"/>
        </w:rPr>
      </w:pPr>
      <w:r>
        <w:rPr>
          <w:rFonts w:hint="eastAsia" w:ascii="宋体" w:hAnsi="宋体"/>
          <w:b/>
          <w:bCs/>
          <w:szCs w:val="21"/>
        </w:rPr>
        <w:t>第四条  服务资料归属</w:t>
      </w:r>
    </w:p>
    <w:p w14:paraId="47C83BDE">
      <w:pPr>
        <w:ind w:firstLine="420" w:firstLineChars="200"/>
      </w:pPr>
      <w:r>
        <w:t>1</w:t>
      </w:r>
      <w:r>
        <w:rPr>
          <w:rFonts w:hint="eastAsia"/>
        </w:rPr>
        <w:t>、</w:t>
      </w:r>
      <w:r>
        <w:t>所有提交给</w:t>
      </w:r>
      <w:r>
        <w:rPr>
          <w:rFonts w:hint="eastAsia"/>
        </w:rPr>
        <w:t>甲</w:t>
      </w:r>
      <w:r>
        <w:t>方的服务</w:t>
      </w:r>
      <w:r>
        <w:rPr>
          <w:rFonts w:hint="eastAsia"/>
        </w:rPr>
        <w:t>文件</w:t>
      </w:r>
      <w:r>
        <w:t>及相关的资料的最后文本，包括为履行技术服务范围所编制的图纸、计划和证明资料等，都属于</w:t>
      </w:r>
      <w:r>
        <w:rPr>
          <w:rFonts w:hint="eastAsia"/>
        </w:rPr>
        <w:t>甲</w:t>
      </w:r>
      <w:r>
        <w:t>方的财产，</w:t>
      </w:r>
      <w:r>
        <w:rPr>
          <w:rFonts w:hint="eastAsia" w:ascii="宋体" w:hAnsi="宋体"/>
          <w:szCs w:val="21"/>
        </w:rPr>
        <w:t>乙</w:t>
      </w:r>
      <w:r>
        <w:t>方在提交给</w:t>
      </w:r>
      <w:r>
        <w:rPr>
          <w:rFonts w:hint="eastAsia"/>
        </w:rPr>
        <w:t>甲</w:t>
      </w:r>
      <w:r>
        <w:t>方之前应将上述资料进行整理归类和编制索引</w:t>
      </w:r>
      <w:r>
        <w:rPr>
          <w:rFonts w:hint="eastAsia"/>
        </w:rPr>
        <w:t>。</w:t>
      </w:r>
    </w:p>
    <w:p w14:paraId="341FA69A">
      <w:pPr>
        <w:ind w:firstLine="420" w:firstLineChars="200"/>
      </w:pPr>
      <w:r>
        <w:t>2</w:t>
      </w:r>
      <w:r>
        <w:rPr>
          <w:rFonts w:hint="eastAsia"/>
        </w:rPr>
        <w:t>、</w:t>
      </w:r>
      <w:r>
        <w:rPr>
          <w:rFonts w:hint="eastAsia" w:ascii="宋体" w:hAnsi="宋体"/>
          <w:szCs w:val="21"/>
        </w:rPr>
        <w:t>乙</w:t>
      </w:r>
      <w:r>
        <w:t>方未经</w:t>
      </w:r>
      <w:r>
        <w:rPr>
          <w:rFonts w:hint="eastAsia"/>
        </w:rPr>
        <w:t>甲</w:t>
      </w:r>
      <w:r>
        <w:t>方的书面同意，不得将上述资料用于与本服务项目之外的任何项目</w:t>
      </w:r>
      <w:r>
        <w:rPr>
          <w:rFonts w:hint="eastAsia"/>
        </w:rPr>
        <w:t>。</w:t>
      </w:r>
    </w:p>
    <w:p w14:paraId="5316FDF7">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hint="eastAsia" w:ascii="宋体" w:hAnsi="宋体"/>
          <w:szCs w:val="21"/>
        </w:rPr>
        <w:t>乙</w:t>
      </w:r>
      <w:r>
        <w:t>方</w:t>
      </w:r>
      <w:r>
        <w:rPr>
          <w:rFonts w:hint="eastAsia"/>
        </w:rPr>
        <w:t>不得保存在</w:t>
      </w:r>
      <w:r>
        <w:t>履行合同过程中所获得或接触到的任何</w:t>
      </w:r>
      <w:r>
        <w:rPr>
          <w:rFonts w:hint="eastAsia" w:ascii="宋体" w:hAnsi="宋体"/>
          <w:szCs w:val="21"/>
        </w:rPr>
        <w:t>内部数据资料。</w:t>
      </w:r>
    </w:p>
    <w:p w14:paraId="29A15529">
      <w:pPr>
        <w:ind w:firstLine="422" w:firstLineChars="200"/>
        <w:rPr>
          <w:rFonts w:ascii="宋体" w:hAnsi="宋体"/>
          <w:b/>
          <w:bCs/>
          <w:szCs w:val="21"/>
        </w:rPr>
      </w:pPr>
      <w:r>
        <w:rPr>
          <w:rFonts w:hint="eastAsia" w:ascii="宋体" w:hAnsi="宋体"/>
          <w:b/>
          <w:bCs/>
          <w:szCs w:val="21"/>
        </w:rPr>
        <w:t>第五条  甲方的义务</w:t>
      </w:r>
    </w:p>
    <w:p w14:paraId="783F62BD">
      <w:pPr>
        <w:ind w:firstLine="420" w:firstLineChars="200"/>
        <w:rPr>
          <w:rFonts w:ascii="宋体" w:hAnsi="宋体"/>
          <w:szCs w:val="21"/>
        </w:rPr>
      </w:pPr>
      <w:r>
        <w:rPr>
          <w:rFonts w:hint="eastAsia" w:ascii="宋体" w:hAnsi="宋体"/>
          <w:szCs w:val="21"/>
        </w:rPr>
        <w:t>1、负责与本服务项目有关的第三方的协调，提供开展服务工作的外部条件。</w:t>
      </w:r>
    </w:p>
    <w:p w14:paraId="7484E5B1">
      <w:pPr>
        <w:ind w:firstLine="420" w:firstLineChars="200"/>
        <w:rPr>
          <w:rFonts w:ascii="宋体" w:hAnsi="宋体"/>
          <w:szCs w:val="21"/>
        </w:rPr>
      </w:pPr>
      <w:r>
        <w:rPr>
          <w:rFonts w:hint="eastAsia" w:ascii="宋体" w:hAnsi="宋体"/>
          <w:szCs w:val="21"/>
        </w:rPr>
        <w:t>2、向乙方提供与本项目服务工作有关的资料。</w:t>
      </w:r>
    </w:p>
    <w:p w14:paraId="6CC5130B">
      <w:pPr>
        <w:ind w:firstLine="420" w:firstLineChars="200"/>
        <w:rPr>
          <w:rFonts w:ascii="宋体" w:hAnsi="宋体"/>
          <w:szCs w:val="21"/>
        </w:rPr>
      </w:pPr>
      <w:r>
        <w:rPr>
          <w:rFonts w:hint="eastAsia" w:ascii="宋体" w:hAnsi="宋体"/>
          <w:szCs w:val="21"/>
        </w:rPr>
        <w:t>3、负责组织有关专家对项目试验成果评估报告的评审。</w:t>
      </w:r>
    </w:p>
    <w:p w14:paraId="4AD7F1F1">
      <w:pPr>
        <w:ind w:firstLine="422" w:firstLineChars="200"/>
        <w:rPr>
          <w:rFonts w:ascii="宋体" w:hAnsi="宋体"/>
          <w:b/>
          <w:bCs/>
          <w:szCs w:val="21"/>
        </w:rPr>
      </w:pPr>
      <w:r>
        <w:rPr>
          <w:rFonts w:hint="eastAsia" w:ascii="宋体" w:hAnsi="宋体"/>
          <w:b/>
          <w:bCs/>
          <w:szCs w:val="21"/>
        </w:rPr>
        <w:t>第六条　乙方的义务</w:t>
      </w:r>
    </w:p>
    <w:p w14:paraId="29C039CD">
      <w:pPr>
        <w:ind w:firstLine="420" w:firstLineChars="200"/>
        <w:rPr>
          <w:rFonts w:ascii="宋体" w:hAnsi="宋体"/>
          <w:szCs w:val="21"/>
        </w:rPr>
      </w:pPr>
      <w:r>
        <w:rPr>
          <w:rFonts w:hint="eastAsia" w:ascii="宋体" w:hAnsi="宋体"/>
          <w:szCs w:val="21"/>
        </w:rPr>
        <w:t>１、应按照招标文件、投标文件要求按期完成本项目服务工作。</w:t>
      </w:r>
    </w:p>
    <w:p w14:paraId="0BAD58D2">
      <w:pPr>
        <w:ind w:firstLine="420" w:firstLineChars="200"/>
        <w:rPr>
          <w:rFonts w:ascii="宋体" w:hAnsi="宋体"/>
          <w:szCs w:val="21"/>
        </w:rPr>
      </w:pPr>
      <w:r>
        <w:rPr>
          <w:rFonts w:hint="eastAsia" w:ascii="宋体" w:hAnsi="宋体"/>
          <w:szCs w:val="21"/>
        </w:rPr>
        <w:t>2、负责组织项目的实施，保证工程进度和成桥荷载试验工作质量，并满足交通部交工验收相关标准。</w:t>
      </w:r>
    </w:p>
    <w:p w14:paraId="78E08A02">
      <w:pPr>
        <w:ind w:firstLine="420" w:firstLineChars="200"/>
        <w:rPr>
          <w:rFonts w:ascii="宋体" w:hAnsi="宋体"/>
          <w:szCs w:val="21"/>
        </w:rPr>
      </w:pPr>
      <w:r>
        <w:rPr>
          <w:rFonts w:hint="eastAsia" w:ascii="宋体" w:hAnsi="宋体"/>
          <w:szCs w:val="21"/>
        </w:rPr>
        <w:t>3、</w:t>
      </w:r>
      <w:r>
        <w:rPr>
          <w:rFonts w:hint="eastAsia" w:ascii="宋体" w:hAnsi="宋体"/>
        </w:rPr>
        <w:t>向甲方提交检测资料等各套，一套电子版文件。</w:t>
      </w:r>
    </w:p>
    <w:p w14:paraId="71EBD0D6">
      <w:pPr>
        <w:ind w:firstLine="420" w:firstLineChars="200"/>
        <w:rPr>
          <w:rFonts w:ascii="宋体" w:hAnsi="宋体"/>
          <w:szCs w:val="21"/>
        </w:rPr>
      </w:pPr>
      <w:r>
        <w:rPr>
          <w:rFonts w:hint="eastAsia" w:ascii="宋体" w:hAnsi="宋体"/>
          <w:szCs w:val="21"/>
        </w:rPr>
        <w:t>4、在履行合同期间或合同规定期限内，不得泄露与本合同规定业务活动有关的保密资料。</w:t>
      </w:r>
    </w:p>
    <w:p w14:paraId="08395569">
      <w:pPr>
        <w:ind w:firstLine="422" w:firstLineChars="200"/>
        <w:rPr>
          <w:rFonts w:ascii="宋体" w:hAnsi="宋体"/>
          <w:b/>
          <w:bCs/>
          <w:szCs w:val="21"/>
        </w:rPr>
      </w:pPr>
      <w:r>
        <w:rPr>
          <w:rFonts w:hint="eastAsia" w:ascii="宋体" w:hAnsi="宋体"/>
          <w:b/>
          <w:bCs/>
          <w:szCs w:val="21"/>
        </w:rPr>
        <w:t>第七条  甲方的权利</w:t>
      </w:r>
    </w:p>
    <w:p w14:paraId="6C59BF6B">
      <w:pPr>
        <w:ind w:firstLine="420" w:firstLineChars="200"/>
        <w:rPr>
          <w:rFonts w:ascii="宋体" w:hAnsi="宋体"/>
          <w:szCs w:val="21"/>
        </w:rPr>
      </w:pPr>
      <w:r>
        <w:rPr>
          <w:rFonts w:ascii="宋体" w:hAnsi="宋体"/>
          <w:szCs w:val="21"/>
        </w:rPr>
        <w:t>1</w:t>
      </w:r>
      <w:r>
        <w:rPr>
          <w:rFonts w:hint="eastAsia" w:ascii="宋体" w:hAnsi="宋体"/>
          <w:szCs w:val="21"/>
        </w:rPr>
        <w:t>、有权向乙方询问工作进展情况及相关的内容。</w:t>
      </w:r>
    </w:p>
    <w:p w14:paraId="75337C5F">
      <w:pPr>
        <w:ind w:firstLine="420" w:firstLineChars="200"/>
        <w:rPr>
          <w:rFonts w:ascii="宋体" w:hAnsi="宋体"/>
          <w:szCs w:val="21"/>
        </w:rPr>
      </w:pPr>
      <w:r>
        <w:rPr>
          <w:rFonts w:ascii="宋体" w:hAnsi="宋体"/>
          <w:szCs w:val="21"/>
        </w:rPr>
        <w:t>2</w:t>
      </w:r>
      <w:r>
        <w:rPr>
          <w:rFonts w:hint="eastAsia" w:ascii="宋体" w:hAnsi="宋体"/>
          <w:szCs w:val="21"/>
        </w:rPr>
        <w:t>、有权阐述对具体问题的意见和建议。</w:t>
      </w:r>
    </w:p>
    <w:p w14:paraId="2489DF11">
      <w:pPr>
        <w:ind w:firstLine="420" w:firstLineChars="200"/>
        <w:rPr>
          <w:rFonts w:ascii="宋体" w:hAnsi="宋体"/>
          <w:szCs w:val="21"/>
        </w:rPr>
      </w:pPr>
      <w:r>
        <w:rPr>
          <w:rFonts w:ascii="宋体" w:hAnsi="宋体"/>
          <w:szCs w:val="21"/>
        </w:rPr>
        <w:t>3</w:t>
      </w:r>
      <w:r>
        <w:rPr>
          <w:rFonts w:hint="eastAsia" w:ascii="宋体" w:hAnsi="宋体"/>
          <w:szCs w:val="21"/>
        </w:rPr>
        <w:t>、当甲方认定乙方人员不按合同履行其职责，或与第三人串通给甲方造成经济损失的，甲方有权要求更换人员，直至终止合同并要求乙方承担相应的赔偿责任。</w:t>
      </w:r>
    </w:p>
    <w:p w14:paraId="21A877E4">
      <w:pPr>
        <w:ind w:firstLine="422" w:firstLineChars="200"/>
        <w:rPr>
          <w:rFonts w:ascii="宋体" w:hAnsi="宋体"/>
          <w:b/>
          <w:bCs/>
          <w:szCs w:val="21"/>
        </w:rPr>
      </w:pPr>
      <w:r>
        <w:rPr>
          <w:rFonts w:hint="eastAsia" w:ascii="宋体" w:hAnsi="宋体"/>
          <w:b/>
          <w:bCs/>
          <w:szCs w:val="21"/>
        </w:rPr>
        <w:t>第八条  乙方的权利</w:t>
      </w:r>
    </w:p>
    <w:p w14:paraId="1700DB7F">
      <w:pPr>
        <w:ind w:firstLine="420" w:firstLineChars="200"/>
        <w:rPr>
          <w:rFonts w:ascii="宋体" w:hAnsi="宋体"/>
          <w:szCs w:val="21"/>
        </w:rPr>
      </w:pPr>
      <w:r>
        <w:rPr>
          <w:rFonts w:ascii="宋体" w:hAnsi="宋体"/>
          <w:szCs w:val="21"/>
        </w:rPr>
        <w:t>1</w:t>
      </w:r>
      <w:r>
        <w:rPr>
          <w:rFonts w:hint="eastAsia" w:ascii="宋体" w:hAnsi="宋体"/>
          <w:szCs w:val="21"/>
        </w:rPr>
        <w:t>、乙方在本项目服务过程中，如甲方提供的资料不明确时可向甲方提出书面报告。</w:t>
      </w:r>
    </w:p>
    <w:p w14:paraId="6D940410">
      <w:pPr>
        <w:ind w:firstLine="420" w:firstLineChars="200"/>
        <w:rPr>
          <w:rFonts w:ascii="宋体" w:hAnsi="宋体"/>
          <w:szCs w:val="21"/>
        </w:rPr>
      </w:pPr>
      <w:r>
        <w:rPr>
          <w:rFonts w:ascii="宋体" w:hAnsi="宋体"/>
          <w:szCs w:val="21"/>
        </w:rPr>
        <w:t>2</w:t>
      </w:r>
      <w:r>
        <w:rPr>
          <w:rFonts w:hint="eastAsia" w:ascii="宋体" w:hAnsi="宋体"/>
          <w:szCs w:val="21"/>
        </w:rPr>
        <w:t>、乙方在本项目服务过程中，有权对第三方提出与本服务业务有关的问题进行核对或查问。</w:t>
      </w:r>
    </w:p>
    <w:p w14:paraId="19C93014">
      <w:pPr>
        <w:ind w:firstLine="420" w:firstLineChars="200"/>
        <w:rPr>
          <w:rFonts w:ascii="宋体" w:hAnsi="宋体"/>
          <w:szCs w:val="21"/>
        </w:rPr>
      </w:pPr>
      <w:r>
        <w:rPr>
          <w:rFonts w:ascii="宋体" w:hAnsi="宋体"/>
          <w:szCs w:val="21"/>
        </w:rPr>
        <w:t>3</w:t>
      </w:r>
      <w:r>
        <w:rPr>
          <w:rFonts w:hint="eastAsia" w:ascii="宋体" w:hAnsi="宋体"/>
          <w:szCs w:val="21"/>
        </w:rPr>
        <w:t>、乙方在本项目服务过程中，有到工程现场勘察的权利。</w:t>
      </w:r>
    </w:p>
    <w:p w14:paraId="5DEA54AC">
      <w:pPr>
        <w:ind w:firstLine="422" w:firstLineChars="200"/>
        <w:rPr>
          <w:rFonts w:ascii="宋体" w:hAnsi="宋体"/>
          <w:b/>
          <w:bCs/>
          <w:szCs w:val="21"/>
        </w:rPr>
      </w:pPr>
      <w:r>
        <w:rPr>
          <w:rFonts w:hint="eastAsia" w:ascii="宋体" w:hAnsi="宋体"/>
          <w:b/>
          <w:bCs/>
          <w:szCs w:val="21"/>
        </w:rPr>
        <w:t>第九条  甲方的责任</w:t>
      </w:r>
    </w:p>
    <w:p w14:paraId="6A7142B3">
      <w:pPr>
        <w:ind w:firstLine="420" w:firstLineChars="200"/>
        <w:rPr>
          <w:rFonts w:ascii="宋体" w:hAnsi="宋体"/>
          <w:szCs w:val="21"/>
        </w:rPr>
      </w:pPr>
      <w:r>
        <w:rPr>
          <w:rFonts w:hint="eastAsia" w:ascii="宋体" w:hAnsi="宋体"/>
          <w:szCs w:val="21"/>
        </w:rPr>
        <w:t>1、应当履行本合同约定的义务，如有违反则应当承担违约责任，赔偿给乙方造成的损失。</w:t>
      </w:r>
    </w:p>
    <w:p w14:paraId="346DA9AB">
      <w:pPr>
        <w:ind w:firstLine="420" w:firstLineChars="200"/>
        <w:rPr>
          <w:rFonts w:ascii="宋体" w:hAnsi="宋体"/>
          <w:szCs w:val="21"/>
        </w:rPr>
      </w:pPr>
      <w:r>
        <w:rPr>
          <w:rFonts w:hint="eastAsia" w:ascii="宋体" w:hAnsi="宋体"/>
          <w:szCs w:val="21"/>
        </w:rPr>
        <w:t>2、甲方向乙方提出赔偿要求不能成立时，则应补偿由于该赔偿或其他要求所导致乙方的各种费用的支出。</w:t>
      </w:r>
    </w:p>
    <w:p w14:paraId="0B174B4C">
      <w:pPr>
        <w:ind w:firstLine="422" w:firstLineChars="200"/>
        <w:rPr>
          <w:rFonts w:ascii="宋体" w:hAnsi="宋体"/>
          <w:b/>
          <w:bCs/>
          <w:szCs w:val="21"/>
        </w:rPr>
      </w:pPr>
      <w:r>
        <w:rPr>
          <w:rFonts w:hint="eastAsia" w:ascii="宋体" w:hAnsi="宋体"/>
          <w:b/>
          <w:bCs/>
          <w:szCs w:val="21"/>
        </w:rPr>
        <w:t>第十条  乙方的责任</w:t>
      </w:r>
    </w:p>
    <w:p w14:paraId="58222D2A">
      <w:pPr>
        <w:ind w:firstLine="420" w:firstLineChars="200"/>
        <w:rPr>
          <w:rFonts w:ascii="宋体" w:hAnsi="宋体"/>
          <w:szCs w:val="21"/>
        </w:rPr>
      </w:pPr>
      <w:r>
        <w:rPr>
          <w:rFonts w:hint="eastAsia" w:ascii="宋体" w:hAnsi="宋体"/>
          <w:szCs w:val="21"/>
        </w:rPr>
        <w:t>1、乙方的责任期即本合同有效期。如因非乙方的责任造成进度的推迟或延误而超过约定的日期，双方应进一步约定相应延长合同有效期。</w:t>
      </w:r>
    </w:p>
    <w:p w14:paraId="4BF2C696">
      <w:pPr>
        <w:ind w:firstLine="420" w:firstLineChars="200"/>
        <w:rPr>
          <w:rFonts w:ascii="宋体" w:hAnsi="宋体"/>
          <w:szCs w:val="21"/>
        </w:rPr>
      </w:pPr>
      <w:r>
        <w:rPr>
          <w:rFonts w:hint="eastAsia" w:ascii="宋体" w:hAnsi="宋体"/>
          <w:szCs w:val="21"/>
        </w:rPr>
        <w:t>2、乙方的责任期内，应当履行本合同中约定的义务，因乙方的单方过失造成的经济损失，应当向甲方进行赔偿。</w:t>
      </w:r>
    </w:p>
    <w:p w14:paraId="777EB34D">
      <w:pPr>
        <w:ind w:firstLine="420" w:firstLineChars="200"/>
        <w:rPr>
          <w:rFonts w:ascii="宋体" w:hAnsi="宋体"/>
          <w:szCs w:val="21"/>
        </w:rPr>
      </w:pPr>
      <w:r>
        <w:rPr>
          <w:rFonts w:hint="eastAsia" w:ascii="宋体" w:hAnsi="宋体"/>
          <w:szCs w:val="21"/>
        </w:rPr>
        <w:t>3、乙方对甲方或第三方所提出的问题不能及时核对或答复，导致合同不能全部或部分履行，乙方应承担责任。</w:t>
      </w:r>
    </w:p>
    <w:p w14:paraId="18ABDF72">
      <w:pPr>
        <w:ind w:firstLine="420" w:firstLineChars="200"/>
        <w:rPr>
          <w:rFonts w:ascii="宋体" w:hAnsi="宋体"/>
          <w:szCs w:val="21"/>
        </w:rPr>
      </w:pPr>
      <w:r>
        <w:rPr>
          <w:rFonts w:hint="eastAsia" w:ascii="宋体" w:hAnsi="宋体"/>
          <w:szCs w:val="21"/>
        </w:rPr>
        <w:t>4、乙方向甲方提出赔偿要求不能成立时，则应补偿由于该赔偿或其他要求所导致甲方的各种费用的支出。</w:t>
      </w:r>
    </w:p>
    <w:p w14:paraId="29D2FF35">
      <w:pPr>
        <w:ind w:firstLine="422" w:firstLineChars="200"/>
        <w:rPr>
          <w:rFonts w:ascii="宋体" w:hAnsi="宋体"/>
          <w:b/>
          <w:bCs/>
          <w:szCs w:val="21"/>
        </w:rPr>
      </w:pPr>
      <w:r>
        <w:rPr>
          <w:rFonts w:hint="eastAsia" w:ascii="宋体" w:hAnsi="宋体"/>
          <w:b/>
          <w:bCs/>
          <w:szCs w:val="21"/>
        </w:rPr>
        <w:t>第十一条  人员要求</w:t>
      </w:r>
    </w:p>
    <w:p w14:paraId="505251C3">
      <w:pPr>
        <w:ind w:firstLine="420" w:firstLineChars="200"/>
        <w:rPr>
          <w:rFonts w:ascii="宋体" w:hAnsi="宋体"/>
          <w:szCs w:val="21"/>
        </w:rPr>
      </w:pPr>
      <w:r>
        <w:rPr>
          <w:rFonts w:hint="eastAsia" w:ascii="宋体" w:hAnsi="宋体"/>
          <w:szCs w:val="21"/>
        </w:rPr>
        <w:t>1、参加本项目试验的人员必须具有国家和有关部门规定的相应资质。</w:t>
      </w:r>
    </w:p>
    <w:p w14:paraId="2EDDBD84">
      <w:pPr>
        <w:ind w:firstLine="420" w:firstLineChars="200"/>
        <w:rPr>
          <w:rFonts w:ascii="宋体" w:hAnsi="宋体"/>
          <w:szCs w:val="21"/>
        </w:rPr>
      </w:pPr>
      <w:r>
        <w:rPr>
          <w:rFonts w:hint="eastAsia" w:ascii="宋体" w:hAnsi="宋体"/>
          <w:szCs w:val="21"/>
        </w:rPr>
        <w:t>2、 参加本项目的试验人员的配置必须与投标文件中的服务承诺书和试验服务组织实施方案一致。</w:t>
      </w:r>
    </w:p>
    <w:p w14:paraId="12E2984A">
      <w:pPr>
        <w:ind w:firstLine="420" w:firstLineChars="200"/>
        <w:rPr>
          <w:rFonts w:ascii="宋体" w:hAnsi="宋体"/>
          <w:szCs w:val="21"/>
        </w:rPr>
      </w:pPr>
      <w:r>
        <w:rPr>
          <w:rFonts w:hint="eastAsia" w:ascii="宋体" w:hAnsi="宋体"/>
          <w:szCs w:val="21"/>
        </w:rPr>
        <w:t>3、必须以直属试验人员参与本项目服务，不得使用挂靠队伍。</w:t>
      </w:r>
    </w:p>
    <w:p w14:paraId="59E5AEDC">
      <w:pPr>
        <w:ind w:firstLine="422" w:firstLineChars="200"/>
        <w:rPr>
          <w:rFonts w:ascii="宋体" w:hAnsi="宋体"/>
          <w:b/>
          <w:bCs/>
          <w:szCs w:val="21"/>
        </w:rPr>
      </w:pPr>
      <w:r>
        <w:rPr>
          <w:rFonts w:hint="eastAsia" w:ascii="宋体" w:hAnsi="宋体"/>
          <w:b/>
          <w:bCs/>
          <w:szCs w:val="21"/>
        </w:rPr>
        <w:t>第十二条  乙方服务工具要求</w:t>
      </w:r>
    </w:p>
    <w:p w14:paraId="7EE09834">
      <w:pPr>
        <w:ind w:firstLine="420" w:firstLineChars="200"/>
        <w:rPr>
          <w:rFonts w:ascii="宋体" w:hAnsi="宋体"/>
          <w:szCs w:val="21"/>
        </w:rPr>
      </w:pPr>
      <w:r>
        <w:rPr>
          <w:rFonts w:hint="eastAsia" w:ascii="宋体" w:hAnsi="宋体"/>
          <w:szCs w:val="21"/>
        </w:rPr>
        <w:t>1、乙方应配备中标项目所需的足够数量的仪器、仪表以及工具等设备。用户不需向乙方提供施工工具和仪器、仪表。</w:t>
      </w:r>
    </w:p>
    <w:p w14:paraId="64427351">
      <w:pPr>
        <w:ind w:firstLine="420" w:firstLineChars="200"/>
        <w:rPr>
          <w:rFonts w:ascii="宋体" w:hAnsi="宋体"/>
          <w:szCs w:val="21"/>
        </w:rPr>
      </w:pPr>
      <w:r>
        <w:rPr>
          <w:rFonts w:hint="eastAsia" w:ascii="宋体" w:hAnsi="宋体"/>
          <w:szCs w:val="21"/>
        </w:rPr>
        <w:t>2、乙方在提供服务过程中应自备车辆。</w:t>
      </w:r>
    </w:p>
    <w:p w14:paraId="5015DD21">
      <w:pPr>
        <w:ind w:firstLine="422" w:firstLineChars="200"/>
        <w:rPr>
          <w:rFonts w:ascii="宋体" w:hAnsi="宋体"/>
          <w:b/>
          <w:bCs/>
          <w:szCs w:val="21"/>
        </w:rPr>
      </w:pPr>
      <w:r>
        <w:rPr>
          <w:rFonts w:hint="eastAsia" w:ascii="宋体" w:hAnsi="宋体"/>
          <w:b/>
          <w:bCs/>
          <w:szCs w:val="21"/>
        </w:rPr>
        <w:t>第十三条  保密要求</w:t>
      </w:r>
    </w:p>
    <w:p w14:paraId="0BE40CF6">
      <w:pPr>
        <w:ind w:firstLine="420" w:firstLineChars="200"/>
        <w:rPr>
          <w:rFonts w:ascii="宋体" w:hAnsi="宋体"/>
          <w:szCs w:val="21"/>
        </w:rPr>
      </w:pPr>
      <w:r>
        <w:rPr>
          <w:rFonts w:hint="eastAsia" w:ascii="宋体" w:hAnsi="宋体"/>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14:paraId="79ADF4C1">
      <w:pPr>
        <w:ind w:firstLine="420" w:firstLineChars="200"/>
        <w:rPr>
          <w:rFonts w:ascii="宋体" w:hAnsi="宋体"/>
          <w:szCs w:val="21"/>
        </w:rPr>
      </w:pPr>
      <w:r>
        <w:rPr>
          <w:rFonts w:hint="eastAsia" w:ascii="宋体" w:hAnsi="宋体"/>
          <w:szCs w:val="21"/>
        </w:rPr>
        <w:t>2、</w:t>
      </w:r>
      <w:r>
        <w:rPr>
          <w:rFonts w:ascii="宋体" w:hAnsi="宋体"/>
          <w:szCs w:val="21"/>
        </w:rPr>
        <w:t>乙方在履行合同过程中所获得或接触到的任何</w:t>
      </w:r>
      <w:r>
        <w:rPr>
          <w:rFonts w:hint="eastAsia" w:ascii="宋体" w:hAnsi="宋体"/>
          <w:szCs w:val="21"/>
        </w:rPr>
        <w:t>内部数据资料，未经甲方同意，不得向第三方透露。</w:t>
      </w:r>
    </w:p>
    <w:p w14:paraId="79120D02">
      <w:pPr>
        <w:ind w:firstLine="420" w:firstLineChars="200"/>
        <w:rPr>
          <w:rFonts w:ascii="宋体" w:hAnsi="宋体"/>
          <w:szCs w:val="21"/>
        </w:rPr>
      </w:pPr>
      <w:r>
        <w:rPr>
          <w:rFonts w:hint="eastAsia" w:ascii="宋体" w:hAnsi="宋体"/>
          <w:szCs w:val="21"/>
        </w:rPr>
        <w:t>3、</w:t>
      </w:r>
      <w:r>
        <w:rPr>
          <w:rFonts w:ascii="宋体" w:hAnsi="宋体"/>
          <w:szCs w:val="21"/>
        </w:rPr>
        <w:t>乙方</w:t>
      </w:r>
      <w:r>
        <w:rPr>
          <w:rFonts w:hint="eastAsia" w:ascii="宋体" w:hAnsi="宋体"/>
          <w:szCs w:val="21"/>
        </w:rPr>
        <w:t>实施项目的一切程序都应符合国家安全、保密的有关规定和标准。</w:t>
      </w:r>
    </w:p>
    <w:p w14:paraId="46A010AD">
      <w:pPr>
        <w:ind w:firstLine="420" w:firstLineChars="200"/>
        <w:rPr>
          <w:rFonts w:ascii="宋体" w:hAnsi="宋体"/>
          <w:szCs w:val="21"/>
        </w:rPr>
      </w:pPr>
      <w:r>
        <w:rPr>
          <w:rFonts w:hint="eastAsia" w:ascii="宋体" w:hAnsi="宋体"/>
          <w:szCs w:val="21"/>
        </w:rPr>
        <w:t>4、</w:t>
      </w:r>
      <w:r>
        <w:rPr>
          <w:rFonts w:ascii="宋体" w:hAnsi="宋体"/>
          <w:szCs w:val="21"/>
        </w:rPr>
        <w:t>乙方</w:t>
      </w:r>
      <w:r>
        <w:rPr>
          <w:rFonts w:hint="eastAsia" w:ascii="宋体" w:hAnsi="宋体"/>
          <w:szCs w:val="21"/>
        </w:rPr>
        <w:t>参加项目的有关人员均需同甲方签订保密协议。</w:t>
      </w:r>
    </w:p>
    <w:p w14:paraId="29D6181F">
      <w:pPr>
        <w:ind w:firstLine="422" w:firstLineChars="200"/>
        <w:rPr>
          <w:rFonts w:ascii="宋体" w:hAnsi="宋体"/>
          <w:b/>
          <w:bCs/>
          <w:szCs w:val="21"/>
        </w:rPr>
      </w:pPr>
      <w:r>
        <w:rPr>
          <w:rFonts w:hint="eastAsia" w:ascii="宋体" w:hAnsi="宋体"/>
          <w:b/>
          <w:bCs/>
          <w:szCs w:val="21"/>
        </w:rPr>
        <w:t xml:space="preserve">第十四条  验收     </w:t>
      </w:r>
    </w:p>
    <w:p w14:paraId="6258D3C8">
      <w:pPr>
        <w:ind w:firstLine="420" w:firstLineChars="200"/>
        <w:rPr>
          <w:rFonts w:ascii="宋体" w:hAnsi="宋体"/>
          <w:szCs w:val="21"/>
        </w:rPr>
      </w:pPr>
      <w:r>
        <w:rPr>
          <w:rFonts w:hint="eastAsia" w:ascii="宋体" w:hAnsi="宋体"/>
          <w:szCs w:val="21"/>
        </w:rPr>
        <w:t>1、下列文件的验收分为</w:t>
      </w:r>
      <w:r>
        <w:rPr>
          <w:rFonts w:hint="eastAsia" w:ascii="宋体" w:hAnsi="宋体"/>
          <w:szCs w:val="21"/>
          <w:u w:val="single"/>
        </w:rPr>
        <w:t xml:space="preserve">          三</w:t>
      </w:r>
      <w:r>
        <w:rPr>
          <w:rFonts w:hint="eastAsia" w:ascii="宋体" w:hAnsi="宋体"/>
          <w:szCs w:val="21"/>
        </w:rPr>
        <w:t>个阶段:</w:t>
      </w:r>
    </w:p>
    <w:p w14:paraId="148FAFE5">
      <w:pPr>
        <w:ind w:firstLine="420" w:firstLineChars="200"/>
        <w:rPr>
          <w:rFonts w:ascii="宋体" w:hAnsi="宋体"/>
          <w:szCs w:val="21"/>
        </w:rPr>
      </w:pPr>
      <w:r>
        <w:rPr>
          <w:rFonts w:hint="eastAsia" w:ascii="宋体" w:hAnsi="宋体"/>
          <w:szCs w:val="21"/>
        </w:rPr>
        <w:t>2、其余文件和工作由用户组织有关技术人员根据国家和行业有关规范、规程、标准和用户需求直接验收。</w:t>
      </w:r>
    </w:p>
    <w:p w14:paraId="448479B7">
      <w:pPr>
        <w:ind w:firstLine="420" w:firstLineChars="200"/>
        <w:rPr>
          <w:rFonts w:ascii="宋体" w:hAnsi="宋体"/>
          <w:szCs w:val="21"/>
        </w:rPr>
      </w:pPr>
      <w:r>
        <w:rPr>
          <w:rFonts w:hint="eastAsia" w:ascii="宋体" w:hAnsi="宋体"/>
          <w:szCs w:val="21"/>
        </w:rPr>
        <w:t>3、验收依据为招标文件、投标文件，国家和行业有关规范、规程和标准。</w:t>
      </w:r>
    </w:p>
    <w:p w14:paraId="041099CC">
      <w:pPr>
        <w:ind w:firstLine="422" w:firstLineChars="200"/>
        <w:rPr>
          <w:rFonts w:ascii="宋体" w:hAnsi="宋体"/>
          <w:b/>
          <w:bCs/>
          <w:szCs w:val="21"/>
        </w:rPr>
      </w:pPr>
      <w:r>
        <w:rPr>
          <w:rFonts w:hint="eastAsia" w:ascii="宋体" w:hAnsi="宋体"/>
          <w:b/>
          <w:bCs/>
          <w:szCs w:val="21"/>
        </w:rPr>
        <w:t>第十五条  付款方式</w:t>
      </w:r>
    </w:p>
    <w:p w14:paraId="297644BA">
      <w:pPr>
        <w:ind w:firstLine="420" w:firstLineChars="200"/>
        <w:rPr>
          <w:rFonts w:ascii="宋体" w:hAnsi="宋体"/>
          <w:szCs w:val="21"/>
        </w:rPr>
      </w:pPr>
      <w:r>
        <w:rPr>
          <w:rFonts w:hint="eastAsia" w:ascii="宋体" w:hAnsi="宋体"/>
          <w:szCs w:val="21"/>
        </w:rPr>
        <w:t>1、合同签订后   天内乙方向甲方开具合法有效的发票后，甲方于   天内向乙方支付合同总价%的款项。</w:t>
      </w:r>
    </w:p>
    <w:p w14:paraId="1F890E6E">
      <w:pPr>
        <w:ind w:firstLine="420" w:firstLineChars="200"/>
        <w:rPr>
          <w:rFonts w:ascii="宋体" w:hAnsi="宋体"/>
          <w:szCs w:val="21"/>
        </w:rPr>
      </w:pPr>
      <w:r>
        <w:rPr>
          <w:rFonts w:hint="eastAsia" w:ascii="宋体" w:hAnsi="宋体"/>
          <w:szCs w:val="21"/>
        </w:rPr>
        <w:t>2、检测完成并提交评估报告后  天内，乙方向甲方开具合法有效发票后 天，甲方向乙方支付合同总价%的款项。</w:t>
      </w:r>
    </w:p>
    <w:p w14:paraId="73A28F7C">
      <w:pPr>
        <w:ind w:firstLine="420" w:firstLineChars="200"/>
        <w:rPr>
          <w:rFonts w:ascii="宋体" w:hAnsi="宋体"/>
          <w:szCs w:val="21"/>
        </w:rPr>
      </w:pPr>
      <w:r>
        <w:rPr>
          <w:rFonts w:hint="eastAsia" w:ascii="宋体" w:hAnsi="宋体"/>
          <w:szCs w:val="21"/>
        </w:rPr>
        <w:t>3、报告通过专家评审后，甲方向乙方支付合同总价%的款项。</w:t>
      </w:r>
    </w:p>
    <w:p w14:paraId="709EBB71">
      <w:pPr>
        <w:ind w:firstLine="422" w:firstLineChars="200"/>
        <w:rPr>
          <w:rFonts w:ascii="宋体" w:hAnsi="宋体"/>
          <w:b/>
          <w:bCs/>
          <w:szCs w:val="21"/>
        </w:rPr>
      </w:pPr>
      <w:r>
        <w:rPr>
          <w:rFonts w:hint="eastAsia" w:ascii="宋体" w:hAnsi="宋体"/>
          <w:b/>
          <w:bCs/>
          <w:szCs w:val="21"/>
        </w:rPr>
        <w:t>第十六条  争议解决办法</w:t>
      </w:r>
    </w:p>
    <w:p w14:paraId="7542D719">
      <w:pPr>
        <w:ind w:firstLine="420" w:firstLineChars="200"/>
        <w:rPr>
          <w:rFonts w:ascii="宋体" w:hAnsi="宋体"/>
          <w:szCs w:val="21"/>
        </w:rPr>
      </w:pPr>
      <w:r>
        <w:rPr>
          <w:rFonts w:hint="eastAsia" w:ascii="宋体" w:hAnsi="宋体"/>
          <w:szCs w:val="21"/>
        </w:rPr>
        <w:t>执行本合同发生的争议，由甲乙双方协商解决，如协商不成的，应提交甲方所在地人民法院诉讼解决。</w:t>
      </w:r>
    </w:p>
    <w:p w14:paraId="5E0EE40E">
      <w:pPr>
        <w:ind w:firstLine="422" w:firstLineChars="200"/>
        <w:rPr>
          <w:rFonts w:ascii="宋体" w:hAnsi="宋体"/>
          <w:b/>
          <w:bCs/>
          <w:szCs w:val="21"/>
        </w:rPr>
      </w:pPr>
      <w:r>
        <w:rPr>
          <w:rFonts w:hint="eastAsia" w:ascii="宋体" w:hAnsi="宋体"/>
          <w:b/>
          <w:bCs/>
          <w:szCs w:val="21"/>
        </w:rPr>
        <w:t>第十七条  风险责任</w:t>
      </w:r>
    </w:p>
    <w:p w14:paraId="2F2D1A14">
      <w:pPr>
        <w:ind w:firstLine="420" w:firstLineChars="200"/>
        <w:rPr>
          <w:rFonts w:ascii="宋体" w:hAnsi="宋体"/>
          <w:szCs w:val="21"/>
        </w:rPr>
      </w:pPr>
      <w:r>
        <w:rPr>
          <w:rFonts w:hint="eastAsia" w:ascii="宋体" w:hAnsi="宋体"/>
          <w:szCs w:val="21"/>
        </w:rPr>
        <w:t>１、乙方应完全地按照招标文件的要求和乙方投标文件的承诺完成本项目，出于自身财务、技术、人力等原因导致项目失败的，应承担全部责任。</w:t>
      </w:r>
    </w:p>
    <w:p w14:paraId="34CB32B2">
      <w:pPr>
        <w:ind w:firstLine="420" w:firstLineChars="200"/>
        <w:rPr>
          <w:rFonts w:ascii="宋体" w:hAnsi="宋体"/>
          <w:szCs w:val="21"/>
        </w:rPr>
      </w:pPr>
      <w:r>
        <w:rPr>
          <w:rFonts w:hint="eastAsia" w:ascii="宋体" w:hAnsi="宋体"/>
          <w:szCs w:val="21"/>
        </w:rPr>
        <w:t>2、乙方在实施荷载试验过程中应对自身的安全生产负责，若非因甲方原因发生的各种事故甲方不承担任何责任。</w:t>
      </w:r>
    </w:p>
    <w:p w14:paraId="1A1A1113">
      <w:pPr>
        <w:ind w:firstLine="422" w:firstLineChars="200"/>
        <w:rPr>
          <w:rFonts w:ascii="宋体" w:hAnsi="宋体"/>
          <w:b/>
          <w:bCs/>
          <w:szCs w:val="21"/>
        </w:rPr>
      </w:pPr>
      <w:r>
        <w:rPr>
          <w:rFonts w:hint="eastAsia" w:ascii="宋体" w:hAnsi="宋体"/>
          <w:b/>
          <w:bCs/>
          <w:szCs w:val="21"/>
        </w:rPr>
        <w:t>第十八条  违约责任</w:t>
      </w:r>
    </w:p>
    <w:p w14:paraId="2DC7279F">
      <w:pPr>
        <w:pStyle w:val="22"/>
        <w:spacing w:line="240" w:lineRule="auto"/>
        <w:rPr>
          <w:rFonts w:ascii="宋体" w:hAnsi="宋体"/>
          <w:szCs w:val="21"/>
        </w:rPr>
      </w:pPr>
      <w:r>
        <w:rPr>
          <w:rFonts w:hint="eastAsia" w:ascii="宋体" w:hAnsi="宋体"/>
          <w:szCs w:val="21"/>
        </w:rPr>
        <w:t>１、因乙方原因，未能按规定时间完成有关工作的，每延误一天，甲方可在支付合同余款中扣除合同价款千分之一。</w:t>
      </w:r>
    </w:p>
    <w:p w14:paraId="5ACB69D3">
      <w:pPr>
        <w:ind w:firstLine="420" w:firstLineChars="200"/>
        <w:rPr>
          <w:rFonts w:ascii="宋体" w:hAnsi="宋体"/>
          <w:szCs w:val="21"/>
        </w:rPr>
      </w:pPr>
      <w:r>
        <w:rPr>
          <w:rFonts w:hint="eastAsia" w:ascii="宋体" w:hAnsi="宋体"/>
          <w:szCs w:val="21"/>
        </w:rPr>
        <w:t>2、由于乙方原因造成试验成果质量低劣，不能满足大纲要求时，应继续完善试验工作，其费用由乙方承担。</w:t>
      </w:r>
    </w:p>
    <w:p w14:paraId="20EA385F">
      <w:pPr>
        <w:ind w:firstLine="420" w:firstLineChars="200"/>
        <w:rPr>
          <w:rFonts w:ascii="宋体" w:hAnsi="宋体"/>
          <w:szCs w:val="21"/>
        </w:rPr>
      </w:pPr>
      <w:r>
        <w:rPr>
          <w:rFonts w:hint="eastAsia" w:ascii="宋体" w:hAnsi="宋体"/>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14:paraId="590C55B6">
      <w:pPr>
        <w:ind w:firstLine="420" w:firstLineChars="200"/>
        <w:rPr>
          <w:rFonts w:ascii="宋体" w:hAnsi="宋体"/>
          <w:szCs w:val="21"/>
        </w:rPr>
      </w:pPr>
      <w:r>
        <w:rPr>
          <w:rFonts w:hint="eastAsia" w:ascii="宋体" w:hAnsi="宋体"/>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14:paraId="7C84D2CD">
      <w:pPr>
        <w:ind w:firstLine="420" w:firstLineChars="200"/>
        <w:rPr>
          <w:rFonts w:ascii="宋体" w:hAnsi="宋体"/>
          <w:szCs w:val="21"/>
        </w:rPr>
      </w:pPr>
      <w:r>
        <w:rPr>
          <w:rFonts w:hint="eastAsia" w:ascii="宋体" w:hAnsi="宋体"/>
          <w:szCs w:val="21"/>
        </w:rPr>
        <w:t>5、乙方或其工作人员违反本合同约定的保密义务，甲方有权要求乙方按合同总额   %支付违约金；造成不良影响或对甲方造成损失的，甲方有权要求乙方消除影响，承担赔偿责任，并有权解除合同。</w:t>
      </w:r>
    </w:p>
    <w:p w14:paraId="02BC12D3">
      <w:pPr>
        <w:ind w:firstLine="420" w:firstLineChars="200"/>
        <w:rPr>
          <w:rFonts w:ascii="宋体" w:hAnsi="宋体"/>
          <w:szCs w:val="21"/>
        </w:rPr>
      </w:pPr>
      <w:r>
        <w:rPr>
          <w:rFonts w:hint="eastAsia" w:ascii="宋体" w:hAnsi="宋体"/>
          <w:szCs w:val="21"/>
        </w:rPr>
        <w:t>6、因乙方提供的服务成果受到侵权指控或者引发法律纠纷，影响甲方使用服务成果或者导致合同目的不能实现的，甲方有权要求乙方按合同总额   %支付违约金，并有权解除合同。</w:t>
      </w:r>
    </w:p>
    <w:p w14:paraId="7879D410">
      <w:pPr>
        <w:ind w:firstLine="422" w:firstLineChars="200"/>
        <w:rPr>
          <w:rFonts w:ascii="宋体" w:hAnsi="宋体"/>
          <w:b/>
          <w:bCs/>
          <w:szCs w:val="21"/>
        </w:rPr>
      </w:pPr>
      <w:r>
        <w:rPr>
          <w:rFonts w:hint="eastAsia" w:ascii="宋体" w:hAnsi="宋体"/>
          <w:b/>
          <w:bCs/>
          <w:szCs w:val="21"/>
        </w:rPr>
        <w:t>第十九条  其他</w:t>
      </w:r>
    </w:p>
    <w:p w14:paraId="41D00D9A">
      <w:pPr>
        <w:ind w:firstLine="420" w:firstLineChars="200"/>
        <w:rPr>
          <w:rFonts w:hint="eastAsia" w:ascii="宋体" w:hAnsi="宋体"/>
          <w:szCs w:val="21"/>
        </w:rPr>
      </w:pPr>
      <w:r>
        <w:rPr>
          <w:rFonts w:hint="eastAsia" w:ascii="宋体" w:hAnsi="宋体"/>
          <w:szCs w:val="21"/>
        </w:rPr>
        <w:t>1、本协议书与下列文件一起构成合同文件，如下述文件之间有任何抵触、矛盾或歧义，应按以下顺序解释：</w:t>
      </w:r>
    </w:p>
    <w:p w14:paraId="36AEBC1D">
      <w:pPr>
        <w:ind w:firstLine="420" w:firstLineChars="200"/>
        <w:rPr>
          <w:rFonts w:hint="eastAsia" w:ascii="宋体" w:hAnsi="宋体"/>
          <w:szCs w:val="21"/>
        </w:rPr>
      </w:pPr>
      <w:r>
        <w:rPr>
          <w:rFonts w:hint="eastAsia" w:ascii="宋体" w:hAnsi="宋体"/>
          <w:szCs w:val="21"/>
        </w:rPr>
        <w:t>（1）政府采购合同协议书及其变更、补充协议</w:t>
      </w:r>
    </w:p>
    <w:p w14:paraId="2DA199BD">
      <w:pPr>
        <w:ind w:firstLine="420" w:firstLineChars="200"/>
        <w:rPr>
          <w:rFonts w:hint="eastAsia" w:ascii="宋体" w:hAnsi="宋体"/>
          <w:szCs w:val="21"/>
        </w:rPr>
      </w:pPr>
      <w:r>
        <w:rPr>
          <w:rFonts w:hint="eastAsia" w:ascii="宋体" w:hAnsi="宋体"/>
          <w:szCs w:val="21"/>
        </w:rPr>
        <w:t>（2）政府采购合同专用条款</w:t>
      </w:r>
    </w:p>
    <w:p w14:paraId="332BFA67">
      <w:pPr>
        <w:ind w:firstLine="420" w:firstLineChars="200"/>
        <w:rPr>
          <w:rFonts w:hint="eastAsia" w:ascii="宋体" w:hAnsi="宋体"/>
          <w:szCs w:val="21"/>
        </w:rPr>
      </w:pPr>
      <w:r>
        <w:rPr>
          <w:rFonts w:hint="eastAsia" w:ascii="宋体" w:hAnsi="宋体"/>
          <w:szCs w:val="21"/>
        </w:rPr>
        <w:t>（3）政府采购合同通用条款</w:t>
      </w:r>
    </w:p>
    <w:p w14:paraId="7F6D942A">
      <w:pPr>
        <w:ind w:firstLine="420" w:firstLineChars="200"/>
        <w:rPr>
          <w:rFonts w:hint="eastAsia" w:ascii="宋体" w:hAnsi="宋体"/>
          <w:szCs w:val="21"/>
        </w:rPr>
      </w:pPr>
      <w:r>
        <w:rPr>
          <w:rFonts w:hint="eastAsia" w:ascii="宋体" w:hAnsi="宋体"/>
          <w:szCs w:val="21"/>
        </w:rPr>
        <w:t>（4）中标（成交）通知书</w:t>
      </w:r>
    </w:p>
    <w:p w14:paraId="6675A0DD">
      <w:pPr>
        <w:ind w:firstLine="420" w:firstLineChars="200"/>
        <w:rPr>
          <w:rFonts w:hint="eastAsia" w:ascii="宋体" w:hAnsi="宋体"/>
          <w:szCs w:val="21"/>
        </w:rPr>
      </w:pPr>
      <w:r>
        <w:rPr>
          <w:rFonts w:hint="eastAsia" w:ascii="宋体" w:hAnsi="宋体"/>
          <w:szCs w:val="21"/>
        </w:rPr>
        <w:t>（5）投标（响应）文件</w:t>
      </w:r>
    </w:p>
    <w:p w14:paraId="74AA7785">
      <w:pPr>
        <w:ind w:firstLine="420" w:firstLineChars="200"/>
        <w:rPr>
          <w:rFonts w:hint="eastAsia" w:ascii="宋体" w:hAnsi="宋体"/>
          <w:szCs w:val="21"/>
        </w:rPr>
      </w:pPr>
      <w:r>
        <w:rPr>
          <w:rFonts w:hint="eastAsia" w:ascii="宋体" w:hAnsi="宋体"/>
          <w:szCs w:val="21"/>
        </w:rPr>
        <w:t>（6）采购文件</w:t>
      </w:r>
    </w:p>
    <w:p w14:paraId="0E823E0B">
      <w:pPr>
        <w:ind w:firstLine="420" w:firstLineChars="200"/>
        <w:rPr>
          <w:rFonts w:hint="eastAsia" w:ascii="宋体" w:hAnsi="宋体"/>
          <w:szCs w:val="21"/>
        </w:rPr>
      </w:pPr>
      <w:r>
        <w:rPr>
          <w:rFonts w:hint="eastAsia" w:ascii="宋体" w:hAnsi="宋体"/>
          <w:szCs w:val="21"/>
        </w:rPr>
        <w:t>（7）有关技术文件，图纸</w:t>
      </w:r>
    </w:p>
    <w:p w14:paraId="6BEFEB54">
      <w:pPr>
        <w:ind w:firstLine="420" w:firstLineChars="200"/>
        <w:rPr>
          <w:rFonts w:ascii="宋体" w:hAnsi="宋体"/>
          <w:szCs w:val="21"/>
        </w:rPr>
      </w:pPr>
      <w:r>
        <w:rPr>
          <w:rFonts w:hint="eastAsia" w:ascii="宋体" w:hAnsi="宋体"/>
          <w:szCs w:val="21"/>
        </w:rPr>
        <w:t>（8）国家法律、行政法规和规章制度规定或合同约定的作为合同组成部分的其他文件。</w:t>
      </w:r>
    </w:p>
    <w:p w14:paraId="7D4CE5A4">
      <w:pPr>
        <w:ind w:firstLine="420" w:firstLineChars="200"/>
        <w:rPr>
          <w:rFonts w:ascii="宋体" w:hAnsi="宋体"/>
          <w:szCs w:val="21"/>
        </w:rPr>
      </w:pPr>
      <w:r>
        <w:rPr>
          <w:rFonts w:hint="eastAsia" w:ascii="宋体" w:hAnsi="宋体"/>
          <w:szCs w:val="21"/>
        </w:rPr>
        <w:t>2、下列文件均为本合同的组成部分：</w:t>
      </w:r>
    </w:p>
    <w:p w14:paraId="43DD8D42">
      <w:pPr>
        <w:ind w:firstLine="420" w:firstLineChars="200"/>
        <w:rPr>
          <w:rFonts w:ascii="宋体" w:hAnsi="宋体"/>
          <w:szCs w:val="21"/>
        </w:rPr>
      </w:pPr>
      <w:r>
        <w:rPr>
          <w:rFonts w:hint="eastAsia" w:ascii="宋体" w:hAnsi="宋体"/>
          <w:szCs w:val="21"/>
        </w:rPr>
        <w:t>（1）号招标文件、答疑及补充通知；</w:t>
      </w:r>
    </w:p>
    <w:p w14:paraId="67063E8B">
      <w:pPr>
        <w:ind w:firstLine="420" w:firstLineChars="200"/>
        <w:rPr>
          <w:rFonts w:ascii="宋体" w:hAnsi="宋体"/>
          <w:szCs w:val="21"/>
        </w:rPr>
      </w:pPr>
      <w:r>
        <w:rPr>
          <w:rFonts w:hint="eastAsia" w:ascii="宋体" w:hAnsi="宋体"/>
          <w:szCs w:val="21"/>
        </w:rPr>
        <w:t>（2）投标文件；</w:t>
      </w:r>
    </w:p>
    <w:p w14:paraId="4F579A81">
      <w:pPr>
        <w:ind w:firstLine="420" w:firstLineChars="200"/>
        <w:rPr>
          <w:rFonts w:ascii="宋体" w:hAnsi="宋体"/>
          <w:szCs w:val="21"/>
        </w:rPr>
      </w:pPr>
      <w:r>
        <w:rPr>
          <w:rFonts w:hint="eastAsia" w:ascii="宋体" w:hAnsi="宋体"/>
          <w:szCs w:val="21"/>
        </w:rPr>
        <w:t>（3）本合同执行中共同签署的补充与修正文件。</w:t>
      </w:r>
    </w:p>
    <w:p w14:paraId="127E3188">
      <w:pPr>
        <w:ind w:firstLine="420" w:firstLineChars="200"/>
        <w:rPr>
          <w:rFonts w:ascii="宋体" w:hAnsi="宋体"/>
          <w:szCs w:val="21"/>
        </w:rPr>
      </w:pPr>
      <w:r>
        <w:rPr>
          <w:rFonts w:hint="eastAsia" w:ascii="宋体" w:hAnsi="宋体"/>
          <w:szCs w:val="21"/>
        </w:rPr>
        <w:t>本合同一式份，甲、乙方双方各执份，具有同等法律效力。本合同自双方法人代表签字（盖章）认可之日起生效。</w:t>
      </w:r>
    </w:p>
    <w:p w14:paraId="6A7E9D54">
      <w:pPr>
        <w:ind w:firstLine="420" w:firstLineChars="200"/>
        <w:rPr>
          <w:rFonts w:ascii="宋体" w:hAnsi="宋体"/>
          <w:szCs w:val="21"/>
        </w:rPr>
      </w:pPr>
      <w:r>
        <w:rPr>
          <w:rFonts w:hint="eastAsia" w:ascii="宋体" w:hAnsi="宋体"/>
          <w:szCs w:val="21"/>
        </w:rPr>
        <w:t>本合同未尽事宜，双方友好协商，达成解决方案，经双方签字后，可作为本合同的有效附件。</w:t>
      </w:r>
    </w:p>
    <w:p w14:paraId="47FDE4D8">
      <w:pPr>
        <w:ind w:firstLine="420" w:firstLineChars="200"/>
        <w:rPr>
          <w:rFonts w:ascii="宋体" w:hAnsi="宋体"/>
          <w:szCs w:val="21"/>
        </w:rPr>
      </w:pPr>
    </w:p>
    <w:p w14:paraId="7AA93754">
      <w:pPr>
        <w:ind w:firstLine="420" w:firstLineChars="200"/>
        <w:rPr>
          <w:rFonts w:ascii="宋体" w:hAnsi="宋体"/>
          <w:szCs w:val="21"/>
        </w:rPr>
      </w:pPr>
    </w:p>
    <w:p w14:paraId="46BB0A69">
      <w:pPr>
        <w:spacing w:line="360" w:lineRule="auto"/>
        <w:ind w:firstLine="560"/>
        <w:jc w:val="left"/>
        <w:rPr>
          <w:rFonts w:ascii="宋体" w:hAnsi="宋体"/>
          <w:szCs w:val="21"/>
        </w:rPr>
      </w:pPr>
      <w:r>
        <w:rPr>
          <w:rFonts w:hint="eastAsia" w:ascii="宋体" w:hAnsi="宋体"/>
          <w:szCs w:val="21"/>
        </w:rPr>
        <w:t>甲方（采购人）：   （盖章）       乙方（供应商）：    （盖章）</w:t>
      </w:r>
    </w:p>
    <w:p w14:paraId="772FE83D">
      <w:pPr>
        <w:spacing w:line="360" w:lineRule="auto"/>
        <w:ind w:firstLine="560"/>
        <w:jc w:val="left"/>
        <w:rPr>
          <w:rFonts w:ascii="宋体" w:hAnsi="宋体"/>
          <w:szCs w:val="21"/>
        </w:rPr>
      </w:pPr>
      <w:r>
        <w:rPr>
          <w:rFonts w:hint="eastAsia" w:ascii="宋体" w:hAnsi="宋体"/>
          <w:szCs w:val="21"/>
        </w:rPr>
        <w:t xml:space="preserve">法定代表人：                     法定代表人： </w:t>
      </w:r>
    </w:p>
    <w:p w14:paraId="66125525">
      <w:pPr>
        <w:spacing w:line="360" w:lineRule="auto"/>
        <w:ind w:firstLine="560"/>
        <w:jc w:val="left"/>
        <w:rPr>
          <w:rFonts w:ascii="宋体" w:hAnsi="宋体"/>
          <w:szCs w:val="21"/>
        </w:rPr>
      </w:pPr>
      <w:r>
        <w:rPr>
          <w:rFonts w:hint="eastAsia" w:ascii="宋体" w:hAnsi="宋体"/>
          <w:szCs w:val="21"/>
        </w:rPr>
        <w:t>委托代理人：                     委托代理人：</w:t>
      </w:r>
    </w:p>
    <w:p w14:paraId="6FB1047F">
      <w:pPr>
        <w:ind w:firstLine="420" w:firstLineChars="200"/>
        <w:rPr>
          <w:rFonts w:ascii="宋体" w:hAnsi="宋体"/>
          <w:szCs w:val="21"/>
        </w:rPr>
      </w:pPr>
      <w:r>
        <w:rPr>
          <w:rFonts w:hint="eastAsia" w:ascii="宋体" w:hAnsi="宋体"/>
          <w:szCs w:val="21"/>
        </w:rPr>
        <w:t>日期：   年     月    日         日期：   年     月    日</w:t>
      </w:r>
    </w:p>
    <w:p w14:paraId="5EDF1463">
      <w:pPr>
        <w:ind w:firstLine="420" w:firstLineChars="200"/>
        <w:rPr>
          <w:rFonts w:ascii="宋体" w:hAnsi="宋体"/>
          <w:szCs w:val="21"/>
        </w:rPr>
      </w:pPr>
    </w:p>
    <w:p w14:paraId="500F1B5A">
      <w:pPr>
        <w:ind w:firstLine="420" w:firstLineChars="200"/>
        <w:rPr>
          <w:rFonts w:ascii="宋体" w:hAnsi="宋体"/>
          <w:szCs w:val="21"/>
        </w:rPr>
      </w:pPr>
    </w:p>
    <w:p w14:paraId="0669ABE9">
      <w:pPr>
        <w:ind w:firstLine="420" w:firstLineChars="200"/>
        <w:rPr>
          <w:rFonts w:ascii="宋体" w:hAnsi="宋体"/>
          <w:szCs w:val="21"/>
        </w:rPr>
      </w:pPr>
    </w:p>
    <w:p w14:paraId="0867CCBF">
      <w:pPr>
        <w:ind w:firstLine="420" w:firstLineChars="200"/>
        <w:rPr>
          <w:rFonts w:ascii="宋体" w:hAnsi="宋体"/>
          <w:szCs w:val="21"/>
        </w:rPr>
      </w:pPr>
    </w:p>
    <w:p w14:paraId="7C06DD6A">
      <w:pPr>
        <w:ind w:firstLine="420" w:firstLineChars="200"/>
        <w:rPr>
          <w:rFonts w:ascii="宋体" w:hAnsi="宋体"/>
          <w:szCs w:val="21"/>
        </w:rPr>
      </w:pPr>
    </w:p>
    <w:p w14:paraId="64EDE896">
      <w:pPr>
        <w:widowControl/>
        <w:jc w:val="left"/>
        <w:rPr>
          <w:rFonts w:ascii="宋体" w:hAnsi="宋体"/>
          <w:szCs w:val="21"/>
        </w:rPr>
      </w:pPr>
      <w:r>
        <w:br w:type="page"/>
      </w:r>
    </w:p>
    <w:p w14:paraId="3A7830F0">
      <w:pPr>
        <w:pStyle w:val="5"/>
        <w:spacing w:before="120" w:beforeLines="50" w:after="120" w:afterLines="50"/>
        <w:ind w:left="562"/>
        <w:rPr>
          <w:sz w:val="28"/>
          <w:szCs w:val="28"/>
        </w:rPr>
      </w:pPr>
      <w:r>
        <w:rPr>
          <w:rFonts w:hint="eastAsia"/>
          <w:sz w:val="28"/>
          <w:szCs w:val="28"/>
        </w:rPr>
        <w:t>第二册  通用条款（公开招标）</w:t>
      </w:r>
    </w:p>
    <w:p w14:paraId="4F3F18DD">
      <w:pPr>
        <w:pStyle w:val="5"/>
        <w:numPr>
          <w:ilvl w:val="0"/>
          <w:numId w:val="11"/>
        </w:numPr>
        <w:spacing w:before="120" w:beforeLines="50" w:after="120" w:afterLines="50"/>
        <w:ind w:left="562" w:hanging="562"/>
        <w:rPr>
          <w:sz w:val="28"/>
          <w:szCs w:val="28"/>
        </w:rPr>
      </w:pPr>
      <w:bookmarkStart w:id="53" w:name="_Hlk72399513"/>
      <w:r>
        <w:rPr>
          <w:rFonts w:hint="eastAsia"/>
          <w:sz w:val="28"/>
          <w:szCs w:val="28"/>
        </w:rPr>
        <w:t>总则</w:t>
      </w:r>
      <w:bookmarkEnd w:id="53"/>
    </w:p>
    <w:p w14:paraId="065662B5">
      <w:pPr>
        <w:rPr>
          <w:rFonts w:ascii="黑体" w:hAnsi="宋体" w:eastAsia="黑体"/>
          <w:sz w:val="24"/>
        </w:rPr>
      </w:pPr>
      <w:r>
        <w:rPr>
          <w:rFonts w:hint="eastAsia" w:ascii="黑体" w:hAnsi="宋体" w:eastAsia="黑体"/>
          <w:sz w:val="24"/>
        </w:rPr>
        <w:t>1. 通用条款说明</w:t>
      </w:r>
    </w:p>
    <w:p w14:paraId="13F4CEA1">
      <w:pPr>
        <w:ind w:firstLine="411" w:firstLineChars="196"/>
        <w:rPr>
          <w:rFonts w:ascii="宋体" w:hAnsi="宋体"/>
          <w:szCs w:val="21"/>
        </w:rPr>
      </w:pPr>
      <w:r>
        <w:rPr>
          <w:rFonts w:hint="eastAsia" w:ascii="宋体" w:hAnsi="宋体"/>
          <w:szCs w:val="21"/>
        </w:rPr>
        <w:t>1.1政府集中采购机构发出招标文件通用条款版本，列出深圳市政府采购项目进行招标采购所适用的通用条款内容。</w:t>
      </w:r>
      <w:bookmarkStart w:id="54" w:name="_Hlk72399729"/>
      <w:r>
        <w:rPr>
          <w:rFonts w:hint="eastAsia" w:ascii="宋体" w:hAnsi="宋体"/>
          <w:szCs w:val="21"/>
        </w:rPr>
        <w:t>如有需要，政府集中采购机构可以对通用条款的内容进行补充。</w:t>
      </w:r>
      <w:bookmarkEnd w:id="54"/>
    </w:p>
    <w:p w14:paraId="371C8A23">
      <w:pPr>
        <w:ind w:firstLine="411" w:firstLineChars="196"/>
        <w:rPr>
          <w:rFonts w:ascii="宋体" w:hAnsi="宋体"/>
          <w:szCs w:val="21"/>
        </w:rPr>
      </w:pPr>
      <w:r>
        <w:rPr>
          <w:rFonts w:hint="eastAsia" w:ascii="宋体" w:hAnsi="宋体"/>
          <w:szCs w:val="21"/>
        </w:rPr>
        <w:t>1.2招标文件分为第一册“专用条款”和第二册“通用条款”。</w:t>
      </w:r>
    </w:p>
    <w:p w14:paraId="2F3484AD">
      <w:pPr>
        <w:ind w:firstLine="411" w:firstLineChars="196"/>
        <w:rPr>
          <w:rFonts w:ascii="宋体" w:hAnsi="宋体"/>
          <w:szCs w:val="21"/>
        </w:rPr>
      </w:pPr>
      <w:r>
        <w:rPr>
          <w:rFonts w:hint="eastAsia" w:ascii="宋体" w:hAnsi="宋体"/>
          <w:szCs w:val="21"/>
        </w:rPr>
        <w:t>1.3“专用条款”是对本次采购项目的具体要求，包含招标公告、对通用条款的补充内容及其他关键信息、用户需求书、投标文件格式及附件、合同条款及格式等内容。</w:t>
      </w:r>
    </w:p>
    <w:p w14:paraId="76591D25">
      <w:pPr>
        <w:ind w:firstLine="411" w:firstLineChars="196"/>
        <w:rPr>
          <w:rFonts w:ascii="宋体" w:hAnsi="宋体"/>
          <w:szCs w:val="21"/>
        </w:rPr>
      </w:pPr>
      <w:r>
        <w:rPr>
          <w:rFonts w:hint="eastAsia" w:ascii="宋体" w:hAnsi="宋体"/>
          <w:szCs w:val="21"/>
        </w:rPr>
        <w:t>1.4“通用条款”是适用于政府采购公开招标项目的基础性条款，具有普遍性和通用性。</w:t>
      </w:r>
    </w:p>
    <w:p w14:paraId="7FEBAA55">
      <w:pPr>
        <w:ind w:firstLine="411" w:firstLineChars="196"/>
        <w:rPr>
          <w:rFonts w:ascii="宋体" w:hAnsi="宋体"/>
          <w:szCs w:val="21"/>
        </w:rPr>
      </w:pPr>
      <w:r>
        <w:rPr>
          <w:rFonts w:hint="eastAsia" w:ascii="宋体" w:hAnsi="宋体"/>
          <w:szCs w:val="21"/>
        </w:rPr>
        <w:t>1.5 “专用条款”和“通用条款”表述不一致或有冲突时，以“专用条款”为准。</w:t>
      </w:r>
    </w:p>
    <w:p w14:paraId="2A5563BA">
      <w:pPr>
        <w:rPr>
          <w:rFonts w:ascii="黑体" w:hAnsi="宋体" w:eastAsia="黑体"/>
          <w:sz w:val="24"/>
        </w:rPr>
      </w:pPr>
      <w:r>
        <w:rPr>
          <w:rFonts w:hint="eastAsia" w:ascii="黑体" w:hAnsi="宋体" w:eastAsia="黑体"/>
          <w:sz w:val="24"/>
        </w:rPr>
        <w:t>2</w:t>
      </w:r>
      <w:r>
        <w:rPr>
          <w:rFonts w:ascii="黑体" w:hAnsi="宋体" w:eastAsia="黑体"/>
          <w:sz w:val="24"/>
        </w:rPr>
        <w:t>．</w:t>
      </w:r>
      <w:r>
        <w:rPr>
          <w:rFonts w:hint="eastAsia" w:ascii="黑体" w:hAnsi="宋体" w:eastAsia="黑体"/>
          <w:sz w:val="24"/>
        </w:rPr>
        <w:t>招标说明</w:t>
      </w:r>
    </w:p>
    <w:p w14:paraId="4C216AE3">
      <w:pPr>
        <w:ind w:firstLine="411" w:firstLineChars="196"/>
        <w:rPr>
          <w:rFonts w:ascii="宋体" w:hAnsi="宋体"/>
          <w:szCs w:val="21"/>
        </w:rPr>
      </w:pPr>
      <w:r>
        <w:rPr>
          <w:rFonts w:hint="eastAsia" w:ascii="宋体" w:hAnsi="宋体"/>
          <w:szCs w:val="21"/>
        </w:rPr>
        <w:t>本项目按照《深圳经济特区政府采购条例》、《深圳经济特区政府采购条例实施细则》及政府采购其他法律法规，通过公开招标方式确定中标供应商。</w:t>
      </w:r>
    </w:p>
    <w:p w14:paraId="390E3C89">
      <w:pPr>
        <w:rPr>
          <w:rFonts w:ascii="黑体" w:hAnsi="宋体" w:eastAsia="黑体"/>
          <w:sz w:val="24"/>
        </w:rPr>
      </w:pPr>
      <w:r>
        <w:rPr>
          <w:rFonts w:hint="eastAsia" w:ascii="黑体" w:hAnsi="宋体" w:eastAsia="黑体"/>
          <w:sz w:val="24"/>
        </w:rPr>
        <w:t>3．定义</w:t>
      </w:r>
    </w:p>
    <w:p w14:paraId="5D1F75EE">
      <w:pPr>
        <w:ind w:firstLine="420" w:firstLineChars="200"/>
        <w:rPr>
          <w:rFonts w:ascii="宋体" w:hAnsi="宋体"/>
          <w:szCs w:val="21"/>
        </w:rPr>
      </w:pPr>
      <w:r>
        <w:rPr>
          <w:rFonts w:ascii="宋体" w:hAnsi="宋体"/>
          <w:szCs w:val="21"/>
        </w:rPr>
        <w:t>招标文件中下列术语应解释为：</w:t>
      </w:r>
    </w:p>
    <w:p w14:paraId="2B2475BB">
      <w:pPr>
        <w:ind w:firstLine="411" w:firstLineChars="196"/>
        <w:rPr>
          <w:rFonts w:ascii="宋体" w:hAnsi="宋体"/>
          <w:szCs w:val="21"/>
        </w:rPr>
      </w:pPr>
      <w:r>
        <w:rPr>
          <w:rFonts w:hint="eastAsia" w:ascii="宋体" w:hAnsi="宋体"/>
          <w:szCs w:val="21"/>
        </w:rPr>
        <w:t>3.</w:t>
      </w:r>
      <w:r>
        <w:rPr>
          <w:rFonts w:ascii="宋体" w:hAnsi="宋体"/>
          <w:szCs w:val="21"/>
        </w:rPr>
        <w:t>1</w:t>
      </w:r>
      <w:r>
        <w:rPr>
          <w:rFonts w:hint="eastAsia" w:ascii="宋体" w:hAnsi="宋体"/>
          <w:szCs w:val="21"/>
        </w:rPr>
        <w:t>“采购人”：指利用财政性资金依法进行政府采购的国家机关、事业单位、团体组织；</w:t>
      </w:r>
      <w:r>
        <w:rPr>
          <w:rFonts w:ascii="宋体" w:hAnsi="宋体"/>
          <w:szCs w:val="21"/>
        </w:rPr>
        <w:t xml:space="preserve"> </w:t>
      </w:r>
    </w:p>
    <w:p w14:paraId="104E0517">
      <w:pPr>
        <w:ind w:firstLine="411" w:firstLineChars="196"/>
        <w:rPr>
          <w:rFonts w:ascii="宋体" w:hAnsi="宋体"/>
          <w:szCs w:val="21"/>
        </w:rPr>
      </w:pPr>
      <w:r>
        <w:rPr>
          <w:rFonts w:hint="eastAsia" w:ascii="宋体" w:hAnsi="宋体"/>
          <w:szCs w:val="21"/>
        </w:rPr>
        <w:t>3.2 “政府集中采购机构”</w:t>
      </w:r>
      <w:r>
        <w:rPr>
          <w:rFonts w:hint="eastAsia" w:ascii="Arial" w:hAnsi="Arial" w:cs="Arial"/>
          <w:szCs w:val="21"/>
          <w:shd w:val="clear" w:color="auto" w:fill="FFFFFF"/>
        </w:rPr>
        <w:t>是指市政府设立的，组织实施政府采购项目，并对政府采购活动提供服务的专门机构；</w:t>
      </w:r>
      <w:r>
        <w:rPr>
          <w:rFonts w:hint="eastAsia" w:ascii="宋体" w:hAnsi="宋体"/>
          <w:szCs w:val="21"/>
        </w:rPr>
        <w:t>本文件所述的“政府集中采购机构”</w:t>
      </w:r>
      <w:r>
        <w:rPr>
          <w:rFonts w:ascii="宋体" w:hAnsi="宋体"/>
          <w:szCs w:val="21"/>
        </w:rPr>
        <w:t>指</w:t>
      </w:r>
      <w:r>
        <w:rPr>
          <w:rFonts w:hint="eastAsia" w:ascii="宋体" w:hAnsi="宋体"/>
          <w:b/>
          <w:bCs/>
          <w:szCs w:val="21"/>
        </w:rPr>
        <w:t>深圳公共资源交易中心</w:t>
      </w:r>
      <w:r>
        <w:rPr>
          <w:rFonts w:hint="eastAsia" w:ascii="宋体" w:hAnsi="宋体"/>
          <w:szCs w:val="21"/>
        </w:rPr>
        <w:t>；</w:t>
      </w:r>
    </w:p>
    <w:p w14:paraId="1CE31CE9">
      <w:pPr>
        <w:ind w:firstLine="411" w:firstLineChars="196"/>
        <w:rPr>
          <w:rFonts w:ascii="宋体" w:hAnsi="宋体"/>
          <w:szCs w:val="21"/>
        </w:rPr>
      </w:pPr>
      <w:r>
        <w:rPr>
          <w:rFonts w:hint="eastAsia" w:ascii="宋体" w:hAnsi="宋体"/>
          <w:szCs w:val="21"/>
        </w:rPr>
        <w:t>3.3“投标人”，即供应商，指参加投标竞争并愿意按照招标文件要求向采购人提供货物、工程或者服务的依法成立的法人、其他组织或者自然人；</w:t>
      </w:r>
    </w:p>
    <w:p w14:paraId="01397D3D">
      <w:pPr>
        <w:ind w:firstLine="411" w:firstLineChars="196"/>
        <w:rPr>
          <w:rFonts w:ascii="宋体" w:hAnsi="宋体"/>
          <w:szCs w:val="21"/>
        </w:rPr>
      </w:pPr>
      <w:r>
        <w:rPr>
          <w:rFonts w:hint="eastAsia" w:ascii="宋体" w:hAnsi="宋体"/>
          <w:szCs w:val="21"/>
        </w:rPr>
        <w:t>3.4“评审委员会”是依据《深圳经济特区政府采购条例》、《深圳经济特区政府采购条例实施细则》等有关规定组建的专门负责本次招标其评审工作的临时性机构；</w:t>
      </w:r>
    </w:p>
    <w:p w14:paraId="70327001">
      <w:pPr>
        <w:ind w:firstLine="411" w:firstLineChars="196"/>
        <w:rPr>
          <w:rFonts w:ascii="宋体" w:hAnsi="宋体"/>
          <w:szCs w:val="21"/>
        </w:rPr>
      </w:pPr>
      <w:r>
        <w:rPr>
          <w:rFonts w:hint="eastAsia" w:ascii="宋体" w:hAnsi="宋体"/>
          <w:szCs w:val="21"/>
        </w:rPr>
        <w:t>3.5“日期”</w:t>
      </w:r>
      <w:r>
        <w:rPr>
          <w:rFonts w:ascii="宋体" w:hAnsi="宋体"/>
          <w:szCs w:val="21"/>
        </w:rPr>
        <w:t>指</w:t>
      </w:r>
      <w:r>
        <w:rPr>
          <w:rFonts w:hint="eastAsia" w:ascii="宋体" w:hAnsi="宋体"/>
          <w:szCs w:val="21"/>
        </w:rPr>
        <w:t>公历日；</w:t>
      </w:r>
    </w:p>
    <w:p w14:paraId="1688788B">
      <w:pPr>
        <w:ind w:firstLine="411" w:firstLineChars="196"/>
        <w:rPr>
          <w:rFonts w:ascii="宋体" w:hAnsi="宋体"/>
          <w:szCs w:val="21"/>
        </w:rPr>
      </w:pPr>
      <w:r>
        <w:rPr>
          <w:rFonts w:hint="eastAsia" w:ascii="宋体" w:hAnsi="宋体"/>
          <w:szCs w:val="21"/>
        </w:rPr>
        <w:t>3.6“合同”指由本次招标所产生的合同或合约文件；</w:t>
      </w:r>
    </w:p>
    <w:p w14:paraId="14B74905">
      <w:pPr>
        <w:ind w:firstLine="411" w:firstLineChars="196"/>
        <w:rPr>
          <w:rFonts w:ascii="宋体" w:hAnsi="宋体"/>
          <w:szCs w:val="21"/>
        </w:rPr>
      </w:pPr>
      <w:r>
        <w:rPr>
          <w:rFonts w:hint="eastAsia" w:ascii="宋体" w:hAnsi="宋体"/>
          <w:szCs w:val="21"/>
        </w:rPr>
        <w:t>3.7“电子投标文件”指利用</w:t>
      </w:r>
      <w:r>
        <w:rPr>
          <w:rFonts w:hint="eastAsia" w:ascii="宋体" w:hAnsi="宋体"/>
          <w:b/>
          <w:bCs/>
          <w:szCs w:val="21"/>
        </w:rPr>
        <w:t>深圳公共资源交易中心（</w:t>
      </w:r>
      <w:r>
        <w:rPr>
          <w:rFonts w:hint="eastAsia" w:ascii="宋体" w:hAnsi="宋体"/>
          <w:b/>
          <w:bCs/>
          <w:szCs w:val="21"/>
          <w:lang w:eastAsia="zh-CN"/>
        </w:rPr>
        <w:t>深圳交易集团有限公司宝安分公司</w:t>
      </w:r>
      <w:r>
        <w:rPr>
          <w:rFonts w:hint="eastAsia" w:ascii="宋体" w:hAnsi="宋体"/>
          <w:b/>
          <w:bCs/>
          <w:szCs w:val="21"/>
        </w:rPr>
        <w:t>）</w:t>
      </w:r>
      <w:r>
        <w:rPr>
          <w:rFonts w:hint="eastAsia" w:ascii="宋体" w:hAnsi="宋体"/>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55" w:name="_Hlk72398581"/>
      <w:r>
        <w:rPr>
          <w:rFonts w:hint="eastAsia" w:ascii="宋体" w:hAnsi="宋体"/>
          <w:szCs w:val="21"/>
        </w:rPr>
        <w:t>；</w:t>
      </w:r>
      <w:bookmarkEnd w:id="55"/>
    </w:p>
    <w:p w14:paraId="569162FE">
      <w:pPr>
        <w:ind w:firstLine="411" w:firstLineChars="196"/>
        <w:rPr>
          <w:rFonts w:ascii="宋体" w:hAnsi="宋体"/>
          <w:szCs w:val="21"/>
        </w:rPr>
      </w:pPr>
      <w:r>
        <w:rPr>
          <w:rFonts w:hint="eastAsia" w:ascii="宋体" w:hAnsi="宋体"/>
          <w:szCs w:val="21"/>
        </w:rPr>
        <w:t>3.8“网上投标”指通过</w:t>
      </w:r>
      <w:r>
        <w:rPr>
          <w:rFonts w:hint="eastAsia" w:ascii="宋体" w:hAnsi="宋体"/>
          <w:b/>
          <w:bCs/>
          <w:szCs w:val="21"/>
        </w:rPr>
        <w:t>深圳公共资源交易中心（</w:t>
      </w:r>
      <w:r>
        <w:rPr>
          <w:rFonts w:hint="eastAsia" w:ascii="宋体" w:hAnsi="宋体"/>
          <w:b/>
          <w:bCs/>
          <w:szCs w:val="21"/>
          <w:lang w:eastAsia="zh-CN"/>
        </w:rPr>
        <w:t>深圳交易集团有限公司宝安分公司</w:t>
      </w:r>
      <w:r>
        <w:rPr>
          <w:rFonts w:hint="eastAsia" w:ascii="宋体" w:hAnsi="宋体"/>
          <w:b/>
          <w:bCs/>
          <w:szCs w:val="21"/>
        </w:rPr>
        <w:t>）</w:t>
      </w:r>
      <w:r>
        <w:rPr>
          <w:rFonts w:hint="eastAsia" w:ascii="宋体" w:hAnsi="宋体"/>
          <w:szCs w:val="21"/>
        </w:rPr>
        <w:t>网站上传电子投标文件；</w:t>
      </w:r>
    </w:p>
    <w:p w14:paraId="13EACD00">
      <w:pPr>
        <w:ind w:firstLine="411" w:firstLineChars="196"/>
        <w:rPr>
          <w:rFonts w:ascii="宋体" w:hAnsi="宋体"/>
          <w:szCs w:val="21"/>
        </w:rPr>
      </w:pPr>
      <w:r>
        <w:rPr>
          <w:rFonts w:hint="eastAsia" w:ascii="宋体" w:hAnsi="宋体"/>
          <w:szCs w:val="21"/>
        </w:rPr>
        <w:t>3.9招标文件中的标题或题名仅起引导作用，而不应视为对招标文件内容的理解和解释。</w:t>
      </w:r>
    </w:p>
    <w:p w14:paraId="04267699">
      <w:pPr>
        <w:rPr>
          <w:rFonts w:ascii="黑体" w:hAnsi="宋体" w:eastAsia="黑体"/>
          <w:sz w:val="24"/>
        </w:rPr>
      </w:pPr>
      <w:r>
        <w:rPr>
          <w:rFonts w:hint="eastAsia" w:ascii="黑体" w:hAnsi="宋体" w:eastAsia="黑体"/>
          <w:sz w:val="24"/>
        </w:rPr>
        <w:t xml:space="preserve">4. </w:t>
      </w:r>
      <w:bookmarkStart w:id="56" w:name="_Hlk72398643"/>
      <w:r>
        <w:rPr>
          <w:rFonts w:hint="eastAsia" w:ascii="黑体" w:hAnsi="宋体" w:eastAsia="黑体"/>
          <w:sz w:val="24"/>
        </w:rPr>
        <w:t>政府采购供应商责任</w:t>
      </w:r>
    </w:p>
    <w:p w14:paraId="046D69C9">
      <w:pPr>
        <w:ind w:firstLine="411" w:firstLineChars="196"/>
        <w:rPr>
          <w:rFonts w:ascii="宋体" w:hAnsi="宋体"/>
          <w:szCs w:val="21"/>
        </w:rPr>
      </w:pPr>
      <w:r>
        <w:rPr>
          <w:rFonts w:hint="eastAsia" w:ascii="宋体" w:hAnsi="宋体"/>
          <w:szCs w:val="21"/>
        </w:rPr>
        <w:t>4.1欢迎诚信、有实力和有社会责任心的供应商参与政府采购事业。</w:t>
      </w:r>
    </w:p>
    <w:p w14:paraId="49B5B754">
      <w:pPr>
        <w:ind w:firstLine="411" w:firstLineChars="196"/>
        <w:rPr>
          <w:rFonts w:ascii="宋体" w:hAnsi="宋体"/>
          <w:szCs w:val="21"/>
        </w:rPr>
      </w:pPr>
      <w:r>
        <w:rPr>
          <w:rFonts w:hint="eastAsia" w:ascii="宋体" w:hAnsi="宋体"/>
          <w:szCs w:val="21"/>
        </w:rPr>
        <w:t>4.2投标人应当遵循公平竞争的原则，不得恶意串通，不得妨碍其他投标人的竞争行为，不得损害采购人或者其他投标人的合法权益。如违反上述要求，经核实后，供应商的投标无效。</w:t>
      </w:r>
    </w:p>
    <w:p w14:paraId="0B0AE1D6">
      <w:pPr>
        <w:rPr>
          <w:rFonts w:ascii="黑体" w:hAnsi="宋体" w:eastAsia="黑体"/>
          <w:sz w:val="24"/>
        </w:rPr>
      </w:pPr>
      <w:r>
        <w:rPr>
          <w:rFonts w:hint="eastAsia" w:ascii="黑体" w:hAnsi="宋体" w:eastAsia="黑体"/>
          <w:sz w:val="24"/>
        </w:rPr>
        <w:t>5．投标人参加政府采购的条件</w:t>
      </w:r>
    </w:p>
    <w:p w14:paraId="2FD2B75C">
      <w:pPr>
        <w:ind w:firstLine="411" w:firstLineChars="196"/>
        <w:rPr>
          <w:rFonts w:ascii="宋体" w:hAnsi="宋体"/>
          <w:szCs w:val="21"/>
        </w:rPr>
      </w:pPr>
      <w:r>
        <w:rPr>
          <w:rFonts w:hint="eastAsia" w:ascii="宋体" w:hAnsi="宋体"/>
          <w:szCs w:val="21"/>
        </w:rPr>
        <w:t>5.1投标人应在投标前到</w:t>
      </w:r>
      <w:r>
        <w:rPr>
          <w:rFonts w:hint="eastAsia" w:ascii="宋体" w:hAnsi="宋体"/>
          <w:b/>
          <w:bCs/>
          <w:szCs w:val="21"/>
        </w:rPr>
        <w:t>深圳公共资源交易中心（具体在深圳交易集团有限公司政府采购业务分公司进行办理）</w:t>
      </w:r>
      <w:r>
        <w:rPr>
          <w:rFonts w:hint="eastAsia" w:ascii="宋体" w:hAnsi="宋体"/>
          <w:szCs w:val="21"/>
        </w:rPr>
        <w:t>进行注册并办理电子密钥。《供应商注册及信息变更指引》详见www.szggzy.com网站“交易服务指南-政府采购”</w:t>
      </w:r>
      <w:r>
        <w:rPr>
          <w:rFonts w:hint="eastAsia" w:ascii="宋体" w:hAnsi="宋体"/>
          <w:szCs w:val="21"/>
          <w:lang w:val="en-US" w:eastAsia="zh-CN"/>
        </w:rPr>
        <w:t>。</w:t>
      </w:r>
    </w:p>
    <w:p w14:paraId="4D77AB4E">
      <w:pPr>
        <w:ind w:firstLine="411" w:firstLineChars="196"/>
        <w:rPr>
          <w:rFonts w:ascii="宋体" w:hAnsi="宋体"/>
          <w:szCs w:val="21"/>
        </w:rPr>
      </w:pPr>
      <w:r>
        <w:rPr>
          <w:rFonts w:hint="eastAsia" w:ascii="宋体" w:hAnsi="宋体"/>
          <w:szCs w:val="21"/>
        </w:rPr>
        <w:t>5.2投标人资格要求</w:t>
      </w:r>
    </w:p>
    <w:p w14:paraId="5341C2F4">
      <w:pPr>
        <w:ind w:firstLine="411" w:firstLineChars="196"/>
        <w:rPr>
          <w:rFonts w:ascii="宋体" w:hAnsi="宋体"/>
          <w:szCs w:val="21"/>
        </w:rPr>
      </w:pPr>
      <w:r>
        <w:rPr>
          <w:rFonts w:hint="eastAsia" w:ascii="宋体" w:hAnsi="宋体"/>
          <w:szCs w:val="21"/>
        </w:rPr>
        <w:t>参加本项目的投标人应具备的资格条件详见本项目招标公告中 “投标人资格要求”（即申请人的资格要求）的内容。</w:t>
      </w:r>
    </w:p>
    <w:p w14:paraId="5066AC74">
      <w:pPr>
        <w:ind w:firstLine="411" w:firstLineChars="196"/>
        <w:rPr>
          <w:rFonts w:ascii="宋体" w:hAnsi="宋体"/>
          <w:szCs w:val="21"/>
        </w:rPr>
      </w:pPr>
      <w:r>
        <w:rPr>
          <w:rFonts w:hint="eastAsia" w:ascii="宋体" w:hAnsi="宋体"/>
          <w:szCs w:val="21"/>
        </w:rPr>
        <w:t>5.3联合体投标</w:t>
      </w:r>
    </w:p>
    <w:p w14:paraId="760559AD">
      <w:pPr>
        <w:ind w:firstLine="411" w:firstLineChars="196"/>
        <w:rPr>
          <w:rFonts w:ascii="宋体" w:hAnsi="宋体"/>
          <w:szCs w:val="21"/>
        </w:rPr>
      </w:pPr>
      <w:r>
        <w:rPr>
          <w:rFonts w:hint="eastAsia" w:ascii="宋体" w:hAnsi="宋体"/>
          <w:szCs w:val="21"/>
        </w:rPr>
        <w:t>5.3.1　以下有关联合体投标的条款仅适用于允许投标人组成联合体投标的项目。</w:t>
      </w:r>
    </w:p>
    <w:p w14:paraId="54F436AC">
      <w:pPr>
        <w:ind w:firstLine="411" w:firstLineChars="196"/>
        <w:rPr>
          <w:rFonts w:ascii="宋体" w:hAnsi="宋体"/>
          <w:szCs w:val="21"/>
        </w:rPr>
      </w:pPr>
      <w:r>
        <w:rPr>
          <w:rFonts w:hint="eastAsia" w:ascii="宋体" w:hAnsi="宋体"/>
          <w:szCs w:val="21"/>
        </w:rPr>
        <w:t>5.3.2  由两个或两个以上的自然人、法人或者其他组织可以组成一个联合体，以一个供应商的身份共同投标时，应符合以下原则：</w:t>
      </w:r>
    </w:p>
    <w:p w14:paraId="5642B361">
      <w:pPr>
        <w:ind w:firstLine="411" w:firstLineChars="196"/>
        <w:rPr>
          <w:rFonts w:ascii="宋体" w:hAnsi="宋体"/>
        </w:rPr>
      </w:pPr>
      <w:r>
        <w:rPr>
          <w:rFonts w:hint="eastAsia" w:ascii="宋体" w:hAnsi="宋体"/>
        </w:rPr>
        <w:t>（1）投标联合体各方参加政府采购活动应当具备下列条件：</w:t>
      </w:r>
      <w:r>
        <w:rPr>
          <w:rFonts w:ascii="宋体" w:hAnsi="宋体"/>
        </w:rPr>
        <w:t xml:space="preserve"> </w:t>
      </w:r>
    </w:p>
    <w:p w14:paraId="248FED20">
      <w:pPr>
        <w:ind w:left="420" w:leftChars="200" w:firstLine="411" w:firstLineChars="196"/>
        <w:rPr>
          <w:rFonts w:ascii="宋体" w:hAnsi="宋体"/>
        </w:rPr>
      </w:pPr>
      <w:r>
        <w:rPr>
          <w:rFonts w:hint="eastAsia" w:ascii="宋体" w:hAnsi="宋体"/>
        </w:rPr>
        <w:t>1、具有独立承担民事责任的能力；</w:t>
      </w:r>
      <w:r>
        <w:rPr>
          <w:rFonts w:ascii="宋体" w:hAnsi="宋体"/>
        </w:rPr>
        <w:t xml:space="preserve"> </w:t>
      </w:r>
    </w:p>
    <w:p w14:paraId="133C7EE4">
      <w:pPr>
        <w:ind w:left="420" w:firstLine="411" w:firstLineChars="196"/>
        <w:rPr>
          <w:rFonts w:ascii="宋体" w:hAnsi="宋体"/>
        </w:rPr>
      </w:pPr>
      <w:r>
        <w:rPr>
          <w:rFonts w:hint="eastAsia" w:ascii="宋体" w:hAnsi="宋体"/>
        </w:rPr>
        <w:t>2、有良好的商业信誉和健全的财务会计制度；</w:t>
      </w:r>
      <w:r>
        <w:rPr>
          <w:rFonts w:ascii="宋体" w:hAnsi="宋体"/>
        </w:rPr>
        <w:t xml:space="preserve"> </w:t>
      </w:r>
    </w:p>
    <w:p w14:paraId="72BB12DB">
      <w:pPr>
        <w:ind w:left="420" w:leftChars="200" w:firstLine="411" w:firstLineChars="196"/>
        <w:rPr>
          <w:rFonts w:ascii="宋体" w:hAnsi="宋体"/>
        </w:rPr>
      </w:pPr>
      <w:r>
        <w:rPr>
          <w:rFonts w:hint="eastAsia" w:ascii="宋体" w:hAnsi="宋体"/>
        </w:rPr>
        <w:t>3、具有履行合同所必需的设备和专业技术能力；</w:t>
      </w:r>
      <w:r>
        <w:rPr>
          <w:rFonts w:ascii="宋体" w:hAnsi="宋体"/>
        </w:rPr>
        <w:t xml:space="preserve"> </w:t>
      </w:r>
    </w:p>
    <w:p w14:paraId="12CA9A4D">
      <w:pPr>
        <w:ind w:left="420" w:leftChars="200" w:firstLine="411" w:firstLineChars="196"/>
        <w:rPr>
          <w:rFonts w:ascii="宋体" w:hAnsi="宋体"/>
        </w:rPr>
      </w:pPr>
      <w:r>
        <w:rPr>
          <w:rFonts w:hint="eastAsia" w:ascii="宋体" w:hAnsi="宋体"/>
        </w:rPr>
        <w:t>4、有依法缴纳税收和社会保障资金的良好记录；</w:t>
      </w:r>
      <w:r>
        <w:rPr>
          <w:rFonts w:ascii="宋体" w:hAnsi="宋体"/>
        </w:rPr>
        <w:t xml:space="preserve"> </w:t>
      </w:r>
    </w:p>
    <w:p w14:paraId="18979713">
      <w:pPr>
        <w:ind w:left="420" w:leftChars="200" w:firstLine="411" w:firstLineChars="196"/>
        <w:rPr>
          <w:rFonts w:ascii="宋体" w:hAnsi="宋体"/>
        </w:rPr>
      </w:pPr>
      <w:r>
        <w:rPr>
          <w:rFonts w:hint="eastAsia" w:ascii="宋体" w:hAnsi="宋体"/>
        </w:rPr>
        <w:t>5、参加政府采购活动前三年内，在经营活动中没有重大违法记录；</w:t>
      </w:r>
      <w:r>
        <w:rPr>
          <w:rFonts w:ascii="宋体" w:hAnsi="宋体"/>
        </w:rPr>
        <w:t xml:space="preserve"> </w:t>
      </w:r>
    </w:p>
    <w:p w14:paraId="66D2E30B">
      <w:pPr>
        <w:ind w:left="420" w:leftChars="200" w:firstLine="411" w:firstLineChars="196"/>
        <w:rPr>
          <w:rFonts w:ascii="宋体" w:hAnsi="宋体"/>
        </w:rPr>
      </w:pPr>
      <w:r>
        <w:rPr>
          <w:rFonts w:hint="eastAsia" w:ascii="宋体" w:hAnsi="宋体"/>
        </w:rPr>
        <w:t>6、法律、行政法规规定的其他条件。</w:t>
      </w:r>
      <w:r>
        <w:rPr>
          <w:rFonts w:ascii="宋体" w:hAnsi="宋体"/>
        </w:rPr>
        <w:t xml:space="preserve"> </w:t>
      </w:r>
    </w:p>
    <w:p w14:paraId="3B22E27F">
      <w:pPr>
        <w:ind w:firstLine="411" w:firstLineChars="196"/>
        <w:rPr>
          <w:rFonts w:ascii="宋体" w:hAnsi="宋体"/>
        </w:rPr>
      </w:pPr>
      <w:r>
        <w:rPr>
          <w:rFonts w:hint="eastAsia" w:ascii="宋体" w:hAnsi="宋体"/>
        </w:rPr>
        <w:t>（2）在投标截止前，投标联合体各方均应注册成政府集中采购机构供应商；</w:t>
      </w:r>
    </w:p>
    <w:p w14:paraId="0EAFA646">
      <w:pPr>
        <w:ind w:firstLine="411" w:firstLineChars="196"/>
        <w:rPr>
          <w:rFonts w:ascii="宋体" w:hAnsi="宋体"/>
        </w:rPr>
      </w:pPr>
      <w:r>
        <w:rPr>
          <w:rFonts w:hint="eastAsia" w:ascii="宋体" w:hAnsi="宋体"/>
        </w:rPr>
        <w:t>（3）联合体中有同类资质的供应商按照联合体分工承担相同工作的，应当按照资质等级较低的供应商确定资质等级；</w:t>
      </w:r>
    </w:p>
    <w:p w14:paraId="4DEE9912">
      <w:pPr>
        <w:ind w:firstLine="411"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14:paraId="63213348">
      <w:pPr>
        <w:ind w:firstLine="411" w:firstLineChars="196"/>
        <w:rPr>
          <w:rFonts w:ascii="宋体" w:hAnsi="宋体"/>
        </w:rPr>
      </w:pPr>
      <w:r>
        <w:rPr>
          <w:rFonts w:hint="eastAsia" w:ascii="宋体" w:hAnsi="宋体"/>
        </w:rPr>
        <w:t>（5）投标人的投标文件及中标后签署的合同协议对联合体各方均具法律约束力；</w:t>
      </w:r>
    </w:p>
    <w:p w14:paraId="084BFD07">
      <w:pPr>
        <w:ind w:firstLine="411" w:firstLineChars="196"/>
        <w:rPr>
          <w:rFonts w:ascii="宋体" w:hAnsi="宋体"/>
        </w:rPr>
      </w:pPr>
      <w:r>
        <w:rPr>
          <w:rFonts w:hint="eastAsia" w:ascii="宋体" w:hAnsi="宋体"/>
        </w:rPr>
        <w:t>（6）联合体各方应当签订联合体投标协议，明确约定各方拟承担的工作和责任，并将该协议随投标文件一并递交给政府集中采购机构；</w:t>
      </w:r>
    </w:p>
    <w:p w14:paraId="6AE87D34">
      <w:pPr>
        <w:ind w:firstLine="411" w:firstLineChars="196"/>
        <w:rPr>
          <w:rFonts w:ascii="宋体" w:hAnsi="宋体"/>
        </w:rPr>
      </w:pPr>
      <w:r>
        <w:rPr>
          <w:rFonts w:hint="eastAsia" w:ascii="宋体" w:hAnsi="宋体"/>
        </w:rPr>
        <w:t>（7）联合体中标后，联合体各方应当共同与采购人签订合同，就中标项目向采购人承担连带责任；</w:t>
      </w:r>
    </w:p>
    <w:p w14:paraId="6DE779A9">
      <w:pPr>
        <w:ind w:firstLine="411" w:firstLineChars="196"/>
        <w:rPr>
          <w:rFonts w:ascii="宋体" w:hAnsi="宋体"/>
        </w:rPr>
      </w:pPr>
      <w:r>
        <w:rPr>
          <w:rFonts w:hint="eastAsia" w:ascii="宋体" w:hAnsi="宋体"/>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14:paraId="68612869">
      <w:pPr>
        <w:ind w:firstLine="411" w:firstLineChars="196"/>
        <w:rPr>
          <w:rFonts w:ascii="宋体" w:hAnsi="宋体"/>
          <w:szCs w:val="21"/>
        </w:rPr>
      </w:pPr>
      <w:r>
        <w:rPr>
          <w:rFonts w:hint="eastAsia" w:ascii="宋体" w:hAnsi="宋体"/>
        </w:rPr>
        <w:t>（9）本通用条款中“投标人”一词亦指联合体各方，专用条款另有规定或说明的除外。</w:t>
      </w:r>
    </w:p>
    <w:p w14:paraId="0414F138">
      <w:pPr>
        <w:rPr>
          <w:rFonts w:ascii="黑体" w:hAnsi="宋体" w:eastAsia="黑体"/>
          <w:sz w:val="24"/>
        </w:rPr>
      </w:pPr>
      <w:r>
        <w:rPr>
          <w:rFonts w:hint="eastAsia" w:ascii="黑体" w:hAnsi="宋体" w:eastAsia="黑体"/>
          <w:sz w:val="24"/>
        </w:rPr>
        <w:t>6．政策导向</w:t>
      </w:r>
    </w:p>
    <w:p w14:paraId="628A5DBE">
      <w:pPr>
        <w:ind w:firstLine="411" w:firstLineChars="196"/>
        <w:rPr>
          <w:rFonts w:ascii="宋体" w:hAnsi="宋体"/>
        </w:rPr>
      </w:pPr>
      <w:r>
        <w:rPr>
          <w:rFonts w:hint="eastAsia" w:ascii="宋体" w:hAnsi="宋体"/>
        </w:rPr>
        <w:t>6.1</w:t>
      </w:r>
      <w:r>
        <w:rPr>
          <w:rFonts w:ascii="宋体" w:hAnsi="宋体"/>
        </w:rPr>
        <w:t xml:space="preserve">  </w:t>
      </w:r>
      <w:r>
        <w:rPr>
          <w:rFonts w:hint="eastAsia" w:ascii="宋体" w:hAnsi="宋体"/>
        </w:rPr>
        <w:t>政府采购扶持贫困地区、中小企业、监狱企业和残疾人福利性单位发展，支持节能减排、环境保护。</w:t>
      </w:r>
    </w:p>
    <w:p w14:paraId="44A24E27">
      <w:pPr>
        <w:ind w:firstLine="405"/>
        <w:rPr>
          <w:rFonts w:hint="eastAsia" w:ascii="宋体" w:hAnsi="宋体"/>
        </w:rPr>
      </w:pPr>
      <w:r>
        <w:rPr>
          <w:rFonts w:hint="eastAsia" w:ascii="宋体" w:hAnsi="宋体"/>
        </w:rPr>
        <w:t>6.2</w:t>
      </w:r>
      <w:r>
        <w:rPr>
          <w:rFonts w:ascii="宋体" w:hAnsi="宋体"/>
        </w:rPr>
        <w:t xml:space="preserve">  </w:t>
      </w:r>
      <w:r>
        <w:rPr>
          <w:rFonts w:hint="eastAsia" w:ascii="宋体" w:hAnsi="宋体"/>
        </w:rPr>
        <w:t>本项目落实深圳市政府采购供应商诚信管理政策要求。</w:t>
      </w:r>
    </w:p>
    <w:p w14:paraId="724FDA02">
      <w:pPr>
        <w:ind w:firstLine="405"/>
        <w:rPr>
          <w:rFonts w:hint="default" w:eastAsia="宋体"/>
          <w:lang w:val="en-US" w:eastAsia="zh-CN"/>
        </w:rPr>
      </w:pPr>
      <w:r>
        <w:rPr>
          <w:rFonts w:hint="eastAsia" w:ascii="宋体" w:hAnsi="宋体"/>
          <w:lang w:val="en-US" w:eastAsia="zh-CN"/>
        </w:rPr>
        <w:t>6.3  本项目支持投标人性别平等的相关政策。</w:t>
      </w:r>
    </w:p>
    <w:p w14:paraId="6613E722">
      <w:pPr>
        <w:rPr>
          <w:rFonts w:ascii="黑体" w:hAnsi="宋体" w:eastAsia="黑体"/>
          <w:sz w:val="24"/>
        </w:rPr>
      </w:pPr>
      <w:r>
        <w:rPr>
          <w:rFonts w:hint="eastAsia" w:ascii="黑体" w:hAnsi="宋体" w:eastAsia="黑体"/>
          <w:sz w:val="24"/>
        </w:rPr>
        <w:t>7. 本项目若涉及采购货物，则合格的货物及相应服务应满足以下要求：</w:t>
      </w:r>
    </w:p>
    <w:p w14:paraId="6E996DC8">
      <w:pPr>
        <w:ind w:firstLine="411" w:firstLineChars="196"/>
        <w:rPr>
          <w:rFonts w:ascii="宋体" w:hAnsi="宋体"/>
        </w:rPr>
      </w:pPr>
      <w:r>
        <w:rPr>
          <w:rFonts w:hint="eastAsia" w:ascii="宋体" w:hAnsi="宋体"/>
        </w:rPr>
        <w:t>7</w:t>
      </w:r>
      <w:r>
        <w:rPr>
          <w:rFonts w:ascii="宋体" w:hAnsi="宋体"/>
        </w:rPr>
        <w:t xml:space="preserve">.1  </w:t>
      </w:r>
      <w:r>
        <w:rPr>
          <w:rFonts w:hint="eastAsia" w:ascii="宋体" w:hAnsi="宋体"/>
        </w:rPr>
        <w:t>必须是全新、未使用过的原装合格正品（包括零部件），如安装或配置了软件的，须为正版软件。</w:t>
      </w:r>
    </w:p>
    <w:p w14:paraId="11A48984">
      <w:pPr>
        <w:ind w:firstLine="411" w:firstLineChars="196"/>
        <w:rPr>
          <w:rFonts w:ascii="宋体" w:hAnsi="宋体"/>
        </w:rPr>
      </w:pPr>
      <w:r>
        <w:rPr>
          <w:rFonts w:hint="eastAsia" w:ascii="宋体" w:hAnsi="宋体"/>
        </w:rPr>
        <w:t>7.2  国产的货物及其有关服务必须符合中华人民共和国的设计、制造生产标准及行业标准。招标公告有其他要求的，亦应符合其要求。</w:t>
      </w:r>
    </w:p>
    <w:p w14:paraId="1ECC98C1">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3</w:t>
      </w:r>
      <w:r>
        <w:rPr>
          <w:rFonts w:ascii="宋体" w:hAnsi="宋体"/>
        </w:rPr>
        <w:t xml:space="preserve">  </w:t>
      </w:r>
      <w:r>
        <w:rPr>
          <w:rFonts w:hint="eastAsia" w:ascii="宋体" w:hAnsi="宋体"/>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56FEEF7F">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4</w:t>
      </w:r>
      <w:r>
        <w:rPr>
          <w:rFonts w:ascii="宋体" w:hAnsi="宋体"/>
        </w:rPr>
        <w:t xml:space="preserve">  </w:t>
      </w:r>
      <w:r>
        <w:rPr>
          <w:rFonts w:hint="eastAsia" w:ascii="宋体" w:hAnsi="宋体"/>
        </w:rPr>
        <w:t>投标人</w:t>
      </w:r>
      <w:bookmarkStart w:id="57" w:name="_Hlk72152753"/>
      <w:r>
        <w:rPr>
          <w:rFonts w:hint="eastAsia" w:ascii="宋体" w:hAnsi="宋体"/>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57"/>
    </w:p>
    <w:p w14:paraId="7EA13BEC">
      <w:pPr>
        <w:ind w:firstLine="411" w:firstLineChars="196"/>
        <w:rPr>
          <w:rFonts w:ascii="宋体" w:hAnsi="宋体"/>
        </w:rPr>
      </w:pPr>
      <w:r>
        <w:rPr>
          <w:rFonts w:hint="eastAsia" w:ascii="宋体" w:hAnsi="宋体"/>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02D1896C">
      <w:pPr>
        <w:ind w:firstLine="411" w:firstLineChars="196"/>
        <w:rPr>
          <w:rFonts w:ascii="宋体" w:hAnsi="宋体"/>
        </w:rPr>
      </w:pPr>
      <w:r>
        <w:rPr>
          <w:rFonts w:hint="eastAsia" w:ascii="宋体" w:hAnsi="宋体"/>
        </w:rPr>
        <w:t>7.6  工期要求：投标人在投标时对其所投项目应提交交货进度、交货计划等，在合同规定的时间内完成项目实施工作。</w:t>
      </w:r>
    </w:p>
    <w:p w14:paraId="52EB3F90">
      <w:pPr>
        <w:ind w:firstLine="411" w:firstLineChars="196"/>
        <w:rPr>
          <w:rFonts w:ascii="宋体" w:hAnsi="宋体"/>
        </w:rPr>
      </w:pPr>
      <w:r>
        <w:rPr>
          <w:rFonts w:hint="eastAsia" w:ascii="宋体" w:hAnsi="宋体"/>
        </w:rPr>
        <w:t>7.7  投标人必须承担的设备运输、安装调试、验收检测和提供设备操作说明书、图纸等其他相关及类似的义务。</w:t>
      </w:r>
    </w:p>
    <w:p w14:paraId="5C9ADAFA">
      <w:pPr>
        <w:rPr>
          <w:rFonts w:ascii="黑体" w:hAnsi="宋体" w:eastAsia="黑体"/>
          <w:sz w:val="24"/>
        </w:rPr>
      </w:pPr>
      <w:r>
        <w:rPr>
          <w:rFonts w:hint="eastAsia" w:ascii="黑体" w:hAnsi="宋体" w:eastAsia="黑体"/>
          <w:sz w:val="24"/>
        </w:rPr>
        <w:t>8．投标费用</w:t>
      </w:r>
    </w:p>
    <w:p w14:paraId="7E61ACF7">
      <w:pPr>
        <w:ind w:firstLine="411" w:firstLineChars="196"/>
        <w:rPr>
          <w:rFonts w:ascii="宋体" w:hAnsi="宋体"/>
          <w:szCs w:val="21"/>
        </w:rPr>
      </w:pPr>
      <w:r>
        <w:rPr>
          <w:rFonts w:hint="eastAsia" w:ascii="宋体" w:hAnsi="宋体"/>
          <w:szCs w:val="21"/>
        </w:rPr>
        <w:t>不论投标结果如何，投标人应承担其编制投标文件与递交投标文件所涉及的一切费用。</w:t>
      </w:r>
    </w:p>
    <w:p w14:paraId="31EA59C9">
      <w:pPr>
        <w:rPr>
          <w:rFonts w:ascii="黑体" w:hAnsi="宋体" w:eastAsia="黑体"/>
          <w:sz w:val="24"/>
        </w:rPr>
      </w:pPr>
      <w:r>
        <w:rPr>
          <w:rFonts w:hint="eastAsia" w:ascii="黑体" w:hAnsi="宋体" w:eastAsia="黑体"/>
          <w:sz w:val="24"/>
        </w:rPr>
        <w:t>9．踏勘现场</w:t>
      </w:r>
    </w:p>
    <w:p w14:paraId="5D4FA19C">
      <w:pPr>
        <w:ind w:firstLine="411" w:firstLineChars="196"/>
        <w:rPr>
          <w:rFonts w:ascii="宋体" w:hAnsi="宋体"/>
          <w:szCs w:val="21"/>
        </w:rPr>
      </w:pPr>
      <w:r>
        <w:rPr>
          <w:rFonts w:hint="eastAsia" w:ascii="宋体" w:hAnsi="宋体"/>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054DAAAC">
      <w:pPr>
        <w:ind w:firstLine="411" w:firstLineChars="196"/>
        <w:rPr>
          <w:rFonts w:ascii="宋体" w:hAnsi="宋体"/>
        </w:rPr>
      </w:pPr>
      <w:r>
        <w:rPr>
          <w:rFonts w:hint="eastAsia" w:ascii="宋体" w:hAnsi="宋体"/>
        </w:rPr>
        <w:t>9.2投标人及其人员经过采购人的允许，可以进入采购人的项目现场踏勘。若招标文件要求投标人于统一时间地点踏勘现场的，投标人应当按时前往。</w:t>
      </w:r>
    </w:p>
    <w:p w14:paraId="25B7C977">
      <w:pPr>
        <w:ind w:firstLine="411" w:firstLineChars="196"/>
        <w:rPr>
          <w:rFonts w:ascii="宋体" w:hAnsi="宋体"/>
        </w:rPr>
      </w:pPr>
      <w:r>
        <w:rPr>
          <w:rFonts w:hint="eastAsia" w:ascii="宋体" w:hAnsi="宋体"/>
        </w:rPr>
        <w:t>9.3采购人应当通过政府集中采购机构向投标人提供有关现场的书面资料和数据。</w:t>
      </w:r>
    </w:p>
    <w:p w14:paraId="1A3F57D8">
      <w:pPr>
        <w:ind w:firstLine="411" w:firstLineChars="196"/>
        <w:rPr>
          <w:rFonts w:ascii="宋体" w:hAnsi="宋体"/>
        </w:rPr>
      </w:pPr>
      <w:r>
        <w:rPr>
          <w:rFonts w:hint="eastAsia" w:ascii="宋体" w:hAnsi="宋体"/>
        </w:rPr>
        <w:t>9.4任何人或任何组织在踏勘现场时向投标人提供的任何书面资料或口头承诺，未经政府集中采购机构在网上发布或书面通知，均作无效处理。</w:t>
      </w:r>
    </w:p>
    <w:p w14:paraId="6BFFF5C3">
      <w:pPr>
        <w:ind w:firstLine="411" w:firstLineChars="196"/>
        <w:rPr>
          <w:rFonts w:ascii="宋体" w:hAnsi="宋体"/>
        </w:rPr>
      </w:pPr>
      <w:r>
        <w:rPr>
          <w:rFonts w:ascii="宋体" w:hAnsi="宋体"/>
          <w:szCs w:val="21"/>
        </w:rPr>
        <w:t>9</w:t>
      </w:r>
      <w:r>
        <w:rPr>
          <w:rFonts w:hint="eastAsia" w:ascii="宋体" w:hAnsi="宋体"/>
          <w:szCs w:val="21"/>
        </w:rPr>
        <w:t>.</w:t>
      </w:r>
      <w:r>
        <w:rPr>
          <w:rFonts w:ascii="宋体" w:hAnsi="宋体"/>
          <w:szCs w:val="21"/>
        </w:rPr>
        <w:t>5</w:t>
      </w:r>
      <w:r>
        <w:rPr>
          <w:rFonts w:hint="eastAsia" w:ascii="宋体" w:hAnsi="宋体"/>
          <w:szCs w:val="21"/>
        </w:rPr>
        <w:t>未参与踏勘现场不作为否定投标人资格的理由。</w:t>
      </w:r>
    </w:p>
    <w:p w14:paraId="138776FE">
      <w:pPr>
        <w:rPr>
          <w:rFonts w:ascii="宋体" w:hAnsi="宋体"/>
          <w:szCs w:val="21"/>
        </w:rPr>
      </w:pPr>
      <w:r>
        <w:rPr>
          <w:rFonts w:hint="eastAsia" w:ascii="黑体" w:hAnsi="宋体" w:eastAsia="黑体"/>
          <w:sz w:val="24"/>
        </w:rPr>
        <w:t>1</w:t>
      </w:r>
      <w:r>
        <w:rPr>
          <w:rFonts w:ascii="黑体" w:hAnsi="宋体" w:eastAsia="黑体"/>
          <w:sz w:val="24"/>
        </w:rPr>
        <w:t>0</w:t>
      </w:r>
      <w:r>
        <w:rPr>
          <w:rFonts w:hint="eastAsia" w:ascii="黑体" w:hAnsi="宋体" w:eastAsia="黑体"/>
          <w:sz w:val="24"/>
        </w:rPr>
        <w:t>．标前会议</w:t>
      </w:r>
    </w:p>
    <w:p w14:paraId="30045EDB">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1</w:t>
      </w:r>
      <w:r>
        <w:rPr>
          <w:rFonts w:hint="eastAsia" w:ascii="宋体" w:hAnsi="宋体"/>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14:paraId="357CF394">
      <w:pPr>
        <w:ind w:firstLine="411" w:firstLineChars="196"/>
        <w:rPr>
          <w:rFonts w:ascii="宋体" w:hAnsi="宋体"/>
          <w:szCs w:val="21"/>
        </w:rPr>
      </w:pPr>
      <w:r>
        <w:rPr>
          <w:rFonts w:ascii="宋体" w:hAnsi="宋体"/>
        </w:rPr>
        <w:t>10</w:t>
      </w:r>
      <w:r>
        <w:rPr>
          <w:rFonts w:hint="eastAsia" w:ascii="宋体" w:hAnsi="宋体"/>
        </w:rPr>
        <w:t>.</w:t>
      </w:r>
      <w:r>
        <w:rPr>
          <w:rFonts w:ascii="宋体" w:hAnsi="宋体"/>
        </w:rPr>
        <w:t>2</w:t>
      </w:r>
      <w:r>
        <w:rPr>
          <w:rFonts w:hint="eastAsia" w:ascii="宋体" w:hAnsi="宋体"/>
        </w:rPr>
        <w:t>任何人或任何组织在标前会议时向投标人提供的任何书面资料或口头承诺，未经政府集中采购机构在网上发布或书面通知，均作无效处理。</w:t>
      </w:r>
    </w:p>
    <w:p w14:paraId="31458D7F">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3</w:t>
      </w:r>
      <w:r>
        <w:rPr>
          <w:rFonts w:hint="eastAsia" w:ascii="宋体" w:hAnsi="宋体"/>
          <w:szCs w:val="21"/>
        </w:rPr>
        <w:t>未参与标前会议不作为否定投标人资格的理由。</w:t>
      </w:r>
      <w:bookmarkEnd w:id="56"/>
    </w:p>
    <w:p w14:paraId="4EF39FD9">
      <w:pPr>
        <w:ind w:firstLine="411" w:firstLineChars="196"/>
        <w:rPr>
          <w:rFonts w:ascii="宋体" w:hAnsi="宋体"/>
        </w:rPr>
      </w:pPr>
    </w:p>
    <w:p w14:paraId="385BA5A7">
      <w:pPr>
        <w:pStyle w:val="5"/>
        <w:numPr>
          <w:ilvl w:val="0"/>
          <w:numId w:val="11"/>
        </w:numPr>
        <w:spacing w:before="120" w:beforeLines="50" w:after="120" w:afterLines="50"/>
        <w:ind w:left="562" w:hanging="562"/>
        <w:rPr>
          <w:sz w:val="28"/>
          <w:szCs w:val="28"/>
        </w:rPr>
      </w:pPr>
      <w:r>
        <w:rPr>
          <w:rFonts w:hint="eastAsia"/>
          <w:sz w:val="28"/>
          <w:szCs w:val="28"/>
        </w:rPr>
        <w:t>招标文件</w:t>
      </w:r>
    </w:p>
    <w:p w14:paraId="54455AEA">
      <w:pPr>
        <w:rPr>
          <w:rFonts w:ascii="黑体" w:hAnsi="宋体" w:eastAsia="黑体"/>
          <w:sz w:val="24"/>
        </w:rPr>
      </w:pPr>
      <w:r>
        <w:rPr>
          <w:rFonts w:hint="eastAsia" w:ascii="黑体" w:hAnsi="宋体" w:eastAsia="黑体"/>
          <w:sz w:val="24"/>
        </w:rPr>
        <w:t>1</w:t>
      </w:r>
      <w:r>
        <w:rPr>
          <w:rFonts w:ascii="黑体" w:hAnsi="宋体" w:eastAsia="黑体"/>
          <w:sz w:val="24"/>
        </w:rPr>
        <w:t>1</w:t>
      </w:r>
      <w:r>
        <w:rPr>
          <w:rFonts w:hint="eastAsia" w:ascii="黑体" w:hAnsi="宋体" w:eastAsia="黑体"/>
          <w:sz w:val="24"/>
        </w:rPr>
        <w:t>．</w:t>
      </w:r>
      <w:bookmarkStart w:id="58" w:name="_Hlk72399819"/>
      <w:r>
        <w:rPr>
          <w:rFonts w:hint="eastAsia" w:ascii="黑体" w:hAnsi="宋体" w:eastAsia="黑体"/>
          <w:sz w:val="24"/>
        </w:rPr>
        <w:t>招标文件的编制与组成</w:t>
      </w:r>
    </w:p>
    <w:p w14:paraId="1E38A96C">
      <w:pPr>
        <w:snapToGrid w:val="0"/>
        <w:ind w:firstLine="420" w:firstLineChars="200"/>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.1招标文件除以下内容外，政府集中采购机构在招标期间发出的澄清或修改等相关公告或通知内容，均是招标文件的组成部分，对投标人起约束作用；</w:t>
      </w:r>
    </w:p>
    <w:p w14:paraId="534E44C9">
      <w:pPr>
        <w:ind w:firstLine="411" w:firstLineChars="196"/>
        <w:rPr>
          <w:rFonts w:ascii="宋体" w:hAnsi="宋体"/>
          <w:szCs w:val="21"/>
        </w:rPr>
      </w:pPr>
      <w:r>
        <w:rPr>
          <w:rFonts w:hint="eastAsia" w:ascii="宋体" w:hAnsi="宋体"/>
          <w:szCs w:val="21"/>
        </w:rPr>
        <w:t>招标文件包括下列内容：</w:t>
      </w:r>
    </w:p>
    <w:p w14:paraId="2A7E3966">
      <w:pPr>
        <w:ind w:left="420" w:leftChars="200" w:firstLine="413" w:firstLineChars="196"/>
        <w:rPr>
          <w:rFonts w:ascii="宋体" w:hAnsi="宋体"/>
          <w:b/>
          <w:szCs w:val="21"/>
        </w:rPr>
      </w:pPr>
      <w:r>
        <w:rPr>
          <w:rFonts w:hint="eastAsia" w:ascii="宋体" w:hAnsi="宋体"/>
          <w:b/>
          <w:szCs w:val="21"/>
        </w:rPr>
        <w:t>第一册  专用条款</w:t>
      </w:r>
    </w:p>
    <w:p w14:paraId="55E158B6">
      <w:pPr>
        <w:ind w:left="1079" w:leftChars="514"/>
        <w:rPr>
          <w:rFonts w:ascii="宋体" w:hAnsi="宋体"/>
          <w:b/>
          <w:szCs w:val="21"/>
        </w:rPr>
      </w:pPr>
      <w:r>
        <w:rPr>
          <w:rFonts w:hint="eastAsia" w:ascii="宋体" w:hAnsi="宋体"/>
          <w:b/>
          <w:szCs w:val="21"/>
        </w:rPr>
        <w:t>关键信息</w:t>
      </w:r>
    </w:p>
    <w:p w14:paraId="5050DB88">
      <w:pPr>
        <w:ind w:left="630" w:leftChars="300" w:firstLine="411" w:firstLineChars="196"/>
        <w:rPr>
          <w:rFonts w:ascii="宋体" w:hAnsi="宋体"/>
          <w:szCs w:val="21"/>
        </w:rPr>
      </w:pPr>
      <w:r>
        <w:rPr>
          <w:rFonts w:hint="eastAsia" w:ascii="宋体" w:hAnsi="宋体"/>
          <w:szCs w:val="21"/>
        </w:rPr>
        <w:t>第一章  招标公告</w:t>
      </w:r>
    </w:p>
    <w:p w14:paraId="57D159A5">
      <w:pPr>
        <w:ind w:left="630" w:leftChars="300" w:firstLine="411" w:firstLineChars="196"/>
        <w:rPr>
          <w:rFonts w:ascii="宋体" w:hAnsi="宋体"/>
          <w:szCs w:val="21"/>
        </w:rPr>
      </w:pPr>
      <w:r>
        <w:rPr>
          <w:rFonts w:hint="eastAsia" w:ascii="宋体" w:hAnsi="宋体"/>
          <w:szCs w:val="21"/>
        </w:rPr>
        <w:t>第二章  对通用条款的补充内容及其他关键信息</w:t>
      </w:r>
    </w:p>
    <w:p w14:paraId="40B0B5EC">
      <w:pPr>
        <w:ind w:left="630" w:leftChars="300" w:firstLine="411" w:firstLineChars="196"/>
        <w:rPr>
          <w:rFonts w:ascii="宋体" w:hAnsi="宋体"/>
          <w:szCs w:val="21"/>
        </w:rPr>
      </w:pPr>
      <w:r>
        <w:rPr>
          <w:rFonts w:hint="eastAsia" w:ascii="宋体" w:hAnsi="宋体"/>
          <w:szCs w:val="21"/>
        </w:rPr>
        <w:t>第三章  用户需求书</w:t>
      </w:r>
    </w:p>
    <w:p w14:paraId="4EAEE819">
      <w:pPr>
        <w:ind w:left="630" w:leftChars="300" w:firstLine="411" w:firstLineChars="196"/>
        <w:rPr>
          <w:rFonts w:ascii="宋体" w:hAnsi="宋体"/>
          <w:szCs w:val="21"/>
        </w:rPr>
      </w:pPr>
      <w:r>
        <w:rPr>
          <w:rFonts w:hint="eastAsia"/>
        </w:rPr>
        <w:t xml:space="preserve">第四章 </w:t>
      </w:r>
      <w:r>
        <w:t xml:space="preserve"> </w:t>
      </w:r>
      <w:r>
        <w:rPr>
          <w:rFonts w:hint="eastAsia"/>
        </w:rPr>
        <w:t>投标文件格式及附件</w:t>
      </w:r>
    </w:p>
    <w:p w14:paraId="4054D9FA">
      <w:pPr>
        <w:ind w:left="630" w:leftChars="300" w:firstLine="411" w:firstLineChars="196"/>
        <w:rPr>
          <w:rFonts w:ascii="宋体" w:hAnsi="宋体"/>
          <w:szCs w:val="21"/>
        </w:rPr>
      </w:pPr>
      <w:r>
        <w:rPr>
          <w:rFonts w:hint="eastAsia" w:ascii="宋体" w:hAnsi="宋体"/>
          <w:szCs w:val="21"/>
        </w:rPr>
        <w:t>第五章  合同条款及格式</w:t>
      </w:r>
    </w:p>
    <w:p w14:paraId="16B7FF83">
      <w:pPr>
        <w:ind w:left="420" w:leftChars="200" w:firstLine="413" w:firstLineChars="196"/>
        <w:rPr>
          <w:rFonts w:ascii="宋体" w:hAnsi="宋体"/>
          <w:b/>
          <w:szCs w:val="21"/>
        </w:rPr>
      </w:pPr>
      <w:r>
        <w:rPr>
          <w:rFonts w:hint="eastAsia" w:ascii="宋体" w:hAnsi="宋体"/>
          <w:b/>
          <w:szCs w:val="21"/>
        </w:rPr>
        <w:t>第二册  通用条款</w:t>
      </w:r>
    </w:p>
    <w:p w14:paraId="7E051A48">
      <w:pPr>
        <w:ind w:left="630" w:leftChars="300" w:firstLine="411" w:firstLineChars="196"/>
        <w:rPr>
          <w:rFonts w:ascii="宋体" w:hAnsi="宋体"/>
          <w:szCs w:val="21"/>
        </w:rPr>
      </w:pPr>
      <w:r>
        <w:rPr>
          <w:rFonts w:hint="eastAsia" w:ascii="宋体" w:hAnsi="宋体"/>
          <w:szCs w:val="21"/>
        </w:rPr>
        <w:t>第一章  总则</w:t>
      </w:r>
    </w:p>
    <w:p w14:paraId="4BEEEB03">
      <w:pPr>
        <w:ind w:left="630" w:leftChars="300" w:firstLine="411" w:firstLineChars="196"/>
        <w:rPr>
          <w:rFonts w:ascii="宋体" w:hAnsi="宋体"/>
          <w:szCs w:val="21"/>
        </w:rPr>
      </w:pPr>
      <w:r>
        <w:rPr>
          <w:rFonts w:hint="eastAsia" w:ascii="宋体" w:hAnsi="宋体"/>
          <w:szCs w:val="21"/>
        </w:rPr>
        <w:t>第二章  招标文件</w:t>
      </w:r>
    </w:p>
    <w:p w14:paraId="38EFE101">
      <w:pPr>
        <w:ind w:left="630" w:leftChars="300" w:firstLine="411" w:firstLineChars="196"/>
        <w:rPr>
          <w:rFonts w:ascii="宋体" w:hAnsi="宋体"/>
          <w:szCs w:val="21"/>
        </w:rPr>
      </w:pPr>
      <w:r>
        <w:rPr>
          <w:rFonts w:hint="eastAsia" w:ascii="宋体" w:hAnsi="宋体"/>
          <w:szCs w:val="21"/>
        </w:rPr>
        <w:t>第三章  投标文件的编制</w:t>
      </w:r>
    </w:p>
    <w:p w14:paraId="24D448D3">
      <w:pPr>
        <w:ind w:left="630" w:leftChars="300" w:firstLine="411" w:firstLineChars="196"/>
        <w:rPr>
          <w:rFonts w:ascii="宋体" w:hAnsi="宋体"/>
          <w:szCs w:val="21"/>
        </w:rPr>
      </w:pPr>
      <w:r>
        <w:rPr>
          <w:rFonts w:hint="eastAsia" w:ascii="宋体" w:hAnsi="宋体"/>
          <w:szCs w:val="21"/>
        </w:rPr>
        <w:t>第四章  投标文件的递交</w:t>
      </w:r>
    </w:p>
    <w:p w14:paraId="042735FA">
      <w:pPr>
        <w:ind w:left="630" w:leftChars="300" w:firstLine="411" w:firstLineChars="196"/>
        <w:rPr>
          <w:rFonts w:ascii="宋体" w:hAnsi="宋体"/>
          <w:szCs w:val="21"/>
        </w:rPr>
      </w:pPr>
      <w:r>
        <w:rPr>
          <w:rFonts w:hint="eastAsia" w:ascii="宋体" w:hAnsi="宋体"/>
          <w:szCs w:val="21"/>
        </w:rPr>
        <w:t>第五章  开标</w:t>
      </w:r>
    </w:p>
    <w:p w14:paraId="0A2D8952">
      <w:pPr>
        <w:ind w:left="630" w:leftChars="300" w:firstLine="411" w:firstLineChars="196"/>
        <w:rPr>
          <w:rFonts w:ascii="宋体" w:hAnsi="宋体"/>
          <w:szCs w:val="21"/>
        </w:rPr>
      </w:pPr>
      <w:r>
        <w:rPr>
          <w:rFonts w:hint="eastAsia" w:ascii="宋体" w:hAnsi="宋体"/>
          <w:szCs w:val="21"/>
        </w:rPr>
        <w:t>第六章  评审要求</w:t>
      </w:r>
    </w:p>
    <w:p w14:paraId="4E9EE8DD">
      <w:pPr>
        <w:ind w:left="630" w:leftChars="300" w:firstLine="411" w:firstLineChars="196"/>
        <w:rPr>
          <w:rFonts w:ascii="宋体" w:hAnsi="宋体"/>
          <w:szCs w:val="21"/>
        </w:rPr>
      </w:pPr>
      <w:r>
        <w:rPr>
          <w:rFonts w:hint="eastAsia" w:ascii="宋体" w:hAnsi="宋体"/>
          <w:szCs w:val="21"/>
        </w:rPr>
        <w:t>第七章  评审程序及评审方法</w:t>
      </w:r>
    </w:p>
    <w:p w14:paraId="2639B10D">
      <w:pPr>
        <w:ind w:left="630" w:leftChars="300" w:firstLine="411" w:firstLineChars="196"/>
        <w:rPr>
          <w:rFonts w:ascii="宋体" w:hAnsi="宋体"/>
          <w:szCs w:val="21"/>
        </w:rPr>
      </w:pPr>
      <w:r>
        <w:rPr>
          <w:rFonts w:hint="eastAsia" w:ascii="宋体" w:hAnsi="宋体"/>
          <w:szCs w:val="21"/>
        </w:rPr>
        <w:t>第八章  定标及公示</w:t>
      </w:r>
    </w:p>
    <w:p w14:paraId="288F69FC">
      <w:pPr>
        <w:ind w:left="630" w:leftChars="300" w:firstLine="411" w:firstLineChars="196"/>
        <w:rPr>
          <w:rFonts w:ascii="宋体" w:hAnsi="宋体"/>
          <w:szCs w:val="21"/>
        </w:rPr>
      </w:pPr>
      <w:r>
        <w:rPr>
          <w:rFonts w:hint="eastAsia" w:ascii="宋体" w:hAnsi="宋体"/>
          <w:szCs w:val="21"/>
        </w:rPr>
        <w:t>第九章  公开招标失败的后续处理</w:t>
      </w:r>
    </w:p>
    <w:p w14:paraId="1D5BF806">
      <w:pPr>
        <w:ind w:left="630" w:leftChars="300" w:firstLine="411" w:firstLineChars="196"/>
        <w:rPr>
          <w:rFonts w:ascii="宋体" w:hAnsi="宋体"/>
          <w:szCs w:val="21"/>
        </w:rPr>
      </w:pPr>
      <w:r>
        <w:rPr>
          <w:rFonts w:hint="eastAsia" w:ascii="宋体" w:hAnsi="宋体"/>
          <w:szCs w:val="21"/>
        </w:rPr>
        <w:t>第十章  合同的授予与备案</w:t>
      </w:r>
    </w:p>
    <w:p w14:paraId="22D44543">
      <w:pPr>
        <w:ind w:left="630" w:leftChars="300" w:firstLine="411" w:firstLineChars="196"/>
        <w:rPr>
          <w:rFonts w:ascii="宋体" w:hAnsi="宋体"/>
          <w:szCs w:val="21"/>
        </w:rPr>
      </w:pPr>
      <w:r>
        <w:rPr>
          <w:rFonts w:hint="eastAsia" w:ascii="宋体" w:hAnsi="宋体"/>
          <w:szCs w:val="21"/>
        </w:rPr>
        <w:t>第十一章  质疑处理</w:t>
      </w:r>
    </w:p>
    <w:p w14:paraId="78E82791">
      <w:pPr>
        <w:ind w:firstLine="411" w:firstLineChars="196"/>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24AD9A36">
      <w:pPr>
        <w:ind w:firstLine="411" w:firstLineChars="196"/>
        <w:rPr>
          <w:rFonts w:hint="eastAsia" w:ascii="宋体" w:hAnsi="宋体"/>
        </w:rPr>
      </w:pPr>
      <w:r>
        <w:rPr>
          <w:rFonts w:hint="eastAsia" w:ascii="宋体" w:hAnsi="宋体"/>
          <w:szCs w:val="21"/>
        </w:rPr>
        <w:t>1</w:t>
      </w:r>
      <w:r>
        <w:rPr>
          <w:rFonts w:ascii="宋体" w:hAnsi="宋体"/>
          <w:szCs w:val="21"/>
        </w:rPr>
        <w:t>1</w:t>
      </w:r>
      <w:r>
        <w:rPr>
          <w:rFonts w:hint="eastAsia" w:ascii="宋体" w:hAnsi="宋体"/>
          <w:szCs w:val="21"/>
        </w:rPr>
        <w:t>.3</w:t>
      </w:r>
      <w:r>
        <w:rPr>
          <w:rFonts w:hint="eastAsia" w:ascii="宋体" w:hAnsi="宋体"/>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14:paraId="156A7065">
      <w:pPr>
        <w:pStyle w:val="21"/>
        <w:ind w:firstLine="420" w:firstLineChars="200"/>
      </w:pPr>
      <w:r>
        <w:rPr>
          <w:rFonts w:hint="eastAsia" w:ascii="宋体" w:hAnsi="宋体" w:eastAsia="宋体" w:cs="Times New Roman"/>
          <w:b w:val="0"/>
          <w:bCs w:val="0"/>
          <w:kern w:val="2"/>
          <w:sz w:val="21"/>
          <w:szCs w:val="24"/>
          <w:lang w:val="en-US" w:eastAsia="zh-CN" w:bidi="ar-SA"/>
        </w:rPr>
        <w:t>11.4</w:t>
      </w:r>
      <w:r>
        <w:rPr>
          <w:rFonts w:hint="eastAsia" w:ascii="宋体" w:hAnsi="宋体" w:cs="Times New Roman"/>
          <w:b w:val="0"/>
          <w:bCs w:val="0"/>
          <w:kern w:val="2"/>
          <w:sz w:val="21"/>
          <w:szCs w:val="24"/>
          <w:lang w:val="en-US" w:eastAsia="zh-CN" w:bidi="ar-SA"/>
        </w:rPr>
        <w:t>招标文件所称“原件</w:t>
      </w:r>
      <w:r>
        <w:rPr>
          <w:rFonts w:hint="eastAsia" w:ascii="宋体" w:hAnsi="宋体" w:eastAsia="宋体" w:cs="Times New Roman"/>
          <w:b w:val="0"/>
          <w:bCs w:val="0"/>
          <w:kern w:val="2"/>
          <w:sz w:val="21"/>
          <w:szCs w:val="24"/>
          <w:lang w:val="en-US" w:eastAsia="zh-CN" w:bidi="ar-SA"/>
        </w:rPr>
        <w:t>备查</w:t>
      </w:r>
      <w:r>
        <w:rPr>
          <w:rFonts w:hint="eastAsia" w:ascii="宋体" w:hAnsi="宋体" w:cs="Times New Roman"/>
          <w:b w:val="0"/>
          <w:bCs w:val="0"/>
          <w:kern w:val="2"/>
          <w:sz w:val="21"/>
          <w:szCs w:val="24"/>
          <w:lang w:val="en-US" w:eastAsia="zh-CN" w:bidi="ar-SA"/>
        </w:rPr>
        <w:t>”，</w:t>
      </w:r>
      <w:r>
        <w:rPr>
          <w:rFonts w:hint="eastAsia" w:ascii="宋体" w:hAnsi="宋体" w:eastAsia="宋体" w:cs="Times New Roman"/>
          <w:b w:val="0"/>
          <w:bCs w:val="0"/>
          <w:kern w:val="2"/>
          <w:sz w:val="21"/>
          <w:szCs w:val="24"/>
          <w:lang w:val="en-US" w:eastAsia="zh-CN" w:bidi="ar-SA"/>
        </w:rPr>
        <w:t>是指在项目产生质疑、投诉等阶段，主管部门、采购人、代理机构、评审委员会等可以要求供应商提供原件进行核查。</w:t>
      </w:r>
    </w:p>
    <w:p w14:paraId="08B044CA">
      <w:pPr>
        <w:rPr>
          <w:rFonts w:ascii="黑体" w:hAnsi="宋体" w:eastAsia="黑体"/>
          <w:sz w:val="24"/>
        </w:rPr>
      </w:pPr>
      <w:r>
        <w:rPr>
          <w:rFonts w:hint="eastAsia" w:ascii="黑体" w:hAnsi="宋体" w:eastAsia="黑体"/>
          <w:sz w:val="24"/>
        </w:rPr>
        <w:t>1</w:t>
      </w:r>
      <w:r>
        <w:rPr>
          <w:rFonts w:ascii="黑体" w:hAnsi="宋体" w:eastAsia="黑体"/>
          <w:sz w:val="24"/>
        </w:rPr>
        <w:t>2</w:t>
      </w:r>
      <w:r>
        <w:rPr>
          <w:rFonts w:hint="eastAsia" w:ascii="黑体" w:hAnsi="宋体" w:eastAsia="黑体"/>
          <w:sz w:val="24"/>
        </w:rPr>
        <w:t>．招标文件的澄清</w:t>
      </w:r>
    </w:p>
    <w:p w14:paraId="0FAF7086">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.1招标文件澄清的目的是澄清、解答投标人在查阅招标文件后或现场踏勘中可能提出的与投标有关的疑问或询问。</w:t>
      </w:r>
    </w:p>
    <w:p w14:paraId="58AD5744">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.2投标人如对招标文件内容有疑问，应当在招标公告规定的澄清（提问）截止时间前以网上提问的形式通过网上政府采购系统提交政府集中采购机构。</w:t>
      </w:r>
    </w:p>
    <w:p w14:paraId="4EBFC6E8">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hint="eastAsia" w:ascii="宋体" w:hAnsi="宋体"/>
          <w:szCs w:val="21"/>
        </w:rPr>
        <w:t>、1</w:t>
      </w:r>
      <w:r>
        <w:rPr>
          <w:rFonts w:ascii="宋体" w:hAnsi="宋体"/>
          <w:szCs w:val="21"/>
        </w:rPr>
        <w:t>3.4</w:t>
      </w:r>
      <w:r>
        <w:rPr>
          <w:rFonts w:hint="eastAsia" w:ascii="宋体" w:hAnsi="宋体"/>
          <w:szCs w:val="21"/>
        </w:rPr>
        <w:t>款规定执行。</w:t>
      </w:r>
    </w:p>
    <w:p w14:paraId="5F09C955">
      <w:pPr>
        <w:rPr>
          <w:rFonts w:ascii="黑体" w:hAnsi="宋体" w:eastAsia="黑体"/>
          <w:sz w:val="24"/>
        </w:rPr>
      </w:pPr>
      <w:r>
        <w:rPr>
          <w:rFonts w:ascii="黑体" w:hAnsi="宋体" w:eastAsia="黑体"/>
          <w:sz w:val="24"/>
        </w:rPr>
        <w:t>1</w:t>
      </w:r>
      <w:r>
        <w:rPr>
          <w:rFonts w:hint="eastAsia" w:ascii="黑体" w:hAnsi="宋体" w:eastAsia="黑体"/>
          <w:sz w:val="24"/>
        </w:rPr>
        <w:t>3．招标文件的修改</w:t>
      </w:r>
    </w:p>
    <w:p w14:paraId="1B645183">
      <w:pPr>
        <w:ind w:firstLine="411" w:firstLineChars="196"/>
        <w:rPr>
          <w:rFonts w:ascii="宋体" w:hAnsi="宋体"/>
          <w:szCs w:val="21"/>
        </w:rPr>
      </w:pPr>
      <w:r>
        <w:rPr>
          <w:rFonts w:ascii="宋体" w:hAnsi="宋体"/>
          <w:szCs w:val="21"/>
        </w:rPr>
        <w:t>1</w:t>
      </w:r>
      <w:r>
        <w:rPr>
          <w:rFonts w:hint="eastAsia" w:ascii="宋体" w:hAnsi="宋体"/>
          <w:szCs w:val="21"/>
        </w:rPr>
        <w:t>3.1招标文件发出后，在投标截止日期前任何时候，确需要变更招标文件内容的，政府集中采购机构可主动或在解答投标人提出的澄清问题时对招标文件进行修改。</w:t>
      </w:r>
    </w:p>
    <w:p w14:paraId="61117BE7">
      <w:pPr>
        <w:ind w:firstLine="411" w:firstLineChars="196"/>
        <w:rPr>
          <w:rFonts w:ascii="宋体" w:hAnsi="宋体"/>
          <w:szCs w:val="21"/>
        </w:rPr>
      </w:pPr>
      <w:r>
        <w:rPr>
          <w:rFonts w:ascii="宋体" w:hAnsi="宋体"/>
          <w:szCs w:val="21"/>
        </w:rPr>
        <w:t>1</w:t>
      </w:r>
      <w:r>
        <w:rPr>
          <w:rFonts w:hint="eastAsia" w:ascii="宋体" w:hAnsi="宋体"/>
          <w:szCs w:val="21"/>
        </w:rPr>
        <w:t>3.2招标文件的修改以书面形式（包括政府集中采购机构网站发布方式，如更正公告等）发送给所有投标人，招标文件的修改内容作为招标文件的组成部分，并具有约束力。</w:t>
      </w:r>
    </w:p>
    <w:p w14:paraId="3F23E869">
      <w:pPr>
        <w:ind w:firstLine="411" w:firstLineChars="196"/>
        <w:rPr>
          <w:rFonts w:ascii="宋体" w:hAnsi="宋体"/>
          <w:szCs w:val="21"/>
        </w:rPr>
      </w:pPr>
      <w:r>
        <w:rPr>
          <w:rFonts w:ascii="宋体" w:hAnsi="宋体"/>
          <w:szCs w:val="21"/>
        </w:rPr>
        <w:t>1</w:t>
      </w:r>
      <w:r>
        <w:rPr>
          <w:rFonts w:hint="eastAsia" w:ascii="宋体" w:hAnsi="宋体"/>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14:paraId="08CC1E7A">
      <w:pPr>
        <w:ind w:firstLine="411" w:firstLineChars="196"/>
        <w:rPr>
          <w:rFonts w:ascii="宋体" w:hAnsi="宋体"/>
          <w:szCs w:val="21"/>
        </w:rPr>
      </w:pPr>
      <w:r>
        <w:rPr>
          <w:rFonts w:ascii="宋体" w:hAnsi="宋体"/>
          <w:szCs w:val="21"/>
        </w:rPr>
        <w:t>1</w:t>
      </w:r>
      <w:r>
        <w:rPr>
          <w:rFonts w:hint="eastAsia" w:ascii="宋体" w:hAnsi="宋体"/>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8"/>
    </w:p>
    <w:p w14:paraId="6C909BA5">
      <w:pPr>
        <w:rPr>
          <w:rFonts w:ascii="宋体" w:hAnsi="宋体"/>
          <w:szCs w:val="21"/>
        </w:rPr>
      </w:pPr>
    </w:p>
    <w:p w14:paraId="700C040F">
      <w:pPr>
        <w:pStyle w:val="5"/>
        <w:numPr>
          <w:ilvl w:val="0"/>
          <w:numId w:val="11"/>
        </w:numPr>
        <w:spacing w:before="120" w:beforeLines="50" w:after="120" w:afterLines="50"/>
        <w:ind w:left="562" w:hanging="562"/>
        <w:rPr>
          <w:sz w:val="28"/>
          <w:szCs w:val="28"/>
        </w:rPr>
      </w:pPr>
      <w:r>
        <w:rPr>
          <w:rFonts w:hint="eastAsia"/>
          <w:sz w:val="28"/>
          <w:szCs w:val="28"/>
        </w:rPr>
        <w:t>投标文件的编制</w:t>
      </w:r>
    </w:p>
    <w:p w14:paraId="5DDD8F89">
      <w:pPr>
        <w:rPr>
          <w:rFonts w:ascii="黑体" w:hAnsi="宋体" w:eastAsia="黑体"/>
          <w:sz w:val="24"/>
        </w:rPr>
      </w:pPr>
      <w:r>
        <w:rPr>
          <w:rFonts w:hint="eastAsia" w:ascii="黑体" w:hAnsi="宋体" w:eastAsia="黑体"/>
          <w:sz w:val="24"/>
        </w:rPr>
        <w:t>14．</w:t>
      </w:r>
      <w:bookmarkStart w:id="59" w:name="_Hlk72400236"/>
      <w:r>
        <w:rPr>
          <w:rFonts w:hint="eastAsia" w:ascii="黑体" w:hAnsi="宋体" w:eastAsia="黑体"/>
          <w:sz w:val="24"/>
        </w:rPr>
        <w:t>投标文件的语言及度量单位</w:t>
      </w:r>
    </w:p>
    <w:p w14:paraId="32E27077">
      <w:pPr>
        <w:ind w:firstLine="411" w:firstLineChars="196"/>
        <w:rPr>
          <w:rFonts w:ascii="宋体" w:hAnsi="宋体"/>
          <w:szCs w:val="21"/>
        </w:rPr>
      </w:pPr>
      <w:r>
        <w:rPr>
          <w:rFonts w:hint="eastAsia" w:ascii="宋体" w:hAnsi="宋体"/>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14:paraId="7CD32C2D">
      <w:pPr>
        <w:ind w:firstLine="411" w:firstLineChars="196"/>
        <w:rPr>
          <w:rFonts w:ascii="宋体" w:hAnsi="宋体"/>
          <w:szCs w:val="21"/>
        </w:rPr>
      </w:pPr>
      <w:r>
        <w:rPr>
          <w:rFonts w:hint="eastAsia" w:ascii="宋体" w:hAnsi="宋体"/>
          <w:szCs w:val="21"/>
        </w:rPr>
        <w:t>14.2 除技术规范另有规定外，投标文件使用的度量单位，均采用中华人民共和国法定计量单位。</w:t>
      </w:r>
      <w:bookmarkEnd w:id="59"/>
    </w:p>
    <w:p w14:paraId="33B962E9">
      <w:pPr>
        <w:rPr>
          <w:rFonts w:ascii="黑体" w:hAnsi="宋体" w:eastAsia="黑体"/>
          <w:sz w:val="24"/>
        </w:rPr>
      </w:pPr>
      <w:r>
        <w:rPr>
          <w:rFonts w:hint="eastAsia" w:ascii="黑体" w:hAnsi="宋体" w:eastAsia="黑体"/>
          <w:sz w:val="24"/>
        </w:rPr>
        <w:t>15．</w:t>
      </w:r>
      <w:bookmarkStart w:id="60" w:name="_Hlk72401567"/>
      <w:r>
        <w:rPr>
          <w:rFonts w:hint="eastAsia" w:ascii="黑体" w:hAnsi="宋体" w:eastAsia="黑体"/>
          <w:sz w:val="24"/>
        </w:rPr>
        <w:t>投标文件的组成</w:t>
      </w:r>
    </w:p>
    <w:p w14:paraId="770F3023">
      <w:pPr>
        <w:ind w:firstLine="411" w:firstLineChars="196"/>
        <w:rPr>
          <w:rFonts w:ascii="宋体" w:hAnsi="宋体"/>
          <w:szCs w:val="21"/>
        </w:rPr>
      </w:pPr>
      <w:r>
        <w:rPr>
          <w:rFonts w:hint="eastAsia" w:ascii="宋体" w:hAnsi="宋体"/>
          <w:szCs w:val="21"/>
        </w:rPr>
        <w:t>具体内容在招标文件专用条款中进行规定。</w:t>
      </w:r>
    </w:p>
    <w:p w14:paraId="6684AE50">
      <w:pPr>
        <w:rPr>
          <w:rFonts w:ascii="黑体" w:hAnsi="宋体" w:eastAsia="黑体"/>
          <w:sz w:val="24"/>
        </w:rPr>
      </w:pPr>
      <w:r>
        <w:rPr>
          <w:rFonts w:ascii="黑体" w:hAnsi="宋体" w:eastAsia="黑体"/>
          <w:sz w:val="24"/>
        </w:rPr>
        <w:t>16．投标文件格式</w:t>
      </w:r>
    </w:p>
    <w:p w14:paraId="201323AF">
      <w:pPr>
        <w:ind w:firstLine="411" w:firstLineChars="196"/>
        <w:rPr>
          <w:rFonts w:ascii="宋体" w:hAnsi="宋体"/>
          <w:szCs w:val="21"/>
        </w:rPr>
      </w:pPr>
      <w:r>
        <w:rPr>
          <w:rFonts w:hint="eastAsia" w:ascii="宋体" w:hAnsi="宋体"/>
          <w:szCs w:val="21"/>
        </w:rPr>
        <w:t>投标文件包括本通用条款第</w:t>
      </w:r>
      <w:r>
        <w:rPr>
          <w:rFonts w:ascii="宋体" w:hAnsi="宋体"/>
          <w:szCs w:val="21"/>
        </w:rPr>
        <w:t>15条中规定的内容。如招标文件提供了投标文件格式，则</w:t>
      </w:r>
      <w:r>
        <w:rPr>
          <w:rFonts w:hint="eastAsia" w:ascii="宋体" w:hAnsi="宋体"/>
          <w:b/>
          <w:bCs/>
          <w:szCs w:val="21"/>
        </w:rPr>
        <w:t>投标人提交的投标文件应毫无例外地使用招标文件所提供的相应格式</w:t>
      </w:r>
      <w:r>
        <w:rPr>
          <w:rFonts w:hint="eastAsia" w:ascii="宋体" w:hAnsi="宋体"/>
          <w:szCs w:val="21"/>
        </w:rPr>
        <w:t>（表格均可按同样格式扩展）。</w:t>
      </w:r>
    </w:p>
    <w:p w14:paraId="77ACA1B1">
      <w:pPr>
        <w:rPr>
          <w:rFonts w:ascii="黑体" w:hAnsi="宋体" w:eastAsia="黑体"/>
          <w:sz w:val="24"/>
        </w:rPr>
      </w:pPr>
      <w:r>
        <w:rPr>
          <w:rFonts w:hint="eastAsia" w:ascii="黑体" w:hAnsi="宋体" w:eastAsia="黑体"/>
          <w:sz w:val="24"/>
        </w:rPr>
        <w:t>17．投标货币</w:t>
      </w:r>
    </w:p>
    <w:p w14:paraId="7D272047">
      <w:pPr>
        <w:ind w:firstLine="411" w:firstLineChars="196"/>
        <w:rPr>
          <w:rFonts w:ascii="宋体" w:hAnsi="宋体"/>
          <w:szCs w:val="21"/>
        </w:rPr>
      </w:pPr>
      <w:r>
        <w:rPr>
          <w:rFonts w:hint="eastAsia" w:ascii="宋体" w:hAnsi="宋体"/>
          <w:szCs w:val="21"/>
        </w:rPr>
        <w:t>本项目的投标报价应以人民币计。</w:t>
      </w:r>
      <w:bookmarkEnd w:id="60"/>
    </w:p>
    <w:p w14:paraId="30CEA2CA">
      <w:pPr>
        <w:rPr>
          <w:rFonts w:ascii="黑体" w:hAnsi="宋体" w:eastAsia="黑体"/>
          <w:sz w:val="24"/>
        </w:rPr>
      </w:pPr>
      <w:r>
        <w:rPr>
          <w:rFonts w:hint="eastAsia" w:ascii="黑体" w:hAnsi="宋体" w:eastAsia="黑体"/>
          <w:sz w:val="24"/>
        </w:rPr>
        <w:t>18．</w:t>
      </w:r>
      <w:bookmarkStart w:id="61" w:name="_Hlk72401735"/>
      <w:r>
        <w:rPr>
          <w:rFonts w:hint="eastAsia" w:ascii="黑体" w:hAnsi="宋体" w:eastAsia="黑体"/>
          <w:sz w:val="24"/>
        </w:rPr>
        <w:t>证明投标文件投标技术方案的合格性和符合招标文件规定的文件要求</w:t>
      </w:r>
    </w:p>
    <w:p w14:paraId="16BDFA93">
      <w:pPr>
        <w:ind w:firstLine="411" w:firstLineChars="196"/>
        <w:rPr>
          <w:rFonts w:ascii="宋体" w:hAnsi="宋体"/>
          <w:szCs w:val="21"/>
        </w:rPr>
      </w:pPr>
      <w:r>
        <w:rPr>
          <w:rFonts w:hint="eastAsia" w:ascii="宋体" w:hAnsi="宋体"/>
          <w:szCs w:val="21"/>
        </w:rPr>
        <w:t>18</w:t>
      </w:r>
      <w:r>
        <w:rPr>
          <w:rFonts w:ascii="宋体" w:hAnsi="宋体"/>
          <w:szCs w:val="21"/>
        </w:rPr>
        <w:t xml:space="preserve">.1 </w:t>
      </w:r>
      <w:r>
        <w:rPr>
          <w:rFonts w:hint="eastAsia" w:ascii="宋体" w:hAnsi="宋体"/>
          <w:szCs w:val="21"/>
        </w:rPr>
        <w:t>投标人应提交证明文件，证明其投标技术方案项下的货物和服务的合格性符合招标文件规定。该投标技术方案及其证明文件均作为投标文件组成部分。</w:t>
      </w:r>
    </w:p>
    <w:p w14:paraId="08AFB2A3">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 xml:space="preserve">.2 </w:t>
      </w:r>
      <w:r>
        <w:rPr>
          <w:rFonts w:hint="eastAsia" w:ascii="宋体" w:hAnsi="宋体"/>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14:paraId="53F775B2">
      <w:pPr>
        <w:ind w:firstLine="411" w:firstLineChars="196"/>
        <w:rPr>
          <w:rFonts w:ascii="宋体" w:hAnsi="宋体"/>
          <w:szCs w:val="21"/>
        </w:rPr>
      </w:pPr>
      <w:r>
        <w:rPr>
          <w:rFonts w:hint="eastAsia" w:ascii="宋体" w:hAnsi="宋体"/>
          <w:szCs w:val="21"/>
        </w:rPr>
        <w:t>18.2.1主要技术指标和性能的详细说明。</w:t>
      </w:r>
    </w:p>
    <w:p w14:paraId="07E33246">
      <w:pPr>
        <w:ind w:firstLine="411" w:firstLineChars="196"/>
        <w:rPr>
          <w:rFonts w:ascii="宋体" w:hAnsi="宋体"/>
          <w:szCs w:val="21"/>
        </w:rPr>
      </w:pPr>
      <w:r>
        <w:rPr>
          <w:rFonts w:hint="eastAsia" w:ascii="宋体" w:hAnsi="宋体"/>
          <w:szCs w:val="21"/>
        </w:rPr>
        <w:t>18.2.</w:t>
      </w:r>
      <w:r>
        <w:rPr>
          <w:rFonts w:ascii="宋体" w:hAnsi="宋体"/>
          <w:szCs w:val="21"/>
        </w:rPr>
        <w:t>2</w:t>
      </w:r>
      <w:r>
        <w:rPr>
          <w:rFonts w:hint="eastAsia" w:ascii="宋体" w:hAnsi="宋体"/>
          <w:szCs w:val="21"/>
        </w:rPr>
        <w:t>投标产品从采购人开始使用至招标文件中规定的周期内正常、连续地使用所必须的备件和专用工具清单，包括备件和专用工具的货源及现行价格。</w:t>
      </w:r>
    </w:p>
    <w:p w14:paraId="0D35D235">
      <w:pPr>
        <w:ind w:firstLine="411" w:firstLineChars="196"/>
        <w:rPr>
          <w:rFonts w:ascii="宋体" w:hAnsi="宋体"/>
          <w:szCs w:val="21"/>
        </w:rPr>
      </w:pPr>
      <w:r>
        <w:rPr>
          <w:rFonts w:hint="eastAsia" w:ascii="宋体" w:hAnsi="宋体"/>
          <w:szCs w:val="21"/>
        </w:rPr>
        <w:t>18.2.</w:t>
      </w:r>
      <w:r>
        <w:rPr>
          <w:rFonts w:ascii="宋体" w:hAnsi="宋体"/>
          <w:szCs w:val="21"/>
        </w:rPr>
        <w:t>3</w:t>
      </w:r>
      <w:r>
        <w:rPr>
          <w:rFonts w:hint="eastAsia" w:ascii="宋体" w:hAnsi="宋体"/>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10C2704F">
      <w:pPr>
        <w:ind w:firstLine="411" w:firstLineChars="196"/>
        <w:rPr>
          <w:rFonts w:ascii="宋体" w:hAnsi="宋体"/>
          <w:szCs w:val="21"/>
        </w:rPr>
      </w:pPr>
      <w:r>
        <w:rPr>
          <w:rFonts w:hint="eastAsia" w:ascii="宋体" w:hAnsi="宋体"/>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hint="eastAsia" w:ascii="宋体" w:hAnsi="宋体"/>
          <w:szCs w:val="21"/>
        </w:rPr>
        <w:t>；</w:t>
      </w:r>
    </w:p>
    <w:p w14:paraId="40851FC6">
      <w:pPr>
        <w:ind w:firstLine="411" w:firstLineChars="196"/>
        <w:rPr>
          <w:rFonts w:ascii="宋体" w:hAnsi="宋体"/>
          <w:szCs w:val="21"/>
        </w:rPr>
      </w:pPr>
      <w:r>
        <w:rPr>
          <w:rFonts w:hint="eastAsia" w:ascii="宋体" w:hAnsi="宋体"/>
          <w:szCs w:val="21"/>
        </w:rPr>
        <w:t>18.2.5我国政府机构出具的产品检验和核准证件应为证件正面、背面和附件标注的全部具体内容；产品检验和核准证件的尺寸和清晰度应该能够在电脑上被阅读、识别和判断，提供原件扫描件。</w:t>
      </w:r>
    </w:p>
    <w:p w14:paraId="06D39C2A">
      <w:pPr>
        <w:ind w:firstLine="411" w:firstLineChars="196"/>
        <w:rPr>
          <w:rFonts w:ascii="宋体" w:hAnsi="宋体"/>
          <w:szCs w:val="21"/>
        </w:rPr>
      </w:pPr>
      <w:r>
        <w:rPr>
          <w:rFonts w:hint="eastAsia" w:ascii="宋体" w:hAnsi="宋体"/>
          <w:szCs w:val="21"/>
        </w:rPr>
        <w:t>18.3相关资料不符合18.2款要求的，评审委员会有权认定为投标技术方案不合格响应，其相关分数予以扣减或作投标无效处理。</w:t>
      </w:r>
    </w:p>
    <w:p w14:paraId="27BD791A">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w:t>
      </w:r>
      <w:r>
        <w:rPr>
          <w:rFonts w:hint="eastAsia" w:ascii="宋体" w:hAnsi="宋体"/>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hint="eastAsia" w:ascii="宋体" w:hAnsi="宋体"/>
          <w:szCs w:val="21"/>
        </w:rPr>
        <w:t>，由评审委员会来评判。</w:t>
      </w:r>
    </w:p>
    <w:p w14:paraId="718C566A">
      <w:pPr>
        <w:ind w:firstLine="411" w:firstLineChars="196"/>
        <w:rPr>
          <w:rFonts w:ascii="宋体" w:hAnsi="宋体"/>
          <w:szCs w:val="21"/>
        </w:rPr>
      </w:pPr>
      <w:r>
        <w:rPr>
          <w:rFonts w:hint="eastAsia" w:ascii="宋体" w:hAnsi="宋体"/>
          <w:szCs w:val="21"/>
        </w:rPr>
        <w:t>18.5除非另有规定或说明，投标人对同一项目投标时，不得同时提供两套或两套以上的投标方案。</w:t>
      </w:r>
      <w:bookmarkEnd w:id="61"/>
    </w:p>
    <w:p w14:paraId="4A51C45C">
      <w:pPr>
        <w:rPr>
          <w:rFonts w:ascii="黑体" w:hAnsi="宋体" w:eastAsia="黑体"/>
          <w:sz w:val="24"/>
        </w:rPr>
      </w:pPr>
      <w:r>
        <w:rPr>
          <w:rFonts w:hint="eastAsia" w:ascii="黑体" w:hAnsi="宋体" w:eastAsia="黑体"/>
          <w:sz w:val="24"/>
        </w:rPr>
        <w:t>19．</w:t>
      </w:r>
      <w:bookmarkStart w:id="62" w:name="_Hlk72402034"/>
      <w:r>
        <w:rPr>
          <w:rFonts w:hint="eastAsia" w:ascii="黑体" w:hAnsi="宋体" w:eastAsia="黑体"/>
          <w:sz w:val="24"/>
        </w:rPr>
        <w:t>投标文件其他证明文件的要求</w:t>
      </w:r>
    </w:p>
    <w:p w14:paraId="153AF605">
      <w:pPr>
        <w:rPr>
          <w:rFonts w:ascii="宋体" w:hAnsi="宋体"/>
          <w:color w:val="FF0000"/>
          <w:szCs w:val="21"/>
        </w:rPr>
      </w:pPr>
      <w:r>
        <w:rPr>
          <w:rFonts w:hint="eastAsia" w:ascii="黑体" w:hAnsi="宋体" w:eastAsia="黑体"/>
          <w:sz w:val="24"/>
        </w:rPr>
        <w:t xml:space="preserve">    </w:t>
      </w:r>
      <w:r>
        <w:rPr>
          <w:rFonts w:hint="eastAsia" w:ascii="宋体" w:hAnsi="宋体"/>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63" w:name="_Hlk71407299"/>
      <w:r>
        <w:rPr>
          <w:rFonts w:hint="eastAsia" w:ascii="宋体" w:hAnsi="宋体"/>
          <w:szCs w:val="21"/>
        </w:rPr>
        <w:t>若投标人未按要求提供证明材料或提供的是部分证明材料或提供不清晰的扫描件（或照片）的，采购人</w:t>
      </w:r>
      <w:r>
        <w:rPr>
          <w:rFonts w:hint="eastAsia" w:ascii="宋体" w:hAnsi="宋体"/>
          <w:szCs w:val="21"/>
          <w:lang w:eastAsia="zh-CN"/>
        </w:rPr>
        <w:t>、</w:t>
      </w:r>
      <w:r>
        <w:rPr>
          <w:rFonts w:hint="eastAsia" w:ascii="宋体" w:hAnsi="宋体"/>
          <w:szCs w:val="21"/>
        </w:rPr>
        <w:t>代理机构</w:t>
      </w:r>
      <w:r>
        <w:rPr>
          <w:rFonts w:hint="eastAsia" w:ascii="宋体" w:hAnsi="宋体"/>
          <w:szCs w:val="21"/>
          <w:lang w:val="en-US" w:eastAsia="zh-CN"/>
        </w:rPr>
        <w:t>以及</w:t>
      </w:r>
      <w:r>
        <w:rPr>
          <w:rFonts w:hint="eastAsia" w:ascii="宋体" w:hAnsi="宋体"/>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bookmarkEnd w:id="63"/>
    </w:p>
    <w:p w14:paraId="2CF646F2">
      <w:pPr>
        <w:ind w:firstLine="411" w:firstLineChars="196"/>
        <w:rPr>
          <w:rFonts w:ascii="宋体" w:hAnsi="宋体"/>
          <w:szCs w:val="21"/>
        </w:rPr>
      </w:pPr>
      <w:r>
        <w:rPr>
          <w:rFonts w:hint="eastAsia" w:ascii="宋体" w:hAnsi="宋体"/>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4BD3CA45">
      <w:pPr>
        <w:rPr>
          <w:rFonts w:ascii="黑体" w:hAnsi="宋体" w:eastAsia="黑体"/>
          <w:sz w:val="24"/>
        </w:rPr>
      </w:pPr>
      <w:r>
        <w:rPr>
          <w:rFonts w:hint="eastAsia" w:ascii="黑体" w:hAnsi="宋体" w:eastAsia="黑体"/>
          <w:sz w:val="24"/>
        </w:rPr>
        <w:t>20．投标有效期</w:t>
      </w:r>
      <w:bookmarkEnd w:id="62"/>
    </w:p>
    <w:p w14:paraId="4D225EF1">
      <w:pPr>
        <w:ind w:firstLine="411" w:firstLineChars="196"/>
        <w:rPr>
          <w:rFonts w:ascii="宋体" w:hAnsi="宋体"/>
          <w:szCs w:val="21"/>
        </w:rPr>
      </w:pPr>
      <w:bookmarkStart w:id="64" w:name="_Hlk72402214"/>
      <w:r>
        <w:rPr>
          <w:rFonts w:hint="eastAsia" w:ascii="宋体" w:hAnsi="宋体"/>
          <w:szCs w:val="21"/>
        </w:rPr>
        <w:t>20.1 投标有效期为</w:t>
      </w:r>
      <w:r>
        <w:rPr>
          <w:rFonts w:hint="eastAsia" w:ascii="Arial" w:hAnsi="Arial" w:cs="Arial"/>
          <w:szCs w:val="21"/>
        </w:rPr>
        <w:t>从投标截止之日算起的日历天数。</w:t>
      </w:r>
      <w:r>
        <w:rPr>
          <w:rFonts w:hint="eastAsia" w:ascii="宋体" w:hAnsi="宋体"/>
          <w:szCs w:val="21"/>
        </w:rPr>
        <w:t>在此期限内，所有投标文件均保持有效。</w:t>
      </w:r>
    </w:p>
    <w:p w14:paraId="05A88A31">
      <w:pPr>
        <w:ind w:firstLine="411" w:firstLineChars="196"/>
        <w:rPr>
          <w:rFonts w:ascii="宋体" w:hAnsi="宋体"/>
          <w:szCs w:val="21"/>
        </w:rPr>
      </w:pPr>
      <w:r>
        <w:rPr>
          <w:rFonts w:hint="eastAsia" w:ascii="宋体" w:hAnsi="宋体"/>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22196FB4">
      <w:pPr>
        <w:ind w:firstLine="411" w:firstLineChars="196"/>
        <w:rPr>
          <w:rFonts w:ascii="宋体" w:hAnsi="宋体"/>
          <w:szCs w:val="21"/>
        </w:rPr>
      </w:pPr>
      <w:r>
        <w:rPr>
          <w:rFonts w:hint="eastAsia" w:ascii="宋体" w:hAnsi="宋体"/>
          <w:szCs w:val="21"/>
        </w:rPr>
        <w:t>20</w:t>
      </w:r>
      <w:r>
        <w:rPr>
          <w:rFonts w:ascii="宋体" w:hAnsi="宋体"/>
          <w:szCs w:val="21"/>
        </w:rPr>
        <w:t>.3</w:t>
      </w:r>
      <w:r>
        <w:rPr>
          <w:rFonts w:hint="eastAsia" w:ascii="宋体" w:hAnsi="宋体"/>
          <w:szCs w:val="21"/>
        </w:rPr>
        <w:t xml:space="preserve"> 中标供应商的投标文件有效期，截止于完成本招标文件规定的全部项目内容，并通过竣工验收及保修期结束。</w:t>
      </w:r>
      <w:bookmarkEnd w:id="64"/>
    </w:p>
    <w:p w14:paraId="7C49F99F">
      <w:pPr>
        <w:rPr>
          <w:rFonts w:ascii="黑体" w:hAnsi="宋体" w:eastAsia="黑体"/>
          <w:sz w:val="24"/>
        </w:rPr>
      </w:pPr>
      <w:r>
        <w:rPr>
          <w:rFonts w:hint="eastAsia" w:ascii="黑体" w:hAnsi="宋体" w:eastAsia="黑体"/>
          <w:sz w:val="24"/>
        </w:rPr>
        <w:t>21．</w:t>
      </w:r>
      <w:bookmarkStart w:id="65" w:name="_Hlk72402325"/>
      <w:r>
        <w:rPr>
          <w:rFonts w:hint="eastAsia" w:ascii="黑体" w:hAnsi="宋体" w:eastAsia="黑体"/>
          <w:sz w:val="24"/>
        </w:rPr>
        <w:t xml:space="preserve">关于投标保证金 </w:t>
      </w:r>
    </w:p>
    <w:p w14:paraId="7A3CE6BF">
      <w:pPr>
        <w:rPr>
          <w:rFonts w:ascii="宋体" w:hAnsi="宋体"/>
          <w:szCs w:val="21"/>
        </w:rPr>
      </w:pPr>
      <w:r>
        <w:rPr>
          <w:rFonts w:hint="eastAsia" w:ascii="宋体" w:hAnsi="宋体"/>
          <w:szCs w:val="21"/>
        </w:rPr>
        <w:t xml:space="preserve">    21.1 </w:t>
      </w:r>
      <w:r>
        <w:rPr>
          <w:rFonts w:hint="eastAsia"/>
        </w:rPr>
        <w:t>根据《深圳市财政局关于调整政府采购投标（响应）保证金管理政策的通知》（深财购〔2021〕51号）文的规定，本项目不收取投标保证金。</w:t>
      </w:r>
    </w:p>
    <w:p w14:paraId="0AF8186D">
      <w:pPr>
        <w:rPr>
          <w:rFonts w:ascii="黑体" w:hAnsi="宋体" w:eastAsia="黑体"/>
          <w:sz w:val="24"/>
        </w:rPr>
      </w:pPr>
      <w:r>
        <w:rPr>
          <w:rFonts w:hint="eastAsia" w:ascii="黑体" w:hAnsi="宋体" w:eastAsia="黑体"/>
          <w:sz w:val="24"/>
        </w:rPr>
        <w:t>22．投标人的替代方案</w:t>
      </w:r>
    </w:p>
    <w:p w14:paraId="57ADA705">
      <w:pPr>
        <w:ind w:firstLine="411" w:firstLineChars="196"/>
        <w:rPr>
          <w:rFonts w:ascii="宋体" w:hAnsi="宋体"/>
          <w:szCs w:val="21"/>
        </w:rPr>
      </w:pPr>
      <w:r>
        <w:rPr>
          <w:rFonts w:hint="eastAsia" w:ascii="宋体" w:hAnsi="宋体"/>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60BFD77A">
      <w:pPr>
        <w:ind w:firstLine="411" w:firstLineChars="196"/>
        <w:rPr>
          <w:rFonts w:ascii="宋体" w:hAnsi="宋体"/>
          <w:szCs w:val="21"/>
        </w:rPr>
      </w:pPr>
      <w:r>
        <w:rPr>
          <w:rFonts w:hint="eastAsia" w:ascii="宋体" w:hAnsi="宋体"/>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65"/>
    </w:p>
    <w:p w14:paraId="514CF14A">
      <w:pPr>
        <w:rPr>
          <w:rFonts w:ascii="黑体" w:hAnsi="宋体" w:eastAsia="黑体"/>
          <w:sz w:val="24"/>
        </w:rPr>
      </w:pPr>
      <w:r>
        <w:rPr>
          <w:rFonts w:hint="eastAsia" w:ascii="黑体" w:hAnsi="宋体" w:eastAsia="黑体"/>
          <w:sz w:val="24"/>
        </w:rPr>
        <w:t>23．</w:t>
      </w:r>
      <w:bookmarkStart w:id="66" w:name="_Hlk72402860"/>
      <w:r>
        <w:rPr>
          <w:rFonts w:ascii="黑体" w:hAnsi="宋体" w:eastAsia="黑体"/>
          <w:sz w:val="24"/>
        </w:rPr>
        <w:t>投标文件的</w:t>
      </w:r>
      <w:r>
        <w:rPr>
          <w:rFonts w:hint="eastAsia" w:ascii="黑体" w:hAnsi="宋体" w:eastAsia="黑体"/>
          <w:sz w:val="24"/>
        </w:rPr>
        <w:t>制作</w:t>
      </w:r>
      <w:r>
        <w:rPr>
          <w:rFonts w:ascii="黑体" w:hAnsi="宋体" w:eastAsia="黑体"/>
          <w:sz w:val="24"/>
        </w:rPr>
        <w:t>要求</w:t>
      </w:r>
    </w:p>
    <w:p w14:paraId="723CDC65">
      <w:pPr>
        <w:ind w:firstLine="411" w:firstLineChars="196"/>
        <w:rPr>
          <w:rFonts w:ascii="宋体" w:hAnsi="宋体"/>
        </w:rPr>
      </w:pPr>
      <w:r>
        <w:rPr>
          <w:rFonts w:hint="eastAsia" w:ascii="宋体" w:hAnsi="宋体"/>
        </w:rPr>
        <w:t>23.1投标人应准备所投项目的电子投标文件一份。此电子投标文件须由投标人根据政府集中采购机构提供的后缀名为.</w:t>
      </w:r>
      <w:r>
        <w:rPr>
          <w:rFonts w:ascii="宋体" w:hAnsi="宋体"/>
        </w:rPr>
        <w:t>szczf</w:t>
      </w:r>
      <w:r>
        <w:rPr>
          <w:rFonts w:hint="eastAsia" w:ascii="宋体" w:hAnsi="宋体"/>
        </w:rPr>
        <w:t>的电子招标文件，下载并使用相应的深圳智慧采购平台投标文件制作专用软件打开招标文件（.szczf格式）【下载地址：</w:t>
      </w:r>
      <w:r>
        <w:rPr>
          <w:rFonts w:ascii="宋体" w:hAnsi="宋体"/>
        </w:rPr>
        <w:t>http://zfcg.szggzy.com:8081/cgxy/013002/list.html</w:t>
      </w:r>
      <w:r>
        <w:rPr>
          <w:rFonts w:hint="eastAsia" w:ascii="宋体" w:hAnsi="宋体"/>
        </w:rPr>
        <w:t>深圳智慧采购平台投标文件制作专用软件.zip】。</w:t>
      </w:r>
    </w:p>
    <w:p w14:paraId="0EA96BF3">
      <w:pPr>
        <w:ind w:firstLine="411" w:firstLineChars="196"/>
        <w:rPr>
          <w:rFonts w:ascii="宋体" w:hAnsi="宋体"/>
        </w:rPr>
      </w:pPr>
      <w:r>
        <w:rPr>
          <w:rFonts w:hint="eastAsia" w:ascii="宋体" w:hAnsi="宋体"/>
        </w:rPr>
        <w:t>23.2投标人在使用《投标书编制软件》编制投标书时须注意：</w:t>
      </w:r>
    </w:p>
    <w:p w14:paraId="748FC81E">
      <w:pPr>
        <w:ind w:firstLine="411" w:firstLineChars="196"/>
        <w:rPr>
          <w:rFonts w:ascii="宋体" w:hAnsi="宋体"/>
        </w:rPr>
      </w:pPr>
      <w:r>
        <w:rPr>
          <w:rFonts w:hint="eastAsia" w:ascii="宋体" w:hAnsi="宋体"/>
        </w:rPr>
        <w:t>23.2.1导入《投标书编制软件》的招标文件项目编号、包号应与以此制作的投标文件项目编号、包号一致。例如，不能将甲项目A包的招标书导入《投标书编制软件》，制作乙项目B包的投标书。</w:t>
      </w:r>
    </w:p>
    <w:p w14:paraId="06263A7E">
      <w:pPr>
        <w:ind w:firstLine="411" w:firstLineChars="196"/>
        <w:rPr>
          <w:rFonts w:ascii="宋体" w:hAnsi="宋体"/>
        </w:rPr>
      </w:pPr>
      <w:r>
        <w:rPr>
          <w:rFonts w:hint="eastAsia" w:ascii="宋体" w:hAnsi="宋体"/>
        </w:rPr>
        <w:t>23.2.2不能用非本公司的电子密钥加密本公司的投标文件，或者用其它公司的登录用户上传本公司的投标文件。</w:t>
      </w:r>
    </w:p>
    <w:p w14:paraId="3550E92E">
      <w:pPr>
        <w:ind w:firstLine="411" w:firstLineChars="196"/>
        <w:rPr>
          <w:rFonts w:ascii="宋体" w:hAnsi="宋体"/>
        </w:rPr>
      </w:pPr>
      <w:r>
        <w:rPr>
          <w:rFonts w:hint="eastAsia" w:ascii="宋体" w:hAnsi="宋体"/>
        </w:rPr>
        <w:t>23.2.3要求用《投标书编制软件》编制投标书的包，不能用其它方式编制投标书。编制投标文件时，电脑须连通互联网。</w:t>
      </w:r>
    </w:p>
    <w:p w14:paraId="01729DD1">
      <w:pPr>
        <w:ind w:firstLine="411" w:firstLineChars="196"/>
        <w:rPr>
          <w:rFonts w:ascii="宋体" w:hAnsi="宋体"/>
        </w:rPr>
      </w:pPr>
      <w:r>
        <w:rPr>
          <w:rFonts w:hint="eastAsia" w:ascii="宋体" w:hAnsi="宋体"/>
        </w:rPr>
        <w:t>23.2.4投标文件不能带病毒。政府集中采购机构将用专业杀毒软件对投标文件进行病毒检测，如果这两种软件均报告发现病毒，则政府集中采购机构认为该投标文件带病毒。</w:t>
      </w:r>
    </w:p>
    <w:p w14:paraId="1F4DECEF">
      <w:pPr>
        <w:ind w:firstLine="411" w:firstLineChars="196"/>
        <w:rPr>
          <w:rFonts w:ascii="宋体" w:hAnsi="宋体"/>
        </w:rPr>
      </w:pPr>
      <w:r>
        <w:rPr>
          <w:rFonts w:hint="eastAsia" w:ascii="宋体" w:hAnsi="宋体"/>
        </w:rPr>
        <w:t>23.2.5完整填写“投标关键信息”，如下图所示：</w:t>
      </w:r>
    </w:p>
    <w:p w14:paraId="2B80BC8F">
      <w:pPr>
        <w:ind w:firstLine="411" w:firstLineChars="196"/>
        <w:rPr>
          <w:rFonts w:ascii="宋体" w:hAnsi="宋体"/>
        </w:rPr>
      </w:pPr>
      <w:r>
        <w:rPr>
          <w:rFonts w:ascii="宋体" w:hAnsi="宋体"/>
        </w:rPr>
        <w:drawing>
          <wp:inline distT="0" distB="0" distL="114300" distR="114300">
            <wp:extent cx="5279390" cy="2719070"/>
            <wp:effectExtent l="0" t="0" r="3810" b="11430"/>
            <wp:docPr id="2" name="图片 2"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应用程序&#10;&#10;描述已自动生成"/>
                    <pic:cNvPicPr>
                      <a:picLocks noChangeAspect="1"/>
                    </pic:cNvPicPr>
                  </pic:nvPicPr>
                  <pic:blipFill>
                    <a:blip r:embed="rId10"/>
                    <a:stretch>
                      <a:fillRect/>
                    </a:stretch>
                  </pic:blipFill>
                  <pic:spPr>
                    <a:xfrm>
                      <a:off x="0" y="0"/>
                      <a:ext cx="5279390" cy="2719070"/>
                    </a:xfrm>
                    <a:prstGeom prst="rect">
                      <a:avLst/>
                    </a:prstGeom>
                    <a:noFill/>
                    <a:ln>
                      <a:noFill/>
                    </a:ln>
                  </pic:spPr>
                </pic:pic>
              </a:graphicData>
            </a:graphic>
          </wp:inline>
        </w:drawing>
      </w:r>
    </w:p>
    <w:p w14:paraId="4CD8B5AC">
      <w:pPr>
        <w:widowControl/>
        <w:jc w:val="left"/>
        <w:rPr>
          <w:rFonts w:ascii="宋体" w:hAnsi="宋体" w:cs="宋体"/>
          <w:kern w:val="0"/>
          <w:sz w:val="24"/>
        </w:rPr>
      </w:pPr>
    </w:p>
    <w:p w14:paraId="4F739708">
      <w:pPr>
        <w:ind w:firstLine="413" w:firstLineChars="196"/>
        <w:rPr>
          <w:rFonts w:ascii="宋体" w:hAnsi="宋体"/>
          <w:b/>
        </w:rPr>
      </w:pPr>
      <w:r>
        <w:rPr>
          <w:rFonts w:hint="eastAsia" w:ascii="宋体" w:hAnsi="宋体"/>
          <w:b/>
        </w:rPr>
        <w:t>备注：上述“开标一览表”中的“投标</w:t>
      </w:r>
      <w:r>
        <w:rPr>
          <w:rFonts w:hint="eastAsia" w:ascii="宋体" w:hAnsi="宋体"/>
          <w:b/>
          <w:lang w:val="en-US" w:eastAsia="zh-CN"/>
        </w:rPr>
        <w:t>报价</w:t>
      </w:r>
      <w:r>
        <w:rPr>
          <w:rFonts w:hint="eastAsia" w:ascii="宋体" w:hAnsi="宋体"/>
          <w:b/>
        </w:rPr>
        <w:t>”将作为价格分计算依据；其它信息仅是对投标文件相关内容的概括性表述，不作为评审依据。</w:t>
      </w:r>
    </w:p>
    <w:p w14:paraId="1D012028">
      <w:pPr>
        <w:ind w:firstLine="411" w:firstLineChars="196"/>
        <w:rPr>
          <w:rFonts w:ascii="宋体" w:hAnsi="宋体"/>
        </w:rPr>
      </w:pPr>
      <w:r>
        <w:rPr>
          <w:rFonts w:hint="eastAsia" w:ascii="宋体" w:hAnsi="宋体"/>
        </w:rPr>
        <w:t>23.2.6投标人在编辑投标文件时，</w:t>
      </w:r>
      <w:r>
        <w:rPr>
          <w:rFonts w:hint="eastAsia" w:ascii="宋体" w:hAnsi="宋体"/>
          <w:b/>
        </w:rPr>
        <w:t>在投标文件目录中属于本节点内容的必须在本节点中填写，填写到其他节点或附件，</w:t>
      </w:r>
      <w:r>
        <w:rPr>
          <w:rFonts w:hint="eastAsia" w:ascii="宋体" w:hAnsi="宋体"/>
        </w:rPr>
        <w:t>一切后果由供应商自行承担。</w:t>
      </w:r>
    </w:p>
    <w:p w14:paraId="11CB00B3">
      <w:pPr>
        <w:ind w:firstLine="411" w:firstLineChars="196"/>
        <w:rPr>
          <w:rFonts w:ascii="宋体" w:hAnsi="宋体"/>
        </w:rPr>
      </w:pPr>
      <w:r>
        <w:rPr>
          <w:rFonts w:hint="eastAsia" w:ascii="宋体" w:hAnsi="宋体"/>
        </w:rPr>
        <w:t>23.2.7投标文件编写完成后，</w:t>
      </w:r>
      <w:r>
        <w:rPr>
          <w:rFonts w:hint="eastAsia" w:ascii="宋体" w:hAnsi="宋体"/>
          <w:b/>
        </w:rPr>
        <w:t>必须用属于投标人的电子密钥</w:t>
      </w:r>
      <w:r>
        <w:rPr>
          <w:rFonts w:hint="eastAsia" w:ascii="宋体" w:hAnsi="宋体"/>
          <w:b/>
          <w:lang w:val="en-US" w:eastAsia="zh-CN"/>
        </w:rPr>
        <w:t>或电子营业执照</w:t>
      </w:r>
      <w:r>
        <w:rPr>
          <w:rFonts w:hint="eastAsia" w:ascii="宋体" w:hAnsi="宋体"/>
          <w:b/>
        </w:rPr>
        <w:t>进行加密，否则视同未盖公章，将导致投标文件无效。</w:t>
      </w:r>
    </w:p>
    <w:p w14:paraId="25D2FC21">
      <w:pPr>
        <w:ind w:firstLine="411" w:firstLineChars="196"/>
        <w:rPr>
          <w:rFonts w:ascii="宋体" w:hAnsi="宋体"/>
        </w:rPr>
      </w:pPr>
      <w:r>
        <w:rPr>
          <w:rFonts w:hint="eastAsia" w:ascii="宋体" w:hAnsi="宋体"/>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14:paraId="49010660">
      <w:pPr>
        <w:ind w:firstLine="411" w:firstLineChars="196"/>
        <w:rPr>
          <w:rFonts w:ascii="宋体" w:hAnsi="宋体"/>
        </w:rPr>
      </w:pPr>
      <w:r>
        <w:rPr>
          <w:rFonts w:hint="eastAsia" w:ascii="宋体" w:hAnsi="宋体"/>
        </w:rPr>
        <w:t>23.2.9如果开标时出现网络故障、技术故障，影响了政府采购活动，政府集中采购机构有权采取措施如延期、接受无法从网上上传的投标书等，以保障政府采购活动的公开、公平和公正。</w:t>
      </w:r>
    </w:p>
    <w:p w14:paraId="0EB19A17">
      <w:pPr>
        <w:ind w:firstLine="411" w:firstLineChars="196"/>
        <w:rPr>
          <w:rFonts w:ascii="宋体" w:hAnsi="宋体"/>
        </w:rPr>
      </w:pPr>
      <w:r>
        <w:rPr>
          <w:rFonts w:hint="eastAsia" w:ascii="宋体" w:hAnsi="宋体"/>
        </w:rPr>
        <w:t>23.3电报、电话、传真形式的投标概不接受。</w:t>
      </w:r>
    </w:p>
    <w:p w14:paraId="25D2DF46">
      <w:pPr>
        <w:ind w:firstLine="413" w:firstLineChars="196"/>
        <w:rPr>
          <w:rFonts w:ascii="宋体" w:hAnsi="宋体"/>
          <w:b/>
        </w:rPr>
      </w:pPr>
      <w:r>
        <w:rPr>
          <w:rFonts w:hint="eastAsia" w:ascii="宋体" w:hAnsi="宋体"/>
          <w:b/>
        </w:rPr>
        <w:t>23.4经投标人电子密钥</w:t>
      </w:r>
      <w:r>
        <w:rPr>
          <w:rFonts w:hint="eastAsia" w:ascii="宋体" w:hAnsi="宋体"/>
          <w:b/>
          <w:lang w:val="en-US" w:eastAsia="zh-CN"/>
        </w:rPr>
        <w:t>或电子营业执照</w:t>
      </w:r>
      <w:r>
        <w:rPr>
          <w:rFonts w:hint="eastAsia" w:ascii="宋体" w:hAnsi="宋体"/>
          <w:b/>
        </w:rPr>
        <w:t>加密的投标文件无须盖章或签字，</w:t>
      </w:r>
      <w:r>
        <w:rPr>
          <w:rFonts w:hint="eastAsia" w:ascii="宋体" w:hAnsi="宋体"/>
        </w:rPr>
        <w:t>专用条款另有要求的除外。</w:t>
      </w:r>
    </w:p>
    <w:p w14:paraId="08A3A8F4">
      <w:pPr>
        <w:ind w:firstLine="413" w:firstLineChars="196"/>
        <w:rPr>
          <w:rFonts w:ascii="宋体" w:hAnsi="宋体"/>
        </w:rPr>
      </w:pPr>
      <w:r>
        <w:rPr>
          <w:rFonts w:hint="eastAsia" w:ascii="宋体" w:hAnsi="宋体"/>
          <w:b/>
        </w:rPr>
        <w:t>23.5</w:t>
      </w:r>
      <w:r>
        <w:rPr>
          <w:rFonts w:hint="eastAsia" w:ascii="宋体" w:hAnsi="宋体"/>
        </w:rPr>
        <w:t xml:space="preserve"> 各类资格（资质）文件提供扫描件，专用条款另有要求的除外。</w:t>
      </w:r>
      <w:bookmarkEnd w:id="66"/>
    </w:p>
    <w:p w14:paraId="75C7D3B7">
      <w:pPr>
        <w:ind w:firstLine="411" w:firstLineChars="196"/>
        <w:rPr>
          <w:rFonts w:ascii="宋体" w:hAnsi="宋体"/>
          <w:szCs w:val="21"/>
        </w:rPr>
      </w:pPr>
    </w:p>
    <w:p w14:paraId="0C855ACC">
      <w:pPr>
        <w:pStyle w:val="5"/>
        <w:numPr>
          <w:ilvl w:val="0"/>
          <w:numId w:val="11"/>
        </w:numPr>
        <w:spacing w:before="120" w:beforeLines="50" w:after="120" w:afterLines="50"/>
        <w:ind w:left="562" w:hanging="562"/>
        <w:rPr>
          <w:sz w:val="28"/>
          <w:szCs w:val="28"/>
        </w:rPr>
      </w:pPr>
      <w:r>
        <w:rPr>
          <w:rFonts w:hint="eastAsia"/>
          <w:sz w:val="28"/>
          <w:szCs w:val="28"/>
        </w:rPr>
        <w:t>投标文件的递交</w:t>
      </w:r>
    </w:p>
    <w:p w14:paraId="4C28514F">
      <w:pPr>
        <w:rPr>
          <w:rFonts w:ascii="黑体" w:hAnsi="宋体" w:eastAsia="黑体"/>
          <w:sz w:val="24"/>
        </w:rPr>
      </w:pPr>
      <w:bookmarkStart w:id="67" w:name="_Hlk72405459"/>
      <w:r>
        <w:rPr>
          <w:rFonts w:hint="eastAsia" w:ascii="黑体" w:hAnsi="宋体" w:eastAsia="黑体"/>
          <w:sz w:val="24"/>
        </w:rPr>
        <w:t>24．投标文件的保密</w:t>
      </w:r>
    </w:p>
    <w:p w14:paraId="0B4DE4B0">
      <w:pPr>
        <w:ind w:firstLine="411" w:firstLineChars="196"/>
        <w:rPr>
          <w:rFonts w:ascii="宋体" w:hAnsi="宋体"/>
        </w:rPr>
      </w:pPr>
      <w:r>
        <w:rPr>
          <w:rFonts w:hint="eastAsia" w:ascii="宋体" w:hAnsi="宋体"/>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hint="eastAsia" w:ascii="宋体" w:hAnsi="宋体"/>
          <w:lang w:val="en-US" w:eastAsia="zh-CN"/>
        </w:rPr>
        <w:t>投</w:t>
      </w:r>
      <w:r>
        <w:rPr>
          <w:rFonts w:hint="eastAsia" w:ascii="宋体" w:hAnsi="宋体"/>
        </w:rPr>
        <w:t>标文件自动进行加密，此加密程序确保投标文件在到达投标截止时间后才能解密查看。在加密过程中，请按照软件提示进行操作。加密界面如下图所示：</w:t>
      </w:r>
    </w:p>
    <w:p w14:paraId="6A789448">
      <w:pPr>
        <w:ind w:firstLine="411" w:firstLineChars="196"/>
        <w:rPr>
          <w:rFonts w:ascii="宋体" w:hAnsi="宋体"/>
        </w:rPr>
      </w:pPr>
    </w:p>
    <w:p w14:paraId="5E4CF89E">
      <w:pPr>
        <w:ind w:firstLine="411" w:firstLineChars="196"/>
        <w:rPr>
          <w:rFonts w:ascii="宋体" w:hAnsi="宋体"/>
        </w:rPr>
      </w:pPr>
      <w:r>
        <w:rPr>
          <w:rFonts w:ascii="宋体" w:hAnsi="宋体"/>
        </w:rPr>
        <w:drawing>
          <wp:inline distT="0" distB="0" distL="114300" distR="114300">
            <wp:extent cx="5279390" cy="2719070"/>
            <wp:effectExtent l="0" t="0" r="3810" b="1143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pic:cNvPicPr>
                  </pic:nvPicPr>
                  <pic:blipFill>
                    <a:blip r:embed="rId10"/>
                    <a:stretch>
                      <a:fillRect/>
                    </a:stretch>
                  </pic:blipFill>
                  <pic:spPr>
                    <a:xfrm>
                      <a:off x="0" y="0"/>
                      <a:ext cx="5279390" cy="2719070"/>
                    </a:xfrm>
                    <a:prstGeom prst="rect">
                      <a:avLst/>
                    </a:prstGeom>
                    <a:noFill/>
                    <a:ln>
                      <a:noFill/>
                    </a:ln>
                  </pic:spPr>
                </pic:pic>
              </a:graphicData>
            </a:graphic>
          </wp:inline>
        </w:drawing>
      </w:r>
    </w:p>
    <w:p w14:paraId="08138B57">
      <w:pPr>
        <w:ind w:firstLine="411" w:firstLineChars="196"/>
        <w:rPr>
          <w:rFonts w:ascii="宋体" w:hAnsi="宋体"/>
        </w:rPr>
      </w:pPr>
    </w:p>
    <w:p w14:paraId="7A1B08C6">
      <w:pPr>
        <w:ind w:firstLine="411" w:firstLineChars="196"/>
        <w:rPr>
          <w:rFonts w:ascii="宋体" w:hAnsi="宋体"/>
        </w:rPr>
      </w:pPr>
      <w:r>
        <w:rPr>
          <w:rFonts w:ascii="宋体" w:hAnsi="宋体"/>
        </w:rPr>
        <w:drawing>
          <wp:inline distT="0" distB="0" distL="114300" distR="114300">
            <wp:extent cx="5279390" cy="2727325"/>
            <wp:effectExtent l="0" t="0" r="3810" b="3175"/>
            <wp:docPr id="4" name="图片 4"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用户界面&#10;&#10;描述已自动生成"/>
                    <pic:cNvPicPr>
                      <a:picLocks noChangeAspect="1"/>
                    </pic:cNvPicPr>
                  </pic:nvPicPr>
                  <pic:blipFill>
                    <a:blip r:embed="rId11"/>
                    <a:stretch>
                      <a:fillRect/>
                    </a:stretch>
                  </pic:blipFill>
                  <pic:spPr>
                    <a:xfrm>
                      <a:off x="0" y="0"/>
                      <a:ext cx="5279390" cy="2727325"/>
                    </a:xfrm>
                    <a:prstGeom prst="rect">
                      <a:avLst/>
                    </a:prstGeom>
                    <a:noFill/>
                    <a:ln>
                      <a:noFill/>
                    </a:ln>
                  </pic:spPr>
                </pic:pic>
              </a:graphicData>
            </a:graphic>
          </wp:inline>
        </w:drawing>
      </w:r>
    </w:p>
    <w:p w14:paraId="613C1D2C">
      <w:pPr>
        <w:ind w:firstLine="411" w:firstLineChars="196"/>
        <w:rPr>
          <w:rFonts w:ascii="宋体" w:hAnsi="宋体"/>
        </w:rPr>
      </w:pPr>
    </w:p>
    <w:p w14:paraId="2896C72A">
      <w:pPr>
        <w:widowControl/>
        <w:jc w:val="left"/>
        <w:rPr>
          <w:sz w:val="24"/>
        </w:rPr>
      </w:pPr>
    </w:p>
    <w:p w14:paraId="3F4950EE">
      <w:pPr>
        <w:rPr>
          <w:rFonts w:ascii="宋体" w:hAnsi="宋体"/>
          <w:b/>
        </w:rPr>
      </w:pPr>
      <w:r>
        <w:rPr>
          <w:rFonts w:hint="eastAsia" w:ascii="宋体" w:hAnsi="宋体"/>
        </w:rPr>
        <w:t xml:space="preserve">   </w:t>
      </w:r>
      <w:r>
        <w:rPr>
          <w:rFonts w:hint="eastAsia" w:ascii="宋体" w:hAnsi="宋体"/>
          <w:b/>
        </w:rPr>
        <w:t xml:space="preserve"> 24.2若采购项目出现延期情况：</w:t>
      </w:r>
    </w:p>
    <w:p w14:paraId="1693E814">
      <w:pPr>
        <w:ind w:firstLine="422" w:firstLineChars="200"/>
        <w:rPr>
          <w:rFonts w:ascii="黑体" w:hAnsi="宋体" w:eastAsia="黑体"/>
          <w:b/>
          <w:sz w:val="24"/>
        </w:rPr>
      </w:pPr>
      <w:r>
        <w:rPr>
          <w:rFonts w:hint="eastAsia" w:ascii="宋体" w:hAnsi="宋体"/>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14:paraId="7BDCF222">
      <w:pPr>
        <w:rPr>
          <w:rFonts w:ascii="黑体" w:hAnsi="宋体" w:eastAsia="黑体"/>
          <w:sz w:val="24"/>
        </w:rPr>
      </w:pPr>
      <w:r>
        <w:rPr>
          <w:rFonts w:hint="eastAsia" w:ascii="黑体" w:hAnsi="宋体" w:eastAsia="黑体"/>
          <w:sz w:val="24"/>
        </w:rPr>
        <w:t>25．上传投标文件及投标截止日期</w:t>
      </w:r>
    </w:p>
    <w:p w14:paraId="2489B8EE">
      <w:pPr>
        <w:ind w:firstLine="411" w:firstLineChars="196"/>
        <w:rPr>
          <w:rFonts w:ascii="宋体" w:hAnsi="宋体"/>
        </w:rPr>
      </w:pPr>
      <w:r>
        <w:rPr>
          <w:rFonts w:hint="eastAsia" w:ascii="宋体" w:hAnsi="宋体"/>
        </w:rPr>
        <w:t>25</w:t>
      </w:r>
      <w:r>
        <w:rPr>
          <w:rFonts w:ascii="宋体" w:hAnsi="宋体"/>
        </w:rPr>
        <w:t>.</w:t>
      </w:r>
      <w:r>
        <w:rPr>
          <w:rFonts w:hint="eastAsia" w:ascii="宋体" w:hAnsi="宋体"/>
        </w:rPr>
        <w:t>1实行网上投标，</w:t>
      </w:r>
      <w:r>
        <w:rPr>
          <w:rFonts w:ascii="宋体" w:hAnsi="宋体"/>
        </w:rPr>
        <w:t>投标人必须</w:t>
      </w:r>
      <w:r>
        <w:rPr>
          <w:rFonts w:hint="eastAsia" w:ascii="宋体" w:hAnsi="宋体"/>
        </w:rPr>
        <w:t>在招标</w:t>
      </w:r>
      <w:r>
        <w:rPr>
          <w:rFonts w:ascii="宋体" w:hAnsi="宋体"/>
        </w:rPr>
        <w:t>文件规定的投标截止时间前</w:t>
      </w:r>
      <w:r>
        <w:rPr>
          <w:rFonts w:hint="eastAsia" w:ascii="宋体" w:hAnsi="宋体"/>
        </w:rPr>
        <w:t>用电子密钥登录“深圳政府采购智慧平台用户网上办事子系统（http://zfcg.szggzy.com/TPBidder/memberLogin）”，用“【我的项目】→【项目流程】→【递交投标(应答)文件】”功能点上传投标文件。如上传过程中遇到问题，可拨打</w:t>
      </w:r>
      <w:r>
        <w:rPr>
          <w:rFonts w:hint="eastAsia" w:ascii="宋体" w:hAnsi="宋体"/>
          <w:lang w:val="en-US" w:eastAsia="zh-CN"/>
        </w:rPr>
        <w:t>采购公告中的技术支持电话</w:t>
      </w:r>
      <w:r>
        <w:rPr>
          <w:rFonts w:hint="eastAsia" w:ascii="宋体" w:hAnsi="宋体"/>
        </w:rPr>
        <w:t>。如多次上传均告失败，请在投标截止时间之前携带加密后的电子投标文件送达至</w:t>
      </w:r>
      <w:r>
        <w:rPr>
          <w:rFonts w:hint="eastAsia" w:ascii="宋体" w:hAnsi="宋体"/>
          <w:b/>
          <w:bCs/>
        </w:rPr>
        <w:t>深圳公共资源交易中心（深圳交易集团有限公司宝安分公司）一楼服务大厅（地址：深圳市宝安区湖滨东路40号）协助上传，但上传过程中投标截止时间到达仍无法上传成功的，由投标人自行负责。</w:t>
      </w:r>
    </w:p>
    <w:p w14:paraId="3B11A538">
      <w:pPr>
        <w:ind w:firstLine="411" w:firstLineChars="196"/>
        <w:rPr>
          <w:rFonts w:ascii="宋体" w:hAnsi="宋体"/>
        </w:rPr>
      </w:pPr>
      <w:r>
        <w:rPr>
          <w:rFonts w:hint="eastAsia" w:ascii="宋体" w:hAnsi="宋体"/>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14:paraId="610CB465">
      <w:pPr>
        <w:ind w:firstLine="411" w:firstLineChars="196"/>
        <w:rPr>
          <w:rFonts w:ascii="宋体" w:hAnsi="宋体"/>
        </w:rPr>
      </w:pPr>
      <w:r>
        <w:rPr>
          <w:rFonts w:hint="eastAsia" w:ascii="宋体" w:hAnsi="宋体"/>
        </w:rPr>
        <w:t>25</w:t>
      </w:r>
      <w:r>
        <w:rPr>
          <w:rFonts w:ascii="宋体" w:hAnsi="宋体"/>
        </w:rPr>
        <w:t>.</w:t>
      </w:r>
      <w:r>
        <w:rPr>
          <w:rFonts w:hint="eastAsia" w:ascii="宋体" w:hAnsi="宋体"/>
        </w:rPr>
        <w:t>3投标截止时间以后不得上传投标文件。</w:t>
      </w:r>
    </w:p>
    <w:bookmarkEnd w:id="67"/>
    <w:p w14:paraId="40C5D590">
      <w:pPr>
        <w:ind w:firstLine="411" w:firstLineChars="196"/>
        <w:rPr>
          <w:rFonts w:ascii="宋体" w:hAnsi="宋体"/>
        </w:rPr>
      </w:pPr>
    </w:p>
    <w:p w14:paraId="36EB0C13">
      <w:pPr>
        <w:rPr>
          <w:rFonts w:ascii="黑体" w:hAnsi="宋体" w:eastAsia="黑体"/>
          <w:sz w:val="24"/>
        </w:rPr>
      </w:pPr>
      <w:r>
        <w:rPr>
          <w:rFonts w:hint="eastAsia" w:ascii="黑体" w:hAnsi="宋体" w:eastAsia="黑体"/>
          <w:sz w:val="24"/>
        </w:rPr>
        <w:t>26. 样品、现场演示、方案讲解</w:t>
      </w:r>
    </w:p>
    <w:p w14:paraId="4C16B784">
      <w:pPr>
        <w:ind w:firstLine="411" w:firstLineChars="196"/>
        <w:rPr>
          <w:rFonts w:ascii="宋体" w:hAnsi="宋体"/>
          <w:szCs w:val="21"/>
        </w:rPr>
      </w:pPr>
      <w:r>
        <w:rPr>
          <w:rFonts w:hint="eastAsia" w:ascii="宋体" w:hAnsi="宋体"/>
          <w:szCs w:val="21"/>
        </w:rPr>
        <w:t>26.1 样品、现场演示、方案讲解等事项在招标文件专用条款中进行规定。</w:t>
      </w:r>
    </w:p>
    <w:p w14:paraId="5D67AD16">
      <w:pPr>
        <w:rPr>
          <w:rFonts w:ascii="黑体" w:hAnsi="宋体" w:eastAsia="黑体"/>
          <w:sz w:val="24"/>
        </w:rPr>
      </w:pPr>
      <w:bookmarkStart w:id="68" w:name="_Hlk72428346"/>
      <w:r>
        <w:rPr>
          <w:rFonts w:ascii="黑体" w:hAnsi="宋体" w:eastAsia="黑体"/>
          <w:sz w:val="24"/>
        </w:rPr>
        <w:t>2</w:t>
      </w:r>
      <w:r>
        <w:rPr>
          <w:rFonts w:hint="eastAsia" w:ascii="黑体" w:hAnsi="宋体" w:eastAsia="黑体"/>
          <w:sz w:val="24"/>
        </w:rPr>
        <w:t>7．</w:t>
      </w:r>
      <w:r>
        <w:rPr>
          <w:rFonts w:ascii="黑体" w:hAnsi="宋体" w:eastAsia="黑体"/>
          <w:sz w:val="24"/>
        </w:rPr>
        <w:t>投标文件的修改和撤销</w:t>
      </w:r>
    </w:p>
    <w:p w14:paraId="2D106B34">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1</w:t>
      </w:r>
      <w:r>
        <w:rPr>
          <w:rFonts w:ascii="宋体" w:hAnsi="宋体"/>
        </w:rPr>
        <w:t>投标方在提交投标文件后可对其投标文件进行修改</w:t>
      </w:r>
      <w:r>
        <w:rPr>
          <w:rFonts w:hint="eastAsia" w:ascii="宋体" w:hAnsi="宋体"/>
        </w:rPr>
        <w:t>并重新上传投标文件</w:t>
      </w:r>
      <w:r>
        <w:rPr>
          <w:rFonts w:ascii="宋体" w:hAnsi="宋体"/>
        </w:rPr>
        <w:t>或</w:t>
      </w:r>
      <w:r>
        <w:rPr>
          <w:rFonts w:hint="eastAsia" w:ascii="宋体" w:hAnsi="宋体"/>
        </w:rPr>
        <w:t>在网上进行</w:t>
      </w:r>
      <w:r>
        <w:rPr>
          <w:rFonts w:ascii="宋体" w:hAnsi="宋体"/>
        </w:rPr>
        <w:t>撤销</w:t>
      </w:r>
      <w:r>
        <w:rPr>
          <w:rFonts w:hint="eastAsia" w:ascii="宋体" w:hAnsi="宋体"/>
        </w:rPr>
        <w:t>投标的操作</w:t>
      </w:r>
      <w:r>
        <w:rPr>
          <w:rFonts w:ascii="宋体" w:hAnsi="宋体"/>
        </w:rPr>
        <w:t>。</w:t>
      </w:r>
    </w:p>
    <w:p w14:paraId="36E7F32F">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2</w:t>
      </w:r>
      <w:r>
        <w:rPr>
          <w:rFonts w:ascii="宋体" w:hAnsi="宋体"/>
        </w:rPr>
        <w:t>投标截止时间以后不得修改投标文件。</w:t>
      </w:r>
    </w:p>
    <w:p w14:paraId="772200B0">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3从投标截止期至投标人在投标文件中确定的投标有效期之间的这段时间内，投标人不得撤回其投标。</w:t>
      </w:r>
    </w:p>
    <w:p w14:paraId="53867674">
      <w:pPr>
        <w:ind w:firstLine="411" w:firstLineChars="196"/>
        <w:rPr>
          <w:rFonts w:ascii="宋体" w:hAnsi="宋体"/>
          <w:szCs w:val="21"/>
        </w:rPr>
      </w:pPr>
      <w:r>
        <w:rPr>
          <w:rFonts w:hint="eastAsia" w:ascii="宋体" w:hAnsi="宋体"/>
          <w:szCs w:val="21"/>
        </w:rPr>
        <w:t>27.4政府集中采购机构不退还投标文件，专用条款另有规定的除外。</w:t>
      </w:r>
      <w:bookmarkEnd w:id="68"/>
    </w:p>
    <w:p w14:paraId="69EAE8B1">
      <w:pPr>
        <w:pStyle w:val="5"/>
        <w:numPr>
          <w:ilvl w:val="0"/>
          <w:numId w:val="11"/>
        </w:numPr>
        <w:spacing w:before="120" w:beforeLines="50" w:after="120" w:afterLines="50"/>
        <w:ind w:left="562" w:hanging="562"/>
        <w:rPr>
          <w:sz w:val="28"/>
          <w:szCs w:val="28"/>
        </w:rPr>
      </w:pPr>
      <w:r>
        <w:rPr>
          <w:rFonts w:hint="eastAsia"/>
          <w:sz w:val="28"/>
          <w:szCs w:val="28"/>
        </w:rPr>
        <w:t>开标</w:t>
      </w:r>
    </w:p>
    <w:p w14:paraId="434FC8D1">
      <w:pPr>
        <w:rPr>
          <w:rFonts w:ascii="黑体" w:hAnsi="宋体" w:eastAsia="黑体"/>
          <w:sz w:val="24"/>
        </w:rPr>
      </w:pPr>
      <w:r>
        <w:rPr>
          <w:rFonts w:hint="eastAsia" w:ascii="黑体" w:hAnsi="宋体" w:eastAsia="黑体"/>
          <w:sz w:val="24"/>
        </w:rPr>
        <w:t>28．开标</w:t>
      </w:r>
    </w:p>
    <w:p w14:paraId="1B2115C9">
      <w:pPr>
        <w:ind w:firstLine="315" w:firstLineChars="150"/>
        <w:rPr>
          <w:rFonts w:ascii="宋体" w:hAnsi="宋体"/>
          <w:szCs w:val="21"/>
        </w:rPr>
      </w:pPr>
      <w:r>
        <w:rPr>
          <w:rFonts w:hint="eastAsia" w:ascii="宋体" w:hAnsi="宋体"/>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14:paraId="7669A7F6">
      <w:pPr>
        <w:ind w:firstLine="315" w:firstLineChars="150"/>
        <w:rPr>
          <w:rFonts w:ascii="宋体" w:hAnsi="宋体"/>
          <w:szCs w:val="21"/>
        </w:rPr>
      </w:pPr>
      <w:r>
        <w:rPr>
          <w:rFonts w:hint="eastAsia" w:ascii="宋体" w:hAnsi="宋体"/>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14:paraId="5458507C">
      <w:pPr>
        <w:ind w:firstLine="315" w:firstLineChars="150"/>
        <w:rPr>
          <w:rFonts w:ascii="宋体" w:hAnsi="宋体"/>
          <w:szCs w:val="21"/>
        </w:rPr>
      </w:pPr>
    </w:p>
    <w:p w14:paraId="39F6FABC">
      <w:pPr>
        <w:pStyle w:val="5"/>
        <w:numPr>
          <w:ilvl w:val="0"/>
          <w:numId w:val="11"/>
        </w:numPr>
        <w:spacing w:before="120" w:beforeLines="50" w:after="120" w:afterLines="50"/>
        <w:ind w:left="562" w:hanging="562"/>
        <w:rPr>
          <w:sz w:val="28"/>
          <w:szCs w:val="28"/>
        </w:rPr>
      </w:pPr>
      <w:r>
        <w:rPr>
          <w:rFonts w:hint="eastAsia"/>
          <w:sz w:val="28"/>
          <w:szCs w:val="28"/>
        </w:rPr>
        <w:t>评审要求</w:t>
      </w:r>
    </w:p>
    <w:p w14:paraId="79D9B6CB">
      <w:pPr>
        <w:rPr>
          <w:rFonts w:ascii="黑体" w:hAnsi="宋体" w:eastAsia="黑体"/>
          <w:sz w:val="24"/>
        </w:rPr>
      </w:pPr>
      <w:r>
        <w:rPr>
          <w:rFonts w:hint="eastAsia" w:ascii="黑体" w:hAnsi="宋体" w:eastAsia="黑体"/>
          <w:sz w:val="24"/>
        </w:rPr>
        <w:t>29．评审委员会组成</w:t>
      </w:r>
    </w:p>
    <w:p w14:paraId="67B9E9D5">
      <w:pPr>
        <w:ind w:firstLine="411" w:firstLineChars="196"/>
        <w:rPr>
          <w:rFonts w:ascii="宋体" w:hAnsi="宋体"/>
        </w:rPr>
      </w:pPr>
      <w:r>
        <w:rPr>
          <w:rFonts w:hint="eastAsia" w:ascii="宋体" w:hAnsi="宋体"/>
        </w:rPr>
        <w:t>29.1网上开标结束后召开评审会议，</w:t>
      </w:r>
      <w:r>
        <w:rPr>
          <w:rFonts w:hint="eastAsia" w:ascii="宋体" w:hAnsi="宋体"/>
          <w:szCs w:val="21"/>
        </w:rPr>
        <w:t>评审委员会</w:t>
      </w:r>
      <w:r>
        <w:rPr>
          <w:rFonts w:hint="eastAsia" w:ascii="宋体" w:hAnsi="宋体"/>
        </w:rPr>
        <w:t>由政府集中采购机构依法组建，负责评审活动。</w:t>
      </w:r>
    </w:p>
    <w:p w14:paraId="3C6EF81D">
      <w:pPr>
        <w:ind w:firstLine="411" w:firstLineChars="196"/>
        <w:rPr>
          <w:rFonts w:hint="eastAsia" w:ascii="宋体" w:hAnsi="宋体"/>
        </w:rPr>
      </w:pPr>
      <w:bookmarkStart w:id="69" w:name="_Hlk72436580"/>
      <w:r>
        <w:rPr>
          <w:rFonts w:hint="eastAsia" w:ascii="宋体" w:hAnsi="宋体"/>
        </w:rPr>
        <w:t>评审委员会由采购人代表和评审专家组成，成员人数应当为5人以上单数（部分条件下为7人以上单数），其中评审专家不得少于成员总数的三分之二。</w:t>
      </w:r>
      <w:bookmarkEnd w:id="69"/>
      <w:r>
        <w:rPr>
          <w:rFonts w:hint="eastAsia" w:ascii="宋体" w:hAnsi="宋体"/>
        </w:rPr>
        <w:t>评定</w:t>
      </w:r>
      <w:r>
        <w:rPr>
          <w:rFonts w:hint="eastAsia"/>
        </w:rPr>
        <w:t>分离项目</w:t>
      </w:r>
      <w:r>
        <w:t>评审专家</w:t>
      </w:r>
      <w:r>
        <w:rPr>
          <w:rFonts w:hint="eastAsia"/>
        </w:rPr>
        <w:t>均</w:t>
      </w:r>
      <w:r>
        <w:t>由</w:t>
      </w:r>
      <w:r>
        <w:rPr>
          <w:rFonts w:hint="eastAsia"/>
        </w:rPr>
        <w:t>评审专家组成。</w:t>
      </w:r>
      <w:r>
        <w:rPr>
          <w:rFonts w:hint="eastAsia" w:ascii="宋体" w:hAnsi="宋体"/>
          <w:szCs w:val="21"/>
        </w:rPr>
        <w:t>评审专家一般是</w:t>
      </w:r>
      <w:r>
        <w:rPr>
          <w:rFonts w:hint="eastAsia" w:ascii="宋体" w:hAnsi="宋体"/>
        </w:rPr>
        <w:t>从深圳市政府采购评审专家库中随机抽取。采购人代表须持本单位签发的《评审授权书》参加评审。</w:t>
      </w:r>
    </w:p>
    <w:p w14:paraId="0A96F418">
      <w:pPr>
        <w:ind w:firstLine="411" w:firstLineChars="196"/>
        <w:rPr>
          <w:rFonts w:ascii="宋体" w:hAnsi="宋体"/>
        </w:rPr>
      </w:pPr>
      <w:r>
        <w:rPr>
          <w:rFonts w:hint="eastAsia" w:ascii="宋体" w:hAnsi="宋体"/>
        </w:rPr>
        <w:t>29.2评审定标应当遵循公平、公正、科学、择优的原则。</w:t>
      </w:r>
    </w:p>
    <w:p w14:paraId="604B1FD1">
      <w:pPr>
        <w:ind w:firstLine="411" w:firstLineChars="196"/>
        <w:rPr>
          <w:rFonts w:ascii="宋体" w:hAnsi="宋体"/>
        </w:rPr>
      </w:pPr>
      <w:r>
        <w:rPr>
          <w:rFonts w:hint="eastAsia" w:ascii="宋体" w:hAnsi="宋体"/>
        </w:rPr>
        <w:t>29.3评审活动依法进行，任何单位和个人不得非法干预评标过程和结果。</w:t>
      </w:r>
    </w:p>
    <w:p w14:paraId="276B35CB">
      <w:pPr>
        <w:ind w:firstLine="411" w:firstLineChars="196"/>
        <w:rPr>
          <w:rFonts w:ascii="宋体" w:hAnsi="宋体"/>
        </w:rPr>
      </w:pPr>
      <w:r>
        <w:rPr>
          <w:rFonts w:hint="eastAsia" w:ascii="宋体" w:hAnsi="宋体"/>
        </w:rPr>
        <w:t>29.4评审过程中不允许违背评标程序或采用招标文件未载明的评标方法或评标因素进行评标。</w:t>
      </w:r>
    </w:p>
    <w:p w14:paraId="64C21374">
      <w:pPr>
        <w:ind w:firstLine="411" w:firstLineChars="196"/>
        <w:rPr>
          <w:rFonts w:ascii="宋体" w:hAnsi="宋体"/>
          <w:bCs/>
        </w:rPr>
      </w:pPr>
      <w:r>
        <w:rPr>
          <w:rFonts w:hint="eastAsia" w:ascii="宋体" w:hAnsi="宋体"/>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hint="eastAsia" w:ascii="宋体" w:hAnsi="宋体"/>
          <w:bCs/>
        </w:rPr>
        <w:t>）。</w:t>
      </w:r>
    </w:p>
    <w:p w14:paraId="23581BA0">
      <w:pPr>
        <w:rPr>
          <w:rFonts w:ascii="黑体" w:hAnsi="宋体" w:eastAsia="黑体"/>
          <w:sz w:val="24"/>
        </w:rPr>
      </w:pPr>
      <w:r>
        <w:rPr>
          <w:rFonts w:hint="eastAsia" w:ascii="黑体" w:hAnsi="宋体" w:eastAsia="黑体"/>
          <w:sz w:val="24"/>
        </w:rPr>
        <w:t>30．向评审委员会提供的资料</w:t>
      </w:r>
    </w:p>
    <w:p w14:paraId="297806F1">
      <w:pPr>
        <w:ind w:firstLine="411" w:firstLineChars="196"/>
        <w:rPr>
          <w:rFonts w:ascii="宋体" w:hAnsi="宋体"/>
        </w:rPr>
      </w:pPr>
      <w:r>
        <w:rPr>
          <w:rFonts w:hint="eastAsia" w:ascii="宋体" w:hAnsi="宋体"/>
        </w:rPr>
        <w:t>30.1公开发布的招标文件，包括图纸、服务清单、答疑文件等；</w:t>
      </w:r>
    </w:p>
    <w:p w14:paraId="62524ADA">
      <w:pPr>
        <w:ind w:firstLine="411" w:firstLineChars="196"/>
        <w:rPr>
          <w:rFonts w:ascii="宋体" w:hAnsi="宋体"/>
        </w:rPr>
      </w:pPr>
      <w:r>
        <w:rPr>
          <w:rFonts w:hint="eastAsia" w:ascii="宋体" w:hAnsi="宋体"/>
        </w:rPr>
        <w:t>30.2其他评标必须的资料。</w:t>
      </w:r>
    </w:p>
    <w:p w14:paraId="3356B277">
      <w:pPr>
        <w:ind w:firstLine="411" w:firstLineChars="196"/>
        <w:rPr>
          <w:rFonts w:ascii="宋体" w:hAnsi="宋体"/>
        </w:rPr>
      </w:pPr>
      <w:r>
        <w:rPr>
          <w:rFonts w:hint="eastAsia" w:ascii="宋体" w:hAnsi="宋体"/>
        </w:rPr>
        <w:t>30.3</w:t>
      </w:r>
      <w:r>
        <w:rPr>
          <w:rFonts w:hint="eastAsia" w:ascii="宋体" w:hAnsi="宋体"/>
          <w:szCs w:val="21"/>
        </w:rPr>
        <w:t>评审委员会</w:t>
      </w:r>
      <w:r>
        <w:rPr>
          <w:rFonts w:hint="eastAsia" w:ascii="宋体" w:hAnsi="宋体"/>
        </w:rPr>
        <w:t>应当认真研究招标文件，至少应了解熟悉以下内容：</w:t>
      </w:r>
    </w:p>
    <w:p w14:paraId="49924CB0">
      <w:pPr>
        <w:ind w:firstLine="411" w:firstLineChars="196"/>
        <w:rPr>
          <w:rFonts w:ascii="宋体" w:hAnsi="宋体"/>
        </w:rPr>
      </w:pPr>
      <w:r>
        <w:rPr>
          <w:rFonts w:hint="eastAsia" w:ascii="宋体" w:hAnsi="宋体"/>
        </w:rPr>
        <w:t>（1）招标的目的；</w:t>
      </w:r>
    </w:p>
    <w:p w14:paraId="2CD754D7">
      <w:pPr>
        <w:ind w:firstLine="411" w:firstLineChars="196"/>
        <w:rPr>
          <w:rFonts w:ascii="宋体" w:hAnsi="宋体"/>
        </w:rPr>
      </w:pPr>
      <w:r>
        <w:rPr>
          <w:rFonts w:hint="eastAsia" w:ascii="宋体" w:hAnsi="宋体"/>
        </w:rPr>
        <w:t>（2）招标项目需求的范围和性质；</w:t>
      </w:r>
    </w:p>
    <w:p w14:paraId="6DA1A262">
      <w:pPr>
        <w:ind w:firstLine="411" w:firstLineChars="196"/>
        <w:rPr>
          <w:rFonts w:ascii="宋体" w:hAnsi="宋体"/>
        </w:rPr>
      </w:pPr>
      <w:r>
        <w:rPr>
          <w:rFonts w:hint="eastAsia" w:ascii="宋体" w:hAnsi="宋体"/>
        </w:rPr>
        <w:t>（3）招标文件规定的投标人的资格、财政预算限额、商务条款；</w:t>
      </w:r>
    </w:p>
    <w:p w14:paraId="45489D0F">
      <w:pPr>
        <w:ind w:firstLine="411" w:firstLineChars="196"/>
        <w:rPr>
          <w:rFonts w:ascii="宋体" w:hAnsi="宋体"/>
        </w:rPr>
      </w:pPr>
      <w:r>
        <w:rPr>
          <w:rFonts w:hint="eastAsia" w:ascii="宋体" w:hAnsi="宋体"/>
        </w:rPr>
        <w:t>（4）招标文件规定的评标程序、评标方法和评标因素；</w:t>
      </w:r>
    </w:p>
    <w:p w14:paraId="5CC2D6B3">
      <w:pPr>
        <w:ind w:firstLine="411" w:firstLineChars="196"/>
        <w:rPr>
          <w:rFonts w:ascii="宋体" w:hAnsi="宋体"/>
        </w:rPr>
      </w:pPr>
      <w:r>
        <w:rPr>
          <w:rFonts w:hint="eastAsia" w:ascii="宋体" w:hAnsi="宋体"/>
        </w:rPr>
        <w:t>（5）招标文件所列示的资格性审查表及符合性审查表。</w:t>
      </w:r>
    </w:p>
    <w:p w14:paraId="42797465">
      <w:pPr>
        <w:rPr>
          <w:rFonts w:ascii="黑体" w:hAnsi="宋体" w:eastAsia="黑体"/>
          <w:sz w:val="24"/>
        </w:rPr>
      </w:pPr>
      <w:r>
        <w:rPr>
          <w:rFonts w:hint="eastAsia" w:ascii="黑体" w:hAnsi="宋体" w:eastAsia="黑体"/>
          <w:sz w:val="24"/>
        </w:rPr>
        <w:t>31．独立评审</w:t>
      </w:r>
    </w:p>
    <w:p w14:paraId="2BF695EB">
      <w:pPr>
        <w:ind w:firstLine="411" w:firstLineChars="196"/>
        <w:rPr>
          <w:rFonts w:ascii="宋体" w:hAnsi="宋体"/>
          <w:bCs/>
        </w:rPr>
      </w:pPr>
      <w:r>
        <w:rPr>
          <w:rFonts w:hint="eastAsia" w:ascii="宋体" w:hAnsi="宋体"/>
          <w:bCs/>
        </w:rPr>
        <w:t>3</w:t>
      </w:r>
      <w:r>
        <w:rPr>
          <w:rFonts w:ascii="宋体" w:hAnsi="宋体"/>
          <w:bCs/>
        </w:rPr>
        <w:t>1</w:t>
      </w:r>
      <w:r>
        <w:rPr>
          <w:rFonts w:hint="eastAsia" w:ascii="宋体" w:hAnsi="宋体"/>
          <w:bCs/>
        </w:rPr>
        <w:t>.1</w:t>
      </w:r>
      <w:r>
        <w:rPr>
          <w:rFonts w:hint="eastAsia" w:ascii="宋体" w:hAnsi="宋体"/>
          <w:szCs w:val="21"/>
        </w:rPr>
        <w:t>评审委员会</w:t>
      </w:r>
      <w:r>
        <w:rPr>
          <w:rFonts w:hint="eastAsia" w:ascii="宋体" w:hAnsi="宋体"/>
          <w:bCs/>
        </w:rPr>
        <w:t>成员的评标活动应当独立进行，并应遵循投标文件初审、澄清有关问题、比较与评价、确定中标供应商、编写评审报告的工作程序。</w:t>
      </w:r>
    </w:p>
    <w:p w14:paraId="076945E8">
      <w:pPr>
        <w:ind w:firstLine="411" w:firstLineChars="196"/>
        <w:rPr>
          <w:rFonts w:ascii="宋体" w:hAnsi="宋体"/>
          <w:bCs/>
          <w:szCs w:val="21"/>
        </w:rPr>
      </w:pPr>
    </w:p>
    <w:p w14:paraId="748BFEBE">
      <w:pPr>
        <w:pStyle w:val="5"/>
        <w:numPr>
          <w:ilvl w:val="0"/>
          <w:numId w:val="11"/>
        </w:numPr>
        <w:spacing w:before="120" w:beforeLines="50" w:after="120" w:afterLines="50"/>
        <w:ind w:left="562" w:hanging="562"/>
        <w:rPr>
          <w:sz w:val="28"/>
          <w:szCs w:val="28"/>
        </w:rPr>
      </w:pPr>
      <w:r>
        <w:rPr>
          <w:rFonts w:hint="eastAsia"/>
          <w:sz w:val="28"/>
          <w:szCs w:val="28"/>
        </w:rPr>
        <w:t>评审程序及评审方法</w:t>
      </w:r>
    </w:p>
    <w:p w14:paraId="1CBE5B94">
      <w:pPr>
        <w:rPr>
          <w:rFonts w:ascii="黑体" w:hAnsi="宋体" w:eastAsia="黑体"/>
          <w:sz w:val="24"/>
        </w:rPr>
      </w:pPr>
      <w:r>
        <w:rPr>
          <w:rFonts w:hint="eastAsia" w:ascii="黑体" w:hAnsi="宋体" w:eastAsia="黑体"/>
          <w:sz w:val="24"/>
        </w:rPr>
        <w:t>32．投标文件初审</w:t>
      </w:r>
    </w:p>
    <w:p w14:paraId="2449263A">
      <w:pPr>
        <w:ind w:firstLine="411" w:firstLineChars="196"/>
        <w:rPr>
          <w:rFonts w:ascii="宋体" w:hAnsi="宋体"/>
        </w:rPr>
      </w:pPr>
      <w:r>
        <w:rPr>
          <w:rFonts w:hint="eastAsia" w:ascii="宋体" w:hAnsi="宋体"/>
        </w:rPr>
        <w:t>32.1投标文件初审包括资格性审查和符合性审查。</w:t>
      </w:r>
    </w:p>
    <w:p w14:paraId="504FD2F6">
      <w:pPr>
        <w:ind w:firstLine="411" w:firstLineChars="196"/>
        <w:rPr>
          <w:rFonts w:ascii="宋体" w:hAnsi="宋体"/>
        </w:rPr>
      </w:pPr>
      <w:r>
        <w:rPr>
          <w:rFonts w:hint="eastAsia" w:ascii="宋体" w:hAnsi="宋体"/>
        </w:rPr>
        <w:t>资格性审查：依据法律法规和招标文件的规定，对投标文件中的资格证明等进行审查，以确定投标供应商是否具备投标资格。</w:t>
      </w:r>
    </w:p>
    <w:p w14:paraId="6B75F3E5">
      <w:pPr>
        <w:ind w:firstLine="411" w:firstLineChars="196"/>
        <w:rPr>
          <w:rFonts w:ascii="宋体" w:hAnsi="宋体"/>
        </w:rPr>
      </w:pPr>
      <w:r>
        <w:rPr>
          <w:rFonts w:hint="eastAsia" w:ascii="宋体" w:hAnsi="宋体"/>
        </w:rPr>
        <w:t>符合性审查：依据招标文件的规定，对投标文件的有效性、完整性和对招标文件的响应程度进行审查，以确定是否满足符合性审查的要求。</w:t>
      </w:r>
    </w:p>
    <w:p w14:paraId="42C1780C">
      <w:pPr>
        <w:ind w:firstLine="411" w:firstLineChars="196"/>
        <w:rPr>
          <w:rFonts w:ascii="宋体" w:hAnsi="宋体"/>
        </w:rPr>
      </w:pPr>
      <w:r>
        <w:rPr>
          <w:rFonts w:hint="eastAsia" w:ascii="宋体" w:hAnsi="宋体"/>
        </w:rPr>
        <w:t>32.2 投标文件初审内容请详见《资格性审查表》和《符合性审查表》部分。投标人若有一条审查不通过则按投标无效处理。</w:t>
      </w:r>
    </w:p>
    <w:p w14:paraId="71EE8733">
      <w:pPr>
        <w:ind w:firstLine="411" w:firstLineChars="196"/>
        <w:rPr>
          <w:rFonts w:ascii="宋体" w:hAnsi="宋体"/>
          <w:bCs/>
        </w:rPr>
      </w:pPr>
      <w:r>
        <w:rPr>
          <w:rFonts w:hint="eastAsia" w:ascii="宋体" w:hAnsi="宋体"/>
          <w:bCs/>
        </w:rPr>
        <w:t>32.3 投标文件初审中关于供应商家数的计算:</w:t>
      </w:r>
    </w:p>
    <w:p w14:paraId="589D6E0E">
      <w:pPr>
        <w:ind w:firstLine="411" w:firstLineChars="196"/>
        <w:rPr>
          <w:rFonts w:ascii="宋体" w:hAnsi="宋体"/>
          <w:bCs/>
        </w:rPr>
      </w:pPr>
      <w:r>
        <w:rPr>
          <w:rFonts w:hint="eastAsia" w:ascii="宋体" w:hAnsi="宋体"/>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265295FF">
      <w:pPr>
        <w:ind w:firstLine="411" w:firstLineChars="196"/>
        <w:rPr>
          <w:rFonts w:ascii="宋体" w:hAnsi="宋体"/>
          <w:bCs/>
        </w:rPr>
      </w:pPr>
      <w:r>
        <w:rPr>
          <w:rFonts w:hint="eastAsia" w:ascii="宋体" w:hAnsi="宋体"/>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宋体" w:hAnsi="宋体"/>
          <w:bCs/>
          <w:szCs w:val="21"/>
        </w:rPr>
        <w:t>评审委员会</w:t>
      </w:r>
      <w:r>
        <w:rPr>
          <w:rFonts w:hint="eastAsia" w:ascii="宋体" w:hAnsi="宋体"/>
          <w:bCs/>
        </w:rPr>
        <w:t>按照招标文件规定的方式确定一个投标人获得中标人推荐资格，招标文件未规定的采取随机抽取方式确定，其他同品牌投标人不作为中标候选人。</w:t>
      </w:r>
    </w:p>
    <w:p w14:paraId="139DB3F0">
      <w:pPr>
        <w:ind w:firstLine="411" w:firstLineChars="196"/>
        <w:rPr>
          <w:rFonts w:ascii="宋体" w:hAnsi="宋体"/>
          <w:bCs/>
        </w:rPr>
      </w:pPr>
      <w:r>
        <w:rPr>
          <w:rFonts w:hint="eastAsia" w:ascii="宋体" w:hAnsi="宋体"/>
          <w:bCs/>
        </w:rPr>
        <w:t>32.3.3非单一产品采购项目，采购人应当根据采购项目技术构成、产品价格比重等合理确定核心产品，并在招标文件中载明。多家投标人提供的核心产品品牌相同的，按前两款规定处理。</w:t>
      </w:r>
    </w:p>
    <w:p w14:paraId="4F5AFA27">
      <w:pPr>
        <w:ind w:firstLine="411" w:firstLineChars="196"/>
        <w:rPr>
          <w:rFonts w:ascii="宋体" w:hAnsi="宋体"/>
        </w:rPr>
      </w:pPr>
      <w:r>
        <w:rPr>
          <w:rFonts w:hint="eastAsia" w:ascii="宋体" w:hAnsi="宋体"/>
        </w:rPr>
        <w:t>32.4投标人投标文件作无效处理的情形，具体包括但不限于以下：</w:t>
      </w:r>
    </w:p>
    <w:p w14:paraId="4C17D80A">
      <w:pPr>
        <w:ind w:firstLine="411" w:firstLineChars="196"/>
      </w:pPr>
      <w:r>
        <w:rPr>
          <w:rFonts w:hint="eastAsia" w:ascii="宋体" w:hAnsi="宋体"/>
        </w:rPr>
        <w:t>32.4.1</w:t>
      </w:r>
      <w:r>
        <w:rPr>
          <w:rFonts w:hint="eastAsia"/>
        </w:rPr>
        <w:t>不同投标人的投标文件由同一单位或者同一个人编制，或者由同一个人分阶段参与编制；</w:t>
      </w:r>
    </w:p>
    <w:p w14:paraId="4038CCB2">
      <w:pPr>
        <w:ind w:firstLine="411" w:firstLineChars="196"/>
      </w:pPr>
      <w:r>
        <w:rPr>
          <w:rFonts w:ascii="宋体" w:hAnsi="宋体"/>
        </w:rPr>
        <w:t>32.4.</w:t>
      </w:r>
      <w:r>
        <w:rPr>
          <w:rFonts w:hint="eastAsia" w:ascii="宋体" w:hAnsi="宋体"/>
        </w:rPr>
        <w:t>2</w:t>
      </w:r>
      <w:r>
        <w:rPr>
          <w:rFonts w:hint="eastAsia"/>
        </w:rPr>
        <w:t>不同投标人委托同一单位或者个人办理投标事宜；</w:t>
      </w:r>
    </w:p>
    <w:p w14:paraId="5D669C6C">
      <w:pPr>
        <w:ind w:firstLine="411" w:firstLineChars="196"/>
        <w:rPr>
          <w:rFonts w:ascii="宋体" w:hAnsi="宋体"/>
        </w:rPr>
      </w:pPr>
      <w:r>
        <w:rPr>
          <w:rFonts w:hint="eastAsia" w:ascii="宋体" w:hAnsi="宋体"/>
        </w:rPr>
        <w:t>32.4.3不同投标人的投标文件载明的项目管理成员或者联系人员为同一人；</w:t>
      </w:r>
    </w:p>
    <w:p w14:paraId="02334EBF">
      <w:pPr>
        <w:ind w:firstLine="411" w:firstLineChars="196"/>
        <w:rPr>
          <w:rFonts w:ascii="宋体" w:hAnsi="宋体"/>
        </w:rPr>
      </w:pPr>
      <w:r>
        <w:rPr>
          <w:rFonts w:hint="eastAsia" w:ascii="宋体" w:hAnsi="宋体"/>
        </w:rPr>
        <w:t>32.4.4不同投标人的投标文件异常一致或者投标报价呈规律性差异；</w:t>
      </w:r>
    </w:p>
    <w:p w14:paraId="5B66B38C">
      <w:pPr>
        <w:ind w:firstLine="411" w:firstLineChars="196"/>
        <w:rPr>
          <w:rFonts w:ascii="宋体" w:hAnsi="宋体"/>
        </w:rPr>
      </w:pPr>
      <w:r>
        <w:rPr>
          <w:rFonts w:hint="eastAsia" w:ascii="宋体" w:hAnsi="宋体"/>
        </w:rPr>
        <w:t>32.4.5</w:t>
      </w:r>
      <w:r>
        <w:rPr>
          <w:rFonts w:ascii="宋体" w:hAnsi="宋体"/>
        </w:rPr>
        <w:t>不同投标供应商的投标文件或部分投标文件相互混装</w:t>
      </w:r>
      <w:r>
        <w:rPr>
          <w:rFonts w:hint="eastAsia" w:ascii="宋体" w:hAnsi="宋体"/>
        </w:rPr>
        <w:t>；</w:t>
      </w:r>
    </w:p>
    <w:p w14:paraId="5D6DB61E">
      <w:pPr>
        <w:ind w:firstLine="411" w:firstLineChars="196"/>
        <w:rPr>
          <w:rFonts w:ascii="宋体" w:hAnsi="宋体"/>
        </w:rPr>
      </w:pPr>
      <w:r>
        <w:rPr>
          <w:rFonts w:hint="eastAsia" w:ascii="宋体" w:hAnsi="宋体"/>
        </w:rPr>
        <w:t>32.4.6投标供应商之间相互约定给予未中标的供应商利益补偿；</w:t>
      </w:r>
    </w:p>
    <w:p w14:paraId="6A9C1960">
      <w:pPr>
        <w:ind w:firstLine="411" w:firstLineChars="196"/>
        <w:rPr>
          <w:rFonts w:ascii="宋体" w:hAnsi="宋体"/>
        </w:rPr>
      </w:pPr>
      <w:r>
        <w:rPr>
          <w:rFonts w:hint="eastAsia" w:ascii="宋体" w:hAnsi="宋体"/>
        </w:rPr>
        <w:t>32.4.7不同投标供应商的法定代表人、主要经营负责人、项目投标授权代表人、项目负责人、主要技术人员为同一人、属同一单位或者同一单位缴纳社会保险；</w:t>
      </w:r>
    </w:p>
    <w:p w14:paraId="2B04EA95">
      <w:pPr>
        <w:ind w:firstLine="411" w:firstLineChars="196"/>
        <w:rPr>
          <w:rFonts w:ascii="宋体" w:hAnsi="宋体"/>
        </w:rPr>
      </w:pPr>
      <w:r>
        <w:rPr>
          <w:rFonts w:hint="eastAsia" w:ascii="宋体" w:hAnsi="宋体"/>
        </w:rPr>
        <w:t>32.4.8不同投标供应商的投标文件内容存在非正常一致；</w:t>
      </w:r>
    </w:p>
    <w:p w14:paraId="0DBAAFDC">
      <w:pPr>
        <w:ind w:firstLine="411" w:firstLineChars="196"/>
        <w:rPr>
          <w:rFonts w:ascii="宋体" w:hAnsi="宋体"/>
        </w:rPr>
      </w:pPr>
      <w:r>
        <w:rPr>
          <w:rFonts w:hint="eastAsia" w:ascii="宋体" w:hAnsi="宋体"/>
        </w:rPr>
        <w:t>32.4.9在同一单位工作人员为两家以上（含两家）供应商进行同一项投标活动；</w:t>
      </w:r>
    </w:p>
    <w:p w14:paraId="16D8BF72">
      <w:pPr>
        <w:ind w:firstLine="411" w:firstLineChars="196"/>
        <w:rPr>
          <w:rFonts w:ascii="宋体" w:hAnsi="宋体"/>
        </w:rPr>
      </w:pPr>
      <w:r>
        <w:rPr>
          <w:rFonts w:hint="eastAsia" w:ascii="宋体" w:hAnsi="宋体"/>
        </w:rPr>
        <w:t>32.4.10主管部门依照法律、法规认定的其他情形。</w:t>
      </w:r>
    </w:p>
    <w:p w14:paraId="31A55DCA">
      <w:pPr>
        <w:ind w:firstLine="411" w:firstLineChars="196"/>
        <w:rPr>
          <w:rFonts w:ascii="宋体" w:hAnsi="宋体"/>
        </w:rPr>
      </w:pPr>
      <w:r>
        <w:rPr>
          <w:rFonts w:hint="eastAsia" w:ascii="宋体" w:hAnsi="宋体"/>
        </w:rPr>
        <w:t>32.5对不属于《资格性审查表》和《符合性审查表》所列的其他情形，除专用条款另有规定和32.4条款所列情形外，不得作为投标无效的理由。</w:t>
      </w:r>
    </w:p>
    <w:p w14:paraId="17631CC1">
      <w:pPr>
        <w:rPr>
          <w:rFonts w:ascii="黑体" w:hAnsi="宋体" w:eastAsia="黑体"/>
          <w:sz w:val="24"/>
        </w:rPr>
      </w:pPr>
      <w:r>
        <w:rPr>
          <w:rFonts w:hint="eastAsia" w:ascii="黑体" w:hAnsi="宋体" w:eastAsia="黑体"/>
          <w:sz w:val="24"/>
        </w:rPr>
        <w:t>33．澄清有关问题</w:t>
      </w:r>
    </w:p>
    <w:p w14:paraId="0D32F2BA">
      <w:pPr>
        <w:ind w:firstLine="411" w:firstLineChars="196"/>
        <w:rPr>
          <w:rFonts w:ascii="宋体" w:hAnsi="宋体"/>
        </w:rPr>
      </w:pPr>
      <w:bookmarkStart w:id="70" w:name="_Hlk71407321"/>
      <w:r>
        <w:rPr>
          <w:rFonts w:hint="eastAsia" w:ascii="宋体" w:hAnsi="宋体"/>
        </w:rPr>
        <w:t>3</w:t>
      </w:r>
      <w:r>
        <w:rPr>
          <w:rFonts w:ascii="宋体" w:hAnsi="宋体"/>
        </w:rPr>
        <w:t>3.1</w:t>
      </w:r>
      <w:r>
        <w:rPr>
          <w:rFonts w:hint="eastAsia" w:ascii="宋体" w:hAnsi="宋体"/>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hint="eastAsia" w:ascii="宋体" w:hAnsi="宋体"/>
        </w:rPr>
        <w:t>，评审委员会有权进行评判，但对同一条款的评判应适用于每个投标人。</w:t>
      </w:r>
      <w:bookmarkEnd w:id="70"/>
    </w:p>
    <w:p w14:paraId="5BDBCC56">
      <w:pPr>
        <w:ind w:firstLine="411" w:firstLineChars="196"/>
        <w:rPr>
          <w:rFonts w:ascii="宋体" w:hAnsi="宋体"/>
        </w:rPr>
      </w:pPr>
      <w:r>
        <w:rPr>
          <w:rFonts w:hint="eastAsia" w:ascii="宋体" w:hAnsi="宋体"/>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14:paraId="3478E65A">
      <w:pPr>
        <w:ind w:firstLine="411" w:firstLineChars="196"/>
        <w:rPr>
          <w:rFonts w:ascii="宋体" w:hAnsi="宋体"/>
        </w:rPr>
      </w:pPr>
      <w:r>
        <w:rPr>
          <w:rFonts w:ascii="宋体" w:hAnsi="宋体"/>
        </w:rPr>
        <w:t>33.3</w:t>
      </w:r>
      <w:r>
        <w:rPr>
          <w:rFonts w:hint="eastAsia" w:ascii="宋体" w:hAnsi="宋体"/>
        </w:rPr>
        <w:t>对于投标文件中含义不明确、同类问题表述不一致或者有明显文字和计算错误的内容，评审委员会应当以书面形式要求投标人作出必要的澄清、说明或者补正。</w:t>
      </w:r>
    </w:p>
    <w:p w14:paraId="56D3AC99">
      <w:pPr>
        <w:ind w:firstLine="411" w:firstLineChars="196"/>
        <w:rPr>
          <w:rFonts w:ascii="宋体" w:hAnsi="宋体"/>
        </w:rPr>
      </w:pPr>
      <w:r>
        <w:rPr>
          <w:rFonts w:hint="eastAsia" w:ascii="宋体" w:hAnsi="宋体"/>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15A89A5E">
      <w:pPr>
        <w:ind w:firstLine="411" w:firstLineChars="196"/>
        <w:rPr>
          <w:rFonts w:ascii="宋体" w:hAnsi="宋体"/>
          <w:szCs w:val="21"/>
        </w:rPr>
      </w:pPr>
      <w:r>
        <w:rPr>
          <w:rFonts w:hint="eastAsia" w:ascii="宋体" w:hAnsi="宋体"/>
          <w:szCs w:val="21"/>
        </w:rPr>
        <w:t>根据本通用条款第34条，凡属于评审委员会在评审中发现的算术错误进行核实的修改不在此列。</w:t>
      </w:r>
    </w:p>
    <w:p w14:paraId="5E53F8DC">
      <w:pPr>
        <w:rPr>
          <w:rFonts w:ascii="黑体" w:hAnsi="宋体" w:eastAsia="黑体"/>
          <w:sz w:val="24"/>
        </w:rPr>
      </w:pPr>
      <w:bookmarkStart w:id="71" w:name="_Toc73521669"/>
      <w:bookmarkStart w:id="72" w:name="_Toc73518151"/>
      <w:bookmarkStart w:id="73" w:name="_Toc73517673"/>
      <w:bookmarkStart w:id="74" w:name="_Toc100052400"/>
      <w:bookmarkStart w:id="75" w:name="_Toc73521581"/>
      <w:r>
        <w:rPr>
          <w:rFonts w:hint="eastAsia" w:ascii="黑体" w:hAnsi="宋体" w:eastAsia="黑体"/>
          <w:sz w:val="24"/>
        </w:rPr>
        <w:t>34．错误的修正</w:t>
      </w:r>
      <w:bookmarkEnd w:id="71"/>
      <w:bookmarkEnd w:id="72"/>
      <w:bookmarkEnd w:id="73"/>
      <w:bookmarkEnd w:id="74"/>
      <w:bookmarkEnd w:id="75"/>
    </w:p>
    <w:p w14:paraId="1EDDA114">
      <w:pPr>
        <w:ind w:firstLine="411" w:firstLineChars="196"/>
        <w:rPr>
          <w:rFonts w:ascii="宋体" w:hAnsi="宋体"/>
          <w:szCs w:val="21"/>
        </w:rPr>
      </w:pPr>
      <w:r>
        <w:rPr>
          <w:rFonts w:hint="eastAsia" w:ascii="宋体" w:hAnsi="宋体"/>
          <w:szCs w:val="21"/>
        </w:rPr>
        <w:t>投标文件报价出现前后不一致的，除专用条款另有规定外，按照下列规定修正：</w:t>
      </w:r>
    </w:p>
    <w:p w14:paraId="2B55A539">
      <w:pPr>
        <w:ind w:firstLine="411" w:firstLineChars="196"/>
        <w:rPr>
          <w:rFonts w:ascii="宋体" w:hAnsi="宋体"/>
          <w:szCs w:val="21"/>
        </w:rPr>
      </w:pPr>
      <w:r>
        <w:rPr>
          <w:rFonts w:hint="eastAsia" w:ascii="宋体" w:hAnsi="宋体"/>
          <w:szCs w:val="21"/>
        </w:rPr>
        <w:t>34.1投标文件中开标一览表投标报价内容与投标文件中投标报价相应内容不一致的，以开标一览表为准；</w:t>
      </w:r>
    </w:p>
    <w:p w14:paraId="19052887">
      <w:pPr>
        <w:ind w:firstLine="411" w:firstLineChars="196"/>
        <w:rPr>
          <w:rFonts w:ascii="宋体" w:hAnsi="宋体"/>
          <w:szCs w:val="21"/>
        </w:rPr>
      </w:pPr>
      <w:r>
        <w:rPr>
          <w:rFonts w:hint="eastAsia" w:ascii="宋体" w:hAnsi="宋体"/>
          <w:szCs w:val="21"/>
        </w:rPr>
        <w:t>34.2大写金额和小写金额不一致的，以大写金额为准；</w:t>
      </w:r>
    </w:p>
    <w:p w14:paraId="095C6926">
      <w:pPr>
        <w:ind w:firstLine="411" w:firstLineChars="196"/>
        <w:rPr>
          <w:rFonts w:ascii="宋体" w:hAnsi="宋体"/>
          <w:szCs w:val="21"/>
        </w:rPr>
      </w:pPr>
      <w:r>
        <w:rPr>
          <w:rFonts w:hint="eastAsia" w:ascii="宋体" w:hAnsi="宋体"/>
          <w:szCs w:val="21"/>
        </w:rPr>
        <w:t>34.3单价金额小数点或者百分比有明显错位，以开标一览表的总价为准，并修改单价；</w:t>
      </w:r>
    </w:p>
    <w:p w14:paraId="15F0D829">
      <w:pPr>
        <w:ind w:firstLine="411" w:firstLineChars="196"/>
        <w:rPr>
          <w:rFonts w:ascii="宋体" w:hAnsi="宋体"/>
          <w:szCs w:val="21"/>
        </w:rPr>
      </w:pPr>
      <w:r>
        <w:rPr>
          <w:rFonts w:hint="eastAsia" w:ascii="宋体" w:hAnsi="宋体"/>
          <w:szCs w:val="21"/>
        </w:rPr>
        <w:t>34.4总价金额与按单价汇总金额不一致的，以单价金额计算结果为准。</w:t>
      </w:r>
    </w:p>
    <w:p w14:paraId="361DFEA7">
      <w:pPr>
        <w:ind w:firstLine="411" w:firstLineChars="196"/>
        <w:rPr>
          <w:rFonts w:ascii="宋体" w:hAnsi="宋体"/>
          <w:szCs w:val="21"/>
        </w:rPr>
      </w:pPr>
      <w:r>
        <w:rPr>
          <w:rFonts w:hint="eastAsia" w:ascii="宋体" w:hAnsi="宋体"/>
          <w:szCs w:val="21"/>
        </w:rPr>
        <w:t>34.5同时出现两种以上不一致的，按照前款规定的顺序修正。修正后的报价按照本通用条款33条的规定，经投标人确认后产生约束力，投标人不确认的，其投标无效。</w:t>
      </w:r>
    </w:p>
    <w:p w14:paraId="2B9C18F4">
      <w:pPr>
        <w:rPr>
          <w:rFonts w:ascii="黑体" w:hAnsi="宋体" w:eastAsia="黑体"/>
          <w:sz w:val="24"/>
        </w:rPr>
      </w:pPr>
      <w:r>
        <w:rPr>
          <w:rFonts w:hint="eastAsia" w:ascii="黑体" w:hAnsi="宋体" w:eastAsia="黑体"/>
          <w:sz w:val="24"/>
        </w:rPr>
        <w:t>35．投标文件的比较与评价</w:t>
      </w:r>
    </w:p>
    <w:p w14:paraId="44C6E404">
      <w:pPr>
        <w:ind w:firstLine="411" w:firstLineChars="196"/>
        <w:rPr>
          <w:rFonts w:ascii="宋体" w:hAnsi="宋体"/>
          <w:szCs w:val="21"/>
        </w:rPr>
      </w:pPr>
      <w:r>
        <w:rPr>
          <w:rFonts w:hint="eastAsia" w:ascii="宋体" w:hAnsi="宋体"/>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771C28D4">
      <w:pPr>
        <w:ind w:firstLine="411" w:firstLineChars="196"/>
        <w:rPr>
          <w:rFonts w:ascii="宋体" w:hAnsi="宋体"/>
          <w:szCs w:val="21"/>
        </w:rPr>
      </w:pPr>
      <w:r>
        <w:rPr>
          <w:rFonts w:hint="eastAsia" w:ascii="宋体" w:hAnsi="宋体"/>
          <w:szCs w:val="21"/>
        </w:rPr>
        <w:t>评审委员会成员对需要共同认定的事项存在争议的，应当按照少数服从多数的原则作出结论。持不同意见的评审委员会成员应当书面作出说明，否则视为无异议。</w:t>
      </w:r>
    </w:p>
    <w:p w14:paraId="67BC4F82">
      <w:pPr>
        <w:rPr>
          <w:rFonts w:ascii="黑体" w:hAnsi="宋体" w:eastAsia="黑体"/>
          <w:sz w:val="24"/>
        </w:rPr>
      </w:pPr>
      <w:r>
        <w:rPr>
          <w:rFonts w:hint="eastAsia" w:ascii="黑体" w:hAnsi="宋体" w:eastAsia="黑体"/>
          <w:sz w:val="24"/>
        </w:rPr>
        <w:t>36. 实地考察</w:t>
      </w:r>
    </w:p>
    <w:p w14:paraId="27A41A9B">
      <w:pPr>
        <w:ind w:firstLine="411" w:firstLineChars="196"/>
        <w:rPr>
          <w:rFonts w:ascii="宋体" w:hAnsi="宋体"/>
          <w:szCs w:val="21"/>
        </w:rPr>
      </w:pPr>
      <w:r>
        <w:rPr>
          <w:rFonts w:hint="eastAsia" w:ascii="宋体" w:hAnsi="宋体"/>
          <w:szCs w:val="21"/>
        </w:rPr>
        <w:t>36.1</w:t>
      </w:r>
      <w:r>
        <w:rPr>
          <w:rFonts w:hint="eastAsia" w:ascii="宋体" w:hAnsi="宋体"/>
          <w:szCs w:val="21"/>
          <w:lang w:val="en-US" w:eastAsia="zh-CN"/>
        </w:rPr>
        <w:t>在评审期间，评审委员会根据招标文件规定（详见“一、对通用条款的补充内容”），有权对本项目的投标人开展实地考察，投标人需时刻做好接收实地考察的准备。</w:t>
      </w:r>
    </w:p>
    <w:p w14:paraId="6BF8B283">
      <w:pPr>
        <w:rPr>
          <w:rFonts w:ascii="黑体" w:hAnsi="宋体" w:eastAsia="黑体"/>
          <w:sz w:val="24"/>
        </w:rPr>
      </w:pPr>
      <w:r>
        <w:rPr>
          <w:rFonts w:hint="eastAsia" w:ascii="黑体" w:hAnsi="宋体" w:eastAsia="黑体"/>
          <w:sz w:val="24"/>
        </w:rPr>
        <w:t>37．评审方法</w:t>
      </w:r>
    </w:p>
    <w:p w14:paraId="20C696C1">
      <w:pPr>
        <w:ind w:firstLine="413" w:firstLineChars="196"/>
        <w:rPr>
          <w:rFonts w:ascii="宋体" w:hAnsi="宋体"/>
          <w:b/>
          <w:bCs/>
          <w:szCs w:val="21"/>
        </w:rPr>
      </w:pPr>
      <w:r>
        <w:rPr>
          <w:rFonts w:hint="eastAsia" w:ascii="宋体" w:hAnsi="宋体"/>
          <w:b/>
          <w:bCs/>
          <w:szCs w:val="21"/>
        </w:rPr>
        <w:t>37.1.1最低价法</w:t>
      </w:r>
    </w:p>
    <w:p w14:paraId="7E03D205">
      <w:pPr>
        <w:ind w:firstLine="411" w:firstLineChars="196"/>
        <w:rPr>
          <w:rFonts w:ascii="ˎ̥" w:hAnsi="ˎ̥"/>
        </w:rPr>
      </w:pPr>
      <w:bookmarkStart w:id="76" w:name="_Hlk72438142"/>
      <w:r>
        <w:rPr>
          <w:rFonts w:ascii="ˎ̥" w:hAnsi="ˎ̥"/>
        </w:rPr>
        <w:t>最低价法，是指</w:t>
      </w:r>
      <w:r>
        <w:rPr>
          <w:rFonts w:hint="eastAsia" w:ascii="ˎ̥" w:hAnsi="ˎ̥"/>
        </w:rPr>
        <w:t>完全</w:t>
      </w:r>
      <w:r>
        <w:rPr>
          <w:rFonts w:ascii="ˎ̥" w:hAnsi="ˎ̥"/>
        </w:rPr>
        <w:t>满足招标文件实质性要求，</w:t>
      </w:r>
      <w:r>
        <w:rPr>
          <w:rFonts w:hint="eastAsia" w:ascii="ˎ̥" w:hAnsi="ˎ̥"/>
        </w:rPr>
        <w:t>按照报价由低到高的顺序，依据招标文件中规定的数量或者比例推荐候选中标供应商。</w:t>
      </w:r>
    </w:p>
    <w:p w14:paraId="1AA7AD07">
      <w:pPr>
        <w:ind w:firstLine="413" w:firstLineChars="196"/>
        <w:rPr>
          <w:rFonts w:ascii="宋体" w:hAnsi="宋体"/>
          <w:b/>
          <w:bCs/>
          <w:szCs w:val="21"/>
        </w:rPr>
      </w:pPr>
      <w:r>
        <w:rPr>
          <w:rFonts w:hint="eastAsia" w:ascii="宋体" w:hAnsi="宋体"/>
          <w:b/>
          <w:bCs/>
          <w:szCs w:val="21"/>
        </w:rPr>
        <w:t>37.1.2综合评分法</w:t>
      </w:r>
    </w:p>
    <w:p w14:paraId="20168F7D">
      <w:pPr>
        <w:ind w:firstLine="411" w:firstLineChars="196"/>
        <w:rPr>
          <w:rFonts w:hint="eastAsia" w:ascii="ˎ̥" w:hAnsi="ˎ̥"/>
        </w:rPr>
      </w:pPr>
      <w:r>
        <w:rPr>
          <w:rFonts w:ascii="ˎ̥" w:hAnsi="ˎ̥"/>
        </w:rPr>
        <w:t>综合评分法，是指</w:t>
      </w:r>
      <w:r>
        <w:rPr>
          <w:rFonts w:hint="eastAsia" w:ascii="ˎ̥" w:hAnsi="ˎ̥"/>
        </w:rPr>
        <w:t>在</w:t>
      </w:r>
      <w:r>
        <w:rPr>
          <w:rFonts w:ascii="ˎ̥" w:hAnsi="ˎ̥"/>
        </w:rPr>
        <w:t>满足招标文件全部实质性要求</w:t>
      </w:r>
      <w:r>
        <w:rPr>
          <w:rFonts w:hint="eastAsia" w:ascii="ˎ̥" w:hAnsi="ˎ̥"/>
        </w:rPr>
        <w:t>的前提下</w:t>
      </w:r>
      <w:r>
        <w:rPr>
          <w:rFonts w:ascii="ˎ̥" w:hAnsi="ˎ̥"/>
        </w:rPr>
        <w:t>，</w:t>
      </w:r>
      <w:r>
        <w:rPr>
          <w:rFonts w:hint="eastAsia" w:ascii="ˎ̥" w:hAnsi="ˎ̥"/>
        </w:rPr>
        <w:t>按照招标文件中规定的各项因素进行综合评审，评审总得分排名前列的投标人，作为推荐的候选中标供应商。</w:t>
      </w:r>
      <w:bookmarkEnd w:id="76"/>
    </w:p>
    <w:p w14:paraId="412C855F">
      <w:pPr>
        <w:ind w:firstLine="411" w:firstLineChars="196"/>
        <w:rPr>
          <w:rFonts w:ascii="宋体" w:hAnsi="宋体"/>
          <w:b/>
          <w:bCs/>
          <w:szCs w:val="21"/>
        </w:rPr>
      </w:pPr>
      <w:r>
        <w:rPr>
          <w:rFonts w:hint="eastAsia" w:ascii="ˎ̥" w:hAnsi="ˎ̥"/>
          <w:lang w:val="en-US" w:eastAsia="zh-CN"/>
        </w:rPr>
        <w:t>3</w:t>
      </w:r>
      <w:r>
        <w:rPr>
          <w:rFonts w:hint="eastAsia" w:ascii="宋体" w:hAnsi="宋体"/>
          <w:b/>
          <w:bCs/>
          <w:szCs w:val="21"/>
        </w:rPr>
        <w:t>7.2 本项目采用的评审方法见本项目招标文件第一册“专用条款”的相关内容。</w:t>
      </w:r>
    </w:p>
    <w:p w14:paraId="06ED1B53">
      <w:pPr>
        <w:ind w:firstLine="413" w:firstLineChars="196"/>
        <w:rPr>
          <w:rFonts w:ascii="宋体" w:hAnsi="宋体"/>
          <w:b/>
          <w:bCs/>
          <w:szCs w:val="21"/>
        </w:rPr>
      </w:pPr>
      <w:r>
        <w:rPr>
          <w:rFonts w:hint="eastAsia" w:ascii="宋体" w:hAnsi="宋体"/>
          <w:b/>
          <w:bCs/>
          <w:szCs w:val="21"/>
        </w:rPr>
        <w:t>37.3重新评审的情形</w:t>
      </w:r>
    </w:p>
    <w:p w14:paraId="074F0EAE">
      <w:pPr>
        <w:ind w:firstLine="411" w:firstLineChars="196"/>
        <w:rPr>
          <w:rFonts w:ascii="宋体" w:hAnsi="宋体"/>
          <w:b/>
          <w:bCs/>
          <w:szCs w:val="21"/>
        </w:rPr>
      </w:pPr>
      <w:r>
        <w:rPr>
          <w:rFonts w:hint="eastAsia" w:ascii="宋体" w:hAnsi="宋体" w:cs="宋体"/>
          <w:kern w:val="0"/>
          <w:szCs w:val="21"/>
        </w:rPr>
        <w:t>评审结果汇总完成后，除下列情形外，任何人不得修改评审结果：</w:t>
      </w:r>
    </w:p>
    <w:p w14:paraId="3A5E7B91">
      <w:pPr>
        <w:ind w:firstLine="411" w:firstLineChars="196"/>
        <w:rPr>
          <w:rFonts w:ascii="宋体" w:hAnsi="宋体" w:cs="宋体"/>
          <w:kern w:val="0"/>
          <w:szCs w:val="21"/>
        </w:rPr>
      </w:pPr>
      <w:r>
        <w:rPr>
          <w:rFonts w:hint="eastAsia" w:ascii="宋体" w:hAnsi="宋体" w:cs="宋体"/>
          <w:kern w:val="0"/>
          <w:szCs w:val="21"/>
        </w:rPr>
        <w:t>37.3.1分值汇总计算错误的；</w:t>
      </w:r>
    </w:p>
    <w:p w14:paraId="0FAF4596">
      <w:pPr>
        <w:ind w:firstLine="411" w:firstLineChars="196"/>
        <w:rPr>
          <w:rFonts w:ascii="宋体" w:hAnsi="宋体" w:cs="宋体"/>
          <w:kern w:val="0"/>
          <w:szCs w:val="21"/>
        </w:rPr>
      </w:pPr>
      <w:r>
        <w:rPr>
          <w:rFonts w:hint="eastAsia" w:ascii="宋体" w:hAnsi="宋体" w:cs="宋体"/>
          <w:kern w:val="0"/>
          <w:szCs w:val="21"/>
        </w:rPr>
        <w:t>37.3.2分项评分超出评分标准范围的；</w:t>
      </w:r>
    </w:p>
    <w:p w14:paraId="614EAC43">
      <w:pPr>
        <w:ind w:firstLine="411" w:firstLineChars="196"/>
        <w:rPr>
          <w:rFonts w:ascii="宋体" w:hAnsi="宋体" w:cs="宋体"/>
          <w:kern w:val="0"/>
          <w:szCs w:val="21"/>
        </w:rPr>
      </w:pPr>
      <w:r>
        <w:rPr>
          <w:rFonts w:hint="eastAsia" w:ascii="宋体" w:hAnsi="宋体" w:cs="宋体"/>
          <w:kern w:val="0"/>
          <w:szCs w:val="21"/>
        </w:rPr>
        <w:t>37.3.3评审委员会成员对客观评审因素评分不一致的；</w:t>
      </w:r>
    </w:p>
    <w:p w14:paraId="242D6341">
      <w:pPr>
        <w:ind w:firstLine="411" w:firstLineChars="196"/>
        <w:rPr>
          <w:rFonts w:ascii="宋体" w:hAnsi="宋体" w:cs="宋体"/>
          <w:kern w:val="0"/>
          <w:szCs w:val="21"/>
        </w:rPr>
      </w:pPr>
      <w:r>
        <w:rPr>
          <w:rFonts w:hint="eastAsia" w:ascii="宋体" w:hAnsi="宋体" w:cs="宋体"/>
          <w:kern w:val="0"/>
          <w:szCs w:val="21"/>
        </w:rPr>
        <w:t>37.3.4经评审委员会认定评分畸高、畸低的。</w:t>
      </w:r>
    </w:p>
    <w:p w14:paraId="72250C2F">
      <w:pPr>
        <w:ind w:firstLine="411" w:firstLineChars="196"/>
        <w:rPr>
          <w:rFonts w:ascii="宋体" w:hAnsi="宋体" w:cs="宋体"/>
          <w:kern w:val="0"/>
          <w:szCs w:val="21"/>
        </w:rPr>
      </w:pPr>
      <w:r>
        <w:rPr>
          <w:rFonts w:hint="eastAsia" w:ascii="宋体" w:hAnsi="宋体" w:cs="宋体"/>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66E254D9">
      <w:pPr>
        <w:ind w:firstLine="411" w:firstLineChars="196"/>
        <w:rPr>
          <w:rFonts w:ascii="宋体" w:hAnsi="宋体" w:cs="宋体"/>
          <w:kern w:val="0"/>
          <w:szCs w:val="21"/>
        </w:rPr>
      </w:pPr>
      <w:r>
        <w:rPr>
          <w:rFonts w:hint="eastAsia" w:ascii="宋体" w:hAnsi="宋体" w:cs="宋体"/>
          <w:kern w:val="0"/>
          <w:szCs w:val="21"/>
        </w:rPr>
        <w:t>投标人对本条第一款情形提出质疑的，采购人或者采购代理机构可以组织原评审委员会进行重新评审，重新评审改变评审结果的，应当书面报告本级财政部门。</w:t>
      </w:r>
    </w:p>
    <w:p w14:paraId="38B805CB">
      <w:pPr>
        <w:ind w:firstLine="413" w:firstLineChars="196"/>
        <w:rPr>
          <w:rFonts w:ascii="宋体" w:hAnsi="宋体"/>
          <w:b/>
          <w:bCs/>
          <w:szCs w:val="21"/>
        </w:rPr>
      </w:pPr>
      <w:r>
        <w:rPr>
          <w:rFonts w:hint="eastAsia" w:ascii="宋体" w:hAnsi="宋体"/>
          <w:b/>
          <w:bCs/>
          <w:szCs w:val="21"/>
        </w:rPr>
        <w:t>37.4重新组建评审委员会的情形</w:t>
      </w:r>
    </w:p>
    <w:p w14:paraId="534E615D">
      <w:pPr>
        <w:ind w:firstLine="411" w:firstLineChars="196"/>
        <w:rPr>
          <w:rFonts w:ascii="宋体" w:hAnsi="宋体" w:cs="宋体"/>
          <w:kern w:val="0"/>
          <w:szCs w:val="21"/>
        </w:rPr>
      </w:pPr>
      <w:r>
        <w:rPr>
          <w:rFonts w:hint="eastAsia" w:ascii="宋体" w:hAnsi="宋体" w:cs="宋体"/>
          <w:kern w:val="0"/>
          <w:szCs w:val="21"/>
        </w:rPr>
        <w:t>评审委员会或者其成员存在下列情形导致评审结果无效的，重新组建评审委员会进行评标，并书面报告本级财政部门：</w:t>
      </w:r>
    </w:p>
    <w:p w14:paraId="0D228FD7">
      <w:pPr>
        <w:ind w:firstLine="411" w:firstLineChars="196"/>
        <w:rPr>
          <w:rFonts w:ascii="宋体" w:hAnsi="宋体" w:cs="宋体"/>
          <w:kern w:val="0"/>
          <w:szCs w:val="21"/>
        </w:rPr>
      </w:pPr>
      <w:r>
        <w:rPr>
          <w:rFonts w:hint="eastAsia" w:ascii="宋体" w:hAnsi="宋体" w:cs="宋体"/>
          <w:kern w:val="0"/>
          <w:szCs w:val="21"/>
        </w:rPr>
        <w:t>37.4.1评审委员会组成不符合《政府采购货物和服务招标投标管理办法》规定的；</w:t>
      </w:r>
    </w:p>
    <w:p w14:paraId="6BD90A9A">
      <w:pPr>
        <w:ind w:firstLine="411" w:firstLineChars="196"/>
        <w:rPr>
          <w:rFonts w:ascii="宋体" w:hAnsi="宋体" w:cs="宋体"/>
          <w:kern w:val="0"/>
          <w:szCs w:val="21"/>
        </w:rPr>
      </w:pPr>
      <w:r>
        <w:rPr>
          <w:rFonts w:hint="eastAsia" w:ascii="宋体" w:hAnsi="宋体" w:cs="宋体"/>
          <w:kern w:val="0"/>
          <w:szCs w:val="21"/>
        </w:rPr>
        <w:t>37.4.2有《政府采购货物和服务招标投标管理办法》第六十二条第一至五项情形的；</w:t>
      </w:r>
    </w:p>
    <w:p w14:paraId="70CE2466">
      <w:pPr>
        <w:ind w:firstLine="411" w:firstLineChars="196"/>
        <w:rPr>
          <w:rFonts w:ascii="宋体" w:hAnsi="宋体" w:cs="宋体"/>
          <w:kern w:val="0"/>
          <w:szCs w:val="21"/>
        </w:rPr>
      </w:pPr>
      <w:r>
        <w:rPr>
          <w:rFonts w:hint="eastAsia" w:ascii="宋体" w:hAnsi="宋体" w:cs="宋体"/>
          <w:kern w:val="0"/>
          <w:szCs w:val="21"/>
        </w:rPr>
        <w:t>37.4.3评审委员会及其成员独立评标受到非法干预的；</w:t>
      </w:r>
    </w:p>
    <w:p w14:paraId="7A1F1455">
      <w:pPr>
        <w:ind w:firstLine="411" w:firstLineChars="196"/>
        <w:rPr>
          <w:rFonts w:ascii="宋体" w:hAnsi="宋体" w:cs="宋体"/>
          <w:kern w:val="0"/>
          <w:szCs w:val="21"/>
        </w:rPr>
      </w:pPr>
      <w:r>
        <w:rPr>
          <w:rFonts w:hint="eastAsia" w:ascii="宋体" w:hAnsi="宋体" w:cs="宋体"/>
          <w:kern w:val="0"/>
          <w:szCs w:val="21"/>
        </w:rPr>
        <w:t>37.4.4有政府采购法实施条例第七十五条规定的违法行为的。</w:t>
      </w:r>
    </w:p>
    <w:p w14:paraId="2D04C126">
      <w:pPr>
        <w:ind w:firstLine="411" w:firstLineChars="196"/>
        <w:rPr>
          <w:rFonts w:ascii="宋体" w:hAnsi="宋体" w:cs="宋体"/>
          <w:kern w:val="0"/>
          <w:szCs w:val="21"/>
        </w:rPr>
      </w:pPr>
      <w:r>
        <w:rPr>
          <w:rFonts w:hint="eastAsia" w:ascii="宋体" w:hAnsi="宋体" w:cs="宋体"/>
          <w:kern w:val="0"/>
          <w:szCs w:val="21"/>
        </w:rPr>
        <w:t>有违法违规行为的原评审委员会成员不得参加重新组建的评审委员会。</w:t>
      </w:r>
    </w:p>
    <w:p w14:paraId="7B79C8CB">
      <w:pPr>
        <w:ind w:firstLine="411" w:firstLineChars="196"/>
        <w:rPr>
          <w:rFonts w:ascii="宋体" w:hAnsi="宋体"/>
          <w:szCs w:val="21"/>
        </w:rPr>
      </w:pPr>
    </w:p>
    <w:p w14:paraId="359CABB3">
      <w:pPr>
        <w:pStyle w:val="5"/>
        <w:numPr>
          <w:ilvl w:val="0"/>
          <w:numId w:val="11"/>
        </w:numPr>
        <w:spacing w:before="120" w:beforeLines="50" w:after="120" w:afterLines="50"/>
        <w:ind w:left="562" w:hanging="562"/>
        <w:rPr>
          <w:sz w:val="28"/>
          <w:szCs w:val="28"/>
        </w:rPr>
      </w:pPr>
      <w:r>
        <w:rPr>
          <w:rFonts w:hint="eastAsia"/>
          <w:sz w:val="28"/>
          <w:szCs w:val="28"/>
        </w:rPr>
        <w:t>定标及公示</w:t>
      </w:r>
    </w:p>
    <w:p w14:paraId="29E03A21">
      <w:pPr>
        <w:rPr>
          <w:rFonts w:ascii="黑体" w:hAnsi="宋体" w:eastAsia="黑体"/>
          <w:sz w:val="24"/>
        </w:rPr>
      </w:pPr>
      <w:r>
        <w:rPr>
          <w:rFonts w:hint="eastAsia" w:ascii="黑体" w:hAnsi="宋体" w:eastAsia="黑体"/>
          <w:sz w:val="24"/>
        </w:rPr>
        <w:t>38．定标方法</w:t>
      </w:r>
    </w:p>
    <w:p w14:paraId="67746586">
      <w:pPr>
        <w:ind w:firstLine="411" w:firstLineChars="196"/>
        <w:rPr>
          <w:rFonts w:ascii="宋体" w:hAnsi="宋体"/>
          <w:szCs w:val="21"/>
        </w:rPr>
      </w:pPr>
      <w:r>
        <w:rPr>
          <w:rFonts w:hint="eastAsia" w:ascii="宋体" w:hAnsi="宋体"/>
          <w:szCs w:val="21"/>
        </w:rPr>
        <w:t>38.1非评定分离项目定标方法</w:t>
      </w:r>
    </w:p>
    <w:p w14:paraId="3FFC1FAE">
      <w:pPr>
        <w:ind w:firstLine="411" w:firstLineChars="196"/>
        <w:rPr>
          <w:rFonts w:ascii="宋体" w:hAnsi="宋体"/>
          <w:szCs w:val="21"/>
        </w:rPr>
      </w:pPr>
      <w:r>
        <w:rPr>
          <w:rFonts w:hint="eastAsia" w:ascii="宋体" w:hAnsi="宋体"/>
          <w:szCs w:val="21"/>
        </w:rPr>
        <w:t>38</w:t>
      </w:r>
      <w:r>
        <w:rPr>
          <w:rFonts w:ascii="宋体" w:hAnsi="宋体"/>
          <w:szCs w:val="21"/>
        </w:rPr>
        <w:t>.</w:t>
      </w:r>
      <w:r>
        <w:rPr>
          <w:rFonts w:hint="eastAsia" w:ascii="宋体" w:hAnsi="宋体"/>
          <w:szCs w:val="21"/>
        </w:rPr>
        <w:t>1.1评审委员会依据本项目招标文件所约定的评审方法进行评审和比较，向政府集中采购机构提交书面评审报告，并根据评审方法比较评价结果从优到劣进行排序，确定候选中标供应商。</w:t>
      </w:r>
    </w:p>
    <w:p w14:paraId="31C9D031">
      <w:pPr>
        <w:ind w:firstLine="411" w:firstLineChars="196"/>
        <w:rPr>
          <w:rFonts w:ascii="ˎ̥" w:hAnsi="ˎ̥"/>
        </w:rPr>
      </w:pPr>
      <w:r>
        <w:rPr>
          <w:rFonts w:hint="eastAsia" w:ascii="宋体" w:hAnsi="宋体"/>
          <w:szCs w:val="21"/>
        </w:rPr>
        <w:t>38</w:t>
      </w:r>
      <w:r>
        <w:rPr>
          <w:rFonts w:ascii="宋体" w:hAnsi="宋体"/>
          <w:szCs w:val="21"/>
        </w:rPr>
        <w:t>.</w:t>
      </w:r>
      <w:r>
        <w:rPr>
          <w:rFonts w:hint="eastAsia" w:ascii="宋体" w:hAnsi="宋体"/>
          <w:szCs w:val="21"/>
        </w:rPr>
        <w:t>1.2</w:t>
      </w:r>
      <w:r>
        <w:rPr>
          <w:rFonts w:ascii="ˎ̥" w:hAnsi="ˎ̥"/>
        </w:rPr>
        <w:t>采用最低价法的，评</w:t>
      </w:r>
      <w:r>
        <w:rPr>
          <w:rFonts w:hint="eastAsia" w:ascii="ˎ̥" w:hAnsi="ˎ̥"/>
        </w:rPr>
        <w:t>审</w:t>
      </w:r>
      <w:r>
        <w:rPr>
          <w:rFonts w:ascii="ˎ̥" w:hAnsi="ˎ̥"/>
        </w:rPr>
        <w:t>结果按投标报价由低到高顺序排列。投标报价相同的并列。投标文件满足招标文件全部实质性要求且投标报价最低的</w:t>
      </w:r>
      <w:r>
        <w:rPr>
          <w:rFonts w:hint="eastAsia" w:ascii="ˎ̥" w:hAnsi="ˎ̥"/>
        </w:rPr>
        <w:t>投标人为中标供应商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r>
        <w:rPr>
          <w:rFonts w:ascii="ˎ̥" w:hAnsi="ˎ̥"/>
        </w:rPr>
        <w:t>）。</w:t>
      </w:r>
    </w:p>
    <w:p w14:paraId="398C42A4">
      <w:pPr>
        <w:ind w:firstLine="411" w:firstLineChars="196"/>
        <w:rPr>
          <w:rFonts w:ascii="ˎ̥" w:hAnsi="ˎ̥"/>
        </w:rPr>
      </w:pPr>
      <w:r>
        <w:rPr>
          <w:rFonts w:hint="eastAsia" w:ascii="宋体" w:hAnsi="宋体"/>
          <w:szCs w:val="21"/>
        </w:rPr>
        <w:t>38</w:t>
      </w:r>
      <w:r>
        <w:rPr>
          <w:rFonts w:ascii="宋体" w:hAnsi="宋体"/>
          <w:szCs w:val="21"/>
        </w:rPr>
        <w:t>.</w:t>
      </w:r>
      <w:r>
        <w:rPr>
          <w:rFonts w:hint="eastAsia" w:ascii="宋体" w:hAnsi="宋体"/>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hint="eastAsia" w:ascii="ˎ̥" w:hAnsi="ˎ̥"/>
        </w:rPr>
        <w:t>为中标供应商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r>
        <w:rPr>
          <w:rFonts w:ascii="ˎ̥" w:hAnsi="ˎ̥"/>
        </w:rPr>
        <w:t>）。</w:t>
      </w:r>
      <w:r>
        <w:rPr>
          <w:rFonts w:hint="eastAsia" w:ascii="ˎ̥" w:hAnsi="ˎ̥"/>
        </w:rPr>
        <w:t>出现</w:t>
      </w:r>
      <w:r>
        <w:rPr>
          <w:rFonts w:ascii="ˎ̥" w:hAnsi="ˎ̥"/>
        </w:rPr>
        <w:t>得分且投标报价相同的并列</w:t>
      </w:r>
      <w:r>
        <w:rPr>
          <w:rFonts w:hint="eastAsia" w:ascii="ˎ̥" w:hAnsi="ˎ̥"/>
        </w:rPr>
        <w:t>情况时，采取随机抽取的方式确定，具体操作办法及流程由评审委员会确定。</w:t>
      </w:r>
    </w:p>
    <w:p w14:paraId="58418FA5">
      <w:pPr>
        <w:ind w:firstLine="411" w:firstLineChars="196"/>
        <w:rPr>
          <w:rFonts w:ascii="宋体" w:hAnsi="宋体"/>
          <w:szCs w:val="21"/>
        </w:rPr>
      </w:pPr>
      <w:r>
        <w:rPr>
          <w:rFonts w:hint="eastAsia" w:ascii="宋体" w:hAnsi="宋体"/>
          <w:szCs w:val="21"/>
        </w:rPr>
        <w:t>38.2评定分离项目定标方法</w:t>
      </w:r>
    </w:p>
    <w:p w14:paraId="3A0DADE4">
      <w:pPr>
        <w:ind w:firstLine="411" w:firstLineChars="196"/>
        <w:rPr>
          <w:rFonts w:ascii="宋体" w:hAnsi="宋体"/>
          <w:szCs w:val="21"/>
        </w:rPr>
      </w:pPr>
      <w:r>
        <w:rPr>
          <w:rFonts w:hint="eastAsia" w:ascii="宋体" w:hAnsi="宋体"/>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14:paraId="410E5AA4">
      <w:pPr>
        <w:ind w:firstLine="411" w:firstLineChars="196"/>
      </w:pPr>
      <w:r>
        <w:rPr>
          <w:rFonts w:ascii="宋体" w:hAnsi="宋体"/>
          <w:szCs w:val="21"/>
        </w:rPr>
        <w:t xml:space="preserve">38.2.2 </w:t>
      </w:r>
      <w:bookmarkStart w:id="77" w:name="_Hlk71469733"/>
      <w:r>
        <w:t>适用评定分离的政府采购项目，采用综合评分法评</w:t>
      </w:r>
      <w:r>
        <w:rPr>
          <w:rFonts w:hint="eastAsia"/>
        </w:rPr>
        <w:t>审。</w:t>
      </w:r>
      <w:r>
        <w:rPr>
          <w:rFonts w:hint="eastAsia" w:ascii="宋体" w:hAnsi="宋体"/>
          <w:szCs w:val="21"/>
        </w:rPr>
        <w:t>评审委员会按照评审结果，推荐</w:t>
      </w:r>
      <w:r>
        <w:t>三个合格的候选中标供应商。</w:t>
      </w:r>
    </w:p>
    <w:p w14:paraId="190BD610">
      <w:pPr>
        <w:ind w:firstLine="411" w:firstLineChars="196"/>
        <w:rPr>
          <w:rFonts w:ascii="宋体" w:hAnsi="宋体"/>
          <w:szCs w:val="21"/>
        </w:rPr>
      </w:pPr>
      <w:r>
        <w:rPr>
          <w:rFonts w:hint="eastAsia" w:ascii="宋体" w:hAnsi="宋体"/>
          <w:szCs w:val="21"/>
        </w:rPr>
        <w:t>38.2.3</w:t>
      </w:r>
      <w:bookmarkStart w:id="78" w:name="_Hlk71469688"/>
      <w:r>
        <w:t>适用评定分离的政府采购项目，</w:t>
      </w:r>
      <w:r>
        <w:rPr>
          <w:rFonts w:hint="eastAsia" w:ascii="宋体" w:hAnsi="宋体"/>
          <w:szCs w:val="21"/>
        </w:rPr>
        <w:t>按照自定法确定中标供应商：自定法是指采购人组织定标委员会，由定标委员会在三家候选中标供应商中确定中标供应商。</w:t>
      </w:r>
      <w:bookmarkEnd w:id="77"/>
      <w:bookmarkEnd w:id="78"/>
    </w:p>
    <w:p w14:paraId="72F84445">
      <w:pPr>
        <w:ind w:firstLine="411" w:firstLineChars="196"/>
        <w:rPr>
          <w:rFonts w:ascii="宋体" w:hAnsi="宋体"/>
          <w:szCs w:val="21"/>
        </w:rPr>
      </w:pPr>
      <w:r>
        <w:rPr>
          <w:rFonts w:ascii="宋体" w:hAnsi="宋体"/>
          <w:szCs w:val="21"/>
        </w:rPr>
        <w:t>38.2.4</w:t>
      </w:r>
      <w:r>
        <w:rPr>
          <w:rFonts w:hint="eastAsia" w:ascii="宋体" w:hAnsi="宋体"/>
          <w:szCs w:val="21"/>
        </w:rPr>
        <w:t>政府集中采购机构</w:t>
      </w:r>
      <w:r>
        <w:t>应当自评审结束之日起两个工作日内将候选中标供应商名单及其投标文件、评审报告送交采购人</w:t>
      </w:r>
      <w:r>
        <w:rPr>
          <w:rFonts w:hint="eastAsia" w:ascii="宋体" w:hAnsi="宋体"/>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ascii="Times New Roman" w:eastAsia="宋体"/>
          <w:lang w:val="en-US" w:eastAsia="zh-CN"/>
        </w:rPr>
        <w:t>&lt;</w:t>
      </w:r>
      <w:r>
        <w:rPr>
          <w:rFonts w:hint="eastAsia"/>
        </w:rPr>
        <w:t>深圳市政府采购评标定标分离管理办法</w:t>
      </w:r>
      <w:r>
        <w:rPr>
          <w:rFonts w:hint="eastAsia" w:ascii="Times New Roman" w:eastAsia="宋体"/>
          <w:lang w:val="en-US" w:eastAsia="zh-CN"/>
        </w:rPr>
        <w:t>&gt;</w:t>
      </w:r>
      <w:r>
        <w:rPr>
          <w:rFonts w:hint="eastAsia"/>
        </w:rPr>
        <w:t>续期的通知》（深财规〔2023〕1号）执行。</w:t>
      </w:r>
    </w:p>
    <w:p w14:paraId="481F00D1">
      <w:pPr>
        <w:ind w:firstLine="411" w:firstLineChars="196"/>
        <w:rPr>
          <w:rFonts w:ascii="宋体" w:hAnsi="宋体"/>
          <w:szCs w:val="21"/>
        </w:rPr>
      </w:pPr>
      <w:r>
        <w:rPr>
          <w:rFonts w:hint="eastAsia" w:ascii="宋体" w:hAnsi="宋体"/>
          <w:szCs w:val="21"/>
        </w:rPr>
        <w:t>说明：采购人及投标供应商应按照上述方法提前做好相关准备。</w:t>
      </w:r>
    </w:p>
    <w:p w14:paraId="65CB51CB">
      <w:pPr>
        <w:ind w:firstLine="411" w:firstLineChars="196"/>
        <w:rPr>
          <w:rFonts w:ascii="宋体" w:hAnsi="宋体"/>
          <w:szCs w:val="21"/>
        </w:rPr>
      </w:pPr>
      <w:r>
        <w:rPr>
          <w:rFonts w:hint="eastAsia" w:ascii="宋体" w:hAnsi="宋体"/>
          <w:szCs w:val="21"/>
        </w:rPr>
        <w:t>38.3专用条款另有规定的，按专用条款相关要求定标。</w:t>
      </w:r>
    </w:p>
    <w:p w14:paraId="59A6C7C2">
      <w:pPr>
        <w:rPr>
          <w:rFonts w:ascii="黑体" w:hAnsi="宋体" w:eastAsia="黑体"/>
          <w:sz w:val="24"/>
        </w:rPr>
      </w:pPr>
      <w:r>
        <w:rPr>
          <w:rFonts w:hint="eastAsia" w:ascii="黑体" w:hAnsi="宋体" w:eastAsia="黑体"/>
          <w:sz w:val="24"/>
        </w:rPr>
        <w:t>39．编写评审报告</w:t>
      </w:r>
    </w:p>
    <w:p w14:paraId="3171E40F">
      <w:pPr>
        <w:ind w:firstLine="411" w:firstLineChars="196"/>
        <w:rPr>
          <w:rFonts w:ascii="宋体" w:hAnsi="宋体"/>
          <w:szCs w:val="21"/>
        </w:rPr>
      </w:pPr>
      <w:r>
        <w:rPr>
          <w:rFonts w:hint="eastAsia" w:ascii="宋体" w:hAnsi="宋体"/>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14:paraId="40FDD66C">
      <w:pPr>
        <w:rPr>
          <w:rFonts w:ascii="黑体" w:hAnsi="宋体" w:eastAsia="黑体"/>
          <w:sz w:val="24"/>
        </w:rPr>
      </w:pPr>
      <w:r>
        <w:rPr>
          <w:rFonts w:hint="eastAsia" w:ascii="黑体" w:hAnsi="宋体" w:eastAsia="黑体"/>
          <w:sz w:val="24"/>
        </w:rPr>
        <w:t>40．中标公告</w:t>
      </w:r>
    </w:p>
    <w:p w14:paraId="1263E2BF">
      <w:pPr>
        <w:ind w:firstLine="411" w:firstLineChars="196"/>
        <w:rPr>
          <w:rFonts w:ascii="宋体" w:hAnsi="宋体"/>
          <w:szCs w:val="21"/>
        </w:rPr>
      </w:pPr>
      <w:r>
        <w:rPr>
          <w:rFonts w:hint="eastAsia" w:ascii="宋体" w:hAnsi="宋体"/>
          <w:szCs w:val="21"/>
        </w:rPr>
        <w:t>40.1</w:t>
      </w:r>
      <w:bookmarkStart w:id="79" w:name="_Hlk72438709"/>
      <w:r>
        <w:rPr>
          <w:rFonts w:hint="eastAsia" w:ascii="宋体" w:hAnsi="宋体"/>
          <w:szCs w:val="21"/>
        </w:rPr>
        <w:t>为体现“公开、公平、公正”的原则，评审结束后经采购人确认（确定）评审结果，政府集中采购机构将在</w:t>
      </w:r>
      <w:r>
        <w:rPr>
          <w:rFonts w:hint="eastAsia" w:ascii="宋体" w:hAnsi="宋体"/>
          <w:b/>
          <w:bCs/>
          <w:szCs w:val="21"/>
        </w:rPr>
        <w:t>“深圳公共资源交易网（https://szggzy.com/）”</w:t>
      </w:r>
      <w:r>
        <w:rPr>
          <w:rFonts w:hint="eastAsia" w:ascii="宋体" w:hAnsi="宋体"/>
          <w:szCs w:val="21"/>
        </w:rPr>
        <w:t>上发布中标结果公告。</w:t>
      </w:r>
      <w:bookmarkEnd w:id="79"/>
      <w:bookmarkStart w:id="80" w:name="_Hlk72438751"/>
      <w:r>
        <w:rPr>
          <w:rFonts w:hint="eastAsia" w:ascii="宋体" w:hAnsi="宋体"/>
          <w:szCs w:val="21"/>
        </w:rPr>
        <w:t>供应商如对评审结果有异议，</w:t>
      </w:r>
      <w:r>
        <w:rPr>
          <w:rFonts w:ascii="宋体" w:hAnsi="宋体"/>
          <w:szCs w:val="21"/>
        </w:rPr>
        <w:t>可在发布公示日期起</w:t>
      </w:r>
      <w:r>
        <w:rPr>
          <w:rFonts w:hint="eastAsia" w:ascii="宋体" w:hAnsi="宋体"/>
          <w:szCs w:val="21"/>
        </w:rPr>
        <w:t>七</w:t>
      </w:r>
      <w:r>
        <w:rPr>
          <w:rFonts w:ascii="宋体" w:hAnsi="宋体"/>
          <w:szCs w:val="21"/>
        </w:rPr>
        <w:t>个工作日内向</w:t>
      </w:r>
      <w:r>
        <w:rPr>
          <w:rFonts w:hint="eastAsia" w:ascii="宋体" w:hAnsi="宋体"/>
          <w:szCs w:val="21"/>
        </w:rPr>
        <w:t>政府集中采购机构</w:t>
      </w:r>
      <w:r>
        <w:rPr>
          <w:rFonts w:ascii="宋体" w:hAnsi="宋体"/>
          <w:szCs w:val="21"/>
        </w:rPr>
        <w:t>提出。 监督电话：0755-83948143。</w:t>
      </w:r>
      <w:r>
        <w:rPr>
          <w:rFonts w:hint="eastAsia" w:ascii="宋体" w:hAnsi="宋体"/>
          <w:szCs w:val="21"/>
        </w:rPr>
        <w:t>若在公示期内未提出质疑，则视为认同该评审结果。</w:t>
      </w:r>
      <w:bookmarkEnd w:id="80"/>
    </w:p>
    <w:p w14:paraId="601008C8">
      <w:pPr>
        <w:ind w:firstLine="411" w:firstLineChars="196"/>
        <w:rPr>
          <w:rFonts w:ascii="宋体" w:hAnsi="宋体"/>
          <w:szCs w:val="21"/>
        </w:rPr>
      </w:pPr>
      <w:r>
        <w:rPr>
          <w:rFonts w:hint="eastAsia" w:ascii="宋体" w:hAnsi="宋体"/>
          <w:szCs w:val="21"/>
        </w:rPr>
        <w:t>40.2质疑、投诉供应商应保证质疑、投诉内容的真实性和可靠性，并承担相应的法律责任。</w:t>
      </w:r>
    </w:p>
    <w:p w14:paraId="6E5CF643">
      <w:pPr>
        <w:rPr>
          <w:rFonts w:ascii="黑体" w:hAnsi="宋体" w:eastAsia="黑体"/>
          <w:sz w:val="24"/>
        </w:rPr>
      </w:pPr>
      <w:r>
        <w:rPr>
          <w:rFonts w:hint="eastAsia" w:ascii="黑体" w:hAnsi="宋体" w:eastAsia="黑体"/>
          <w:sz w:val="24"/>
        </w:rPr>
        <w:t>41．中标通知书</w:t>
      </w:r>
    </w:p>
    <w:p w14:paraId="34D0A8F7">
      <w:pPr>
        <w:ind w:firstLine="411" w:firstLineChars="196"/>
        <w:rPr>
          <w:rFonts w:ascii="宋体" w:hAnsi="宋体"/>
          <w:szCs w:val="21"/>
        </w:rPr>
      </w:pPr>
      <w:r>
        <w:rPr>
          <w:rFonts w:hint="eastAsia" w:ascii="宋体" w:hAnsi="宋体"/>
          <w:szCs w:val="21"/>
        </w:rPr>
        <w:t>41</w:t>
      </w:r>
      <w:r>
        <w:rPr>
          <w:rFonts w:ascii="宋体" w:hAnsi="宋体"/>
          <w:szCs w:val="21"/>
        </w:rPr>
        <w:t>.</w:t>
      </w:r>
      <w:r>
        <w:rPr>
          <w:rFonts w:hint="eastAsia" w:ascii="宋体" w:hAnsi="宋体"/>
          <w:szCs w:val="21"/>
        </w:rPr>
        <w:t>1</w:t>
      </w:r>
      <w:bookmarkStart w:id="81" w:name="_Hlk72438863"/>
      <w:r>
        <w:rPr>
          <w:rFonts w:hint="eastAsia" w:ascii="宋体" w:hAnsi="宋体"/>
          <w:szCs w:val="21"/>
        </w:rPr>
        <w:t>中标公告公布以后无异常的情况下,中标供应商和采购人可自行在</w:t>
      </w:r>
      <w:r>
        <w:rPr>
          <w:rFonts w:hint="eastAsia" w:ascii="宋体" w:hAnsi="宋体"/>
          <w:b/>
          <w:bCs/>
          <w:szCs w:val="21"/>
        </w:rPr>
        <w:t>“深圳政府采购智慧平台（http://zfcg.szggzy.com/）”</w:t>
      </w:r>
      <w:r>
        <w:rPr>
          <w:rFonts w:hint="eastAsia" w:ascii="宋体" w:hAnsi="宋体"/>
          <w:szCs w:val="21"/>
        </w:rPr>
        <w:t>上打印</w:t>
      </w:r>
      <w:r>
        <w:rPr>
          <w:rFonts w:hint="eastAsia" w:ascii="宋体" w:hAnsi="宋体"/>
          <w:b/>
          <w:szCs w:val="21"/>
        </w:rPr>
        <w:t>《数字中标通知书》</w:t>
      </w:r>
      <w:r>
        <w:rPr>
          <w:rFonts w:hint="eastAsia" w:ascii="宋体" w:hAnsi="宋体"/>
          <w:szCs w:val="21"/>
        </w:rPr>
        <w:t>。</w:t>
      </w:r>
      <w:bookmarkEnd w:id="81"/>
    </w:p>
    <w:p w14:paraId="2B8CB391">
      <w:pPr>
        <w:ind w:firstLine="411" w:firstLineChars="196"/>
        <w:rPr>
          <w:rFonts w:ascii="宋体" w:hAnsi="宋体"/>
          <w:szCs w:val="21"/>
        </w:rPr>
      </w:pPr>
      <w:r>
        <w:rPr>
          <w:rFonts w:hint="eastAsia" w:ascii="宋体" w:hAnsi="宋体"/>
          <w:szCs w:val="21"/>
        </w:rPr>
        <w:t>41</w:t>
      </w:r>
      <w:r>
        <w:rPr>
          <w:rFonts w:ascii="宋体" w:hAnsi="宋体"/>
          <w:szCs w:val="21"/>
        </w:rPr>
        <w:t>.2</w:t>
      </w:r>
      <w:r>
        <w:rPr>
          <w:rFonts w:hint="eastAsia" w:ascii="宋体" w:hAnsi="宋体"/>
          <w:szCs w:val="21"/>
        </w:rPr>
        <w:t>中标通知书是合同的重要组成部分。</w:t>
      </w:r>
    </w:p>
    <w:p w14:paraId="16B7E735">
      <w:pPr>
        <w:ind w:firstLine="411" w:firstLineChars="196"/>
        <w:rPr>
          <w:rFonts w:ascii="宋体" w:hAnsi="宋体"/>
          <w:szCs w:val="21"/>
        </w:rPr>
      </w:pPr>
      <w:bookmarkStart w:id="82" w:name="_Hlk71407340"/>
      <w:r>
        <w:rPr>
          <w:rFonts w:hint="eastAsia" w:ascii="宋体" w:hAnsi="宋体"/>
          <w:szCs w:val="21"/>
        </w:rPr>
        <w:t>41.3因质疑投诉或其它原因导致项目结果变更或采购终止的，政府集中采购机构有权吊销中标通知书。</w:t>
      </w:r>
      <w:bookmarkEnd w:id="82"/>
    </w:p>
    <w:p w14:paraId="6551B672">
      <w:pPr>
        <w:ind w:firstLine="411" w:firstLineChars="196"/>
        <w:rPr>
          <w:rFonts w:ascii="宋体" w:hAnsi="宋体"/>
          <w:szCs w:val="21"/>
        </w:rPr>
      </w:pPr>
    </w:p>
    <w:p w14:paraId="045103B6">
      <w:pPr>
        <w:pStyle w:val="5"/>
        <w:numPr>
          <w:ilvl w:val="0"/>
          <w:numId w:val="11"/>
        </w:numPr>
        <w:spacing w:before="120" w:beforeLines="50" w:after="120" w:afterLines="50"/>
        <w:ind w:left="562" w:hanging="562"/>
        <w:rPr>
          <w:sz w:val="28"/>
          <w:szCs w:val="28"/>
        </w:rPr>
      </w:pPr>
      <w:r>
        <w:rPr>
          <w:rFonts w:hint="eastAsia"/>
          <w:sz w:val="28"/>
          <w:szCs w:val="28"/>
        </w:rPr>
        <w:t>公开招标失败的后续处理</w:t>
      </w:r>
    </w:p>
    <w:p w14:paraId="5439AFA9">
      <w:pPr>
        <w:rPr>
          <w:rFonts w:ascii="黑体" w:hAnsi="宋体" w:eastAsia="黑体"/>
          <w:sz w:val="24"/>
        </w:rPr>
      </w:pPr>
      <w:r>
        <w:rPr>
          <w:rFonts w:hint="eastAsia" w:ascii="黑体" w:hAnsi="宋体" w:eastAsia="黑体"/>
          <w:sz w:val="24"/>
        </w:rPr>
        <w:t>42．公开招标失败的处理</w:t>
      </w:r>
    </w:p>
    <w:p w14:paraId="04E244F7">
      <w:pPr>
        <w:ind w:firstLine="411" w:firstLineChars="196"/>
        <w:rPr>
          <w:rFonts w:ascii="宋体" w:hAnsi="宋体"/>
        </w:rPr>
      </w:pPr>
      <w:r>
        <w:rPr>
          <w:rFonts w:hint="eastAsia" w:ascii="宋体" w:hAnsi="宋体"/>
          <w:szCs w:val="21"/>
        </w:rPr>
        <w:t>42.1本项目公开招标过程中若由于投标截止后</w:t>
      </w:r>
      <w:r>
        <w:rPr>
          <w:rFonts w:hint="eastAsia" w:ascii="宋体" w:hAnsi="宋体"/>
        </w:rPr>
        <w:t>实际递交</w:t>
      </w:r>
      <w:r>
        <w:rPr>
          <w:rFonts w:ascii="宋体" w:hAnsi="宋体"/>
        </w:rPr>
        <w:t>投标</w:t>
      </w:r>
      <w:r>
        <w:rPr>
          <w:rFonts w:hint="eastAsia" w:ascii="宋体" w:hAnsi="宋体"/>
        </w:rPr>
        <w:t>文件的供应商数量不足、经</w:t>
      </w:r>
      <w:r>
        <w:rPr>
          <w:rFonts w:hint="eastAsia" w:ascii="宋体" w:hAnsi="宋体"/>
          <w:szCs w:val="21"/>
        </w:rPr>
        <w:t>评审委员会</w:t>
      </w:r>
      <w:r>
        <w:rPr>
          <w:rFonts w:hint="eastAsia" w:ascii="宋体" w:hAnsi="宋体"/>
        </w:rPr>
        <w:t>评审对招标文件作实质响应的供应商不足等原因造成公开招标失败，可由</w:t>
      </w:r>
      <w:r>
        <w:rPr>
          <w:rFonts w:hint="eastAsia" w:ascii="宋体" w:hAnsi="宋体" w:cs="宋体"/>
        </w:rPr>
        <w:t>政府集中采购机构</w:t>
      </w:r>
      <w:r>
        <w:rPr>
          <w:rFonts w:hint="eastAsia" w:ascii="宋体" w:hAnsi="宋体"/>
        </w:rPr>
        <w:t>重新组织采购。</w:t>
      </w:r>
    </w:p>
    <w:p w14:paraId="35A62B7C">
      <w:pPr>
        <w:ind w:firstLine="411" w:firstLineChars="196"/>
        <w:rPr>
          <w:rFonts w:ascii="宋体" w:hAnsi="宋体"/>
          <w:szCs w:val="21"/>
        </w:rPr>
      </w:pPr>
      <w:r>
        <w:rPr>
          <w:rFonts w:hint="eastAsia" w:ascii="宋体" w:hAnsi="宋体"/>
          <w:szCs w:val="21"/>
        </w:rPr>
        <w:t>42.2对公开招标失败的项目，评审委员会在出具该项目招标失败结论的同时，可以提出重新采购组织形式的建议，以及进一步完善招标文件的资格、技术、商务要求的修改建议。</w:t>
      </w:r>
    </w:p>
    <w:p w14:paraId="29692126">
      <w:pPr>
        <w:ind w:firstLine="411" w:firstLineChars="196"/>
        <w:rPr>
          <w:rFonts w:ascii="宋体" w:hAnsi="宋体"/>
          <w:szCs w:val="21"/>
        </w:rPr>
      </w:pPr>
      <w:r>
        <w:rPr>
          <w:rFonts w:hint="eastAsia" w:ascii="宋体" w:hAnsi="宋体"/>
          <w:szCs w:val="21"/>
        </w:rPr>
        <w:t>42.3重新组织采购有以下两种组织形式：</w:t>
      </w:r>
    </w:p>
    <w:p w14:paraId="34C21B35">
      <w:pPr>
        <w:ind w:firstLine="411" w:firstLineChars="196"/>
        <w:rPr>
          <w:rFonts w:ascii="宋体" w:hAnsi="宋体"/>
        </w:rPr>
      </w:pPr>
      <w:r>
        <w:rPr>
          <w:rFonts w:hint="eastAsia" w:ascii="宋体" w:hAnsi="宋体"/>
        </w:rPr>
        <w:t>（1）由政府集中采购机构重新组织公开招标；</w:t>
      </w:r>
    </w:p>
    <w:p w14:paraId="5AC1A59F">
      <w:pPr>
        <w:ind w:firstLine="411" w:firstLineChars="196"/>
        <w:rPr>
          <w:rFonts w:ascii="宋体" w:hAnsi="宋体"/>
        </w:rPr>
      </w:pPr>
      <w:r>
        <w:rPr>
          <w:rFonts w:hint="eastAsia" w:ascii="宋体" w:hAnsi="宋体"/>
        </w:rPr>
        <w:t>（2）根据实际情况需要向同级财政部门提出非公开招标方式申请，经同级财政部门批准，公开招标失败采购项目可转为竞争性谈判或单一来源谈判方式采购。</w:t>
      </w:r>
    </w:p>
    <w:p w14:paraId="55F9D69E">
      <w:pPr>
        <w:ind w:firstLine="411" w:firstLineChars="196"/>
        <w:rPr>
          <w:rFonts w:ascii="宋体" w:hAnsi="宋体"/>
        </w:rPr>
      </w:pPr>
      <w:r>
        <w:rPr>
          <w:rFonts w:hint="eastAsia" w:ascii="宋体" w:hAnsi="宋体"/>
        </w:rPr>
        <w:t>42.4公开招标失败的采购项目重新组织公开招标，由政府集中采购机构重新按公开招标流程组织采购活动。</w:t>
      </w:r>
    </w:p>
    <w:p w14:paraId="1DAADE73">
      <w:pPr>
        <w:rPr>
          <w:rFonts w:ascii="宋体" w:hAnsi="宋体"/>
        </w:rPr>
      </w:pPr>
      <w:r>
        <w:rPr>
          <w:rFonts w:hint="eastAsia" w:ascii="黑体" w:hAnsi="宋体" w:eastAsia="黑体"/>
          <w:sz w:val="24"/>
        </w:rPr>
        <w:t xml:space="preserve">    </w:t>
      </w:r>
      <w:r>
        <w:rPr>
          <w:rFonts w:hint="eastAsia" w:ascii="宋体" w:hAnsi="宋体"/>
        </w:rPr>
        <w:t>42.5公开招标失败的采购项目经同级财政部门批准转为竞争性谈判或单一来源谈判方式采购的，按规定要求组织政府采购工作。</w:t>
      </w:r>
    </w:p>
    <w:p w14:paraId="79845B63">
      <w:pPr>
        <w:rPr>
          <w:rFonts w:ascii="黑体" w:hAnsi="宋体" w:eastAsia="黑体"/>
          <w:sz w:val="24"/>
        </w:rPr>
      </w:pPr>
    </w:p>
    <w:p w14:paraId="38B9A7C3">
      <w:pPr>
        <w:pStyle w:val="5"/>
        <w:numPr>
          <w:ilvl w:val="0"/>
          <w:numId w:val="11"/>
        </w:numPr>
        <w:spacing w:before="120" w:beforeLines="50" w:after="120" w:afterLines="50"/>
        <w:ind w:left="562" w:hanging="562"/>
        <w:rPr>
          <w:sz w:val="28"/>
          <w:szCs w:val="28"/>
        </w:rPr>
      </w:pPr>
      <w:bookmarkStart w:id="83" w:name="_Hlk72439043"/>
      <w:r>
        <w:rPr>
          <w:rFonts w:hint="eastAsia"/>
          <w:sz w:val="28"/>
          <w:szCs w:val="28"/>
        </w:rPr>
        <w:t>合同的授予与备案</w:t>
      </w:r>
      <w:bookmarkEnd w:id="83"/>
    </w:p>
    <w:p w14:paraId="2E06F00C">
      <w:pPr>
        <w:rPr>
          <w:rFonts w:ascii="黑体" w:hAnsi="宋体" w:eastAsia="黑体"/>
          <w:sz w:val="24"/>
        </w:rPr>
      </w:pPr>
      <w:bookmarkStart w:id="84" w:name="_Toc100052408"/>
      <w:bookmarkStart w:id="85" w:name="_Toc73518157"/>
      <w:bookmarkStart w:id="86" w:name="_Toc73517679"/>
      <w:bookmarkStart w:id="87" w:name="_Toc73521674"/>
      <w:bookmarkStart w:id="88" w:name="_Toc73521586"/>
      <w:bookmarkStart w:id="89" w:name="_Hlk72439088"/>
      <w:r>
        <w:rPr>
          <w:rFonts w:hint="eastAsia" w:ascii="黑体" w:hAnsi="宋体" w:eastAsia="黑体"/>
          <w:sz w:val="24"/>
        </w:rPr>
        <w:t>43．合同授予标准</w:t>
      </w:r>
      <w:bookmarkEnd w:id="84"/>
      <w:bookmarkEnd w:id="85"/>
      <w:bookmarkEnd w:id="86"/>
      <w:bookmarkEnd w:id="87"/>
      <w:bookmarkEnd w:id="88"/>
    </w:p>
    <w:p w14:paraId="34207915">
      <w:pPr>
        <w:ind w:firstLine="411" w:firstLineChars="196"/>
        <w:rPr>
          <w:rFonts w:ascii="宋体" w:hAnsi="宋体"/>
          <w:szCs w:val="21"/>
        </w:rPr>
      </w:pPr>
      <w:r>
        <w:rPr>
          <w:rFonts w:hint="eastAsia" w:ascii="宋体" w:hAnsi="宋体"/>
          <w:szCs w:val="21"/>
        </w:rPr>
        <w:t>本项目的合同将授予经本招标文件规定评审确定的中标供应商。</w:t>
      </w:r>
    </w:p>
    <w:p w14:paraId="1A27F11B">
      <w:pPr>
        <w:rPr>
          <w:rFonts w:ascii="黑体" w:hAnsi="宋体" w:eastAsia="黑体"/>
          <w:sz w:val="24"/>
        </w:rPr>
      </w:pPr>
      <w:bookmarkStart w:id="90" w:name="_Toc73518158"/>
      <w:bookmarkStart w:id="91" w:name="_Toc73521587"/>
      <w:bookmarkStart w:id="92" w:name="_Toc73517680"/>
      <w:bookmarkStart w:id="93" w:name="_Toc100052409"/>
      <w:bookmarkStart w:id="94" w:name="_Toc73521675"/>
      <w:r>
        <w:rPr>
          <w:rFonts w:hint="eastAsia" w:ascii="黑体" w:hAnsi="宋体" w:eastAsia="黑体"/>
          <w:sz w:val="24"/>
        </w:rPr>
        <w:t>44．</w:t>
      </w:r>
      <w:bookmarkEnd w:id="90"/>
      <w:bookmarkEnd w:id="91"/>
      <w:bookmarkEnd w:id="92"/>
      <w:bookmarkEnd w:id="93"/>
      <w:bookmarkEnd w:id="94"/>
      <w:r>
        <w:rPr>
          <w:rFonts w:hint="eastAsia" w:ascii="黑体" w:hAnsi="宋体" w:eastAsia="黑体"/>
          <w:sz w:val="24"/>
        </w:rPr>
        <w:t>接受和拒绝任何或所有投标的权力</w:t>
      </w:r>
    </w:p>
    <w:p w14:paraId="0366B762">
      <w:pPr>
        <w:ind w:firstLine="411" w:firstLineChars="196"/>
        <w:rPr>
          <w:rFonts w:ascii="宋体" w:hAnsi="宋体"/>
          <w:szCs w:val="21"/>
        </w:rPr>
      </w:pPr>
      <w:r>
        <w:rPr>
          <w:rFonts w:hint="eastAsia" w:ascii="宋体" w:hAnsi="宋体"/>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79DF6A53">
      <w:pPr>
        <w:rPr>
          <w:rFonts w:ascii="黑体" w:hAnsi="宋体" w:eastAsia="黑体"/>
          <w:sz w:val="24"/>
        </w:rPr>
      </w:pPr>
      <w:bookmarkStart w:id="95" w:name="_Toc73521589"/>
      <w:bookmarkStart w:id="96" w:name="_Toc73521677"/>
      <w:bookmarkStart w:id="97" w:name="_Toc73518160"/>
      <w:bookmarkStart w:id="98" w:name="_Toc100052410"/>
      <w:bookmarkStart w:id="99" w:name="_Toc73517682"/>
      <w:r>
        <w:rPr>
          <w:rFonts w:hint="eastAsia" w:ascii="黑体" w:hAnsi="宋体" w:eastAsia="黑体"/>
          <w:sz w:val="24"/>
        </w:rPr>
        <w:t>45．合同的签订</w:t>
      </w:r>
      <w:bookmarkEnd w:id="95"/>
      <w:bookmarkEnd w:id="96"/>
      <w:bookmarkEnd w:id="97"/>
      <w:bookmarkEnd w:id="98"/>
      <w:bookmarkEnd w:id="99"/>
    </w:p>
    <w:p w14:paraId="1FEB5CDA">
      <w:pPr>
        <w:ind w:firstLine="411" w:firstLineChars="196"/>
        <w:rPr>
          <w:rFonts w:ascii="宋体" w:hAnsi="宋体"/>
          <w:szCs w:val="21"/>
        </w:rPr>
      </w:pPr>
      <w:r>
        <w:rPr>
          <w:rFonts w:hint="eastAsia" w:ascii="宋体" w:hAnsi="宋体"/>
          <w:szCs w:val="21"/>
        </w:rPr>
        <w:t>45.1中标人将于中标通知书发出之日起十个工作日内，按照采购文件（招标文件和投标文件等）内容与采购人签订政府采购合同；合同的实质性内容应当符合招标文件的规定；</w:t>
      </w:r>
    </w:p>
    <w:p w14:paraId="6DC2E6C2">
      <w:pPr>
        <w:ind w:firstLine="411" w:firstLineChars="196"/>
        <w:rPr>
          <w:rFonts w:ascii="宋体" w:hAnsi="宋体"/>
          <w:szCs w:val="21"/>
        </w:rPr>
      </w:pPr>
      <w:r>
        <w:rPr>
          <w:rFonts w:hint="eastAsia" w:ascii="宋体" w:hAnsi="宋体"/>
          <w:szCs w:val="21"/>
        </w:rPr>
        <w:t>45.2中标人如不按本通用条款第45</w:t>
      </w:r>
      <w:r>
        <w:rPr>
          <w:rFonts w:ascii="宋体" w:hAnsi="宋体"/>
          <w:szCs w:val="21"/>
        </w:rPr>
        <w:t>.1</w:t>
      </w:r>
      <w:r>
        <w:rPr>
          <w:rFonts w:hint="eastAsia" w:ascii="宋体" w:hAnsi="宋体"/>
          <w:szCs w:val="21"/>
        </w:rPr>
        <w:t>款的规定与采购人签订合同，</w:t>
      </w:r>
      <w:r>
        <w:rPr>
          <w:rFonts w:ascii="宋体" w:hAnsi="宋体" w:cs="宋体"/>
          <w:kern w:val="0"/>
          <w:szCs w:val="21"/>
        </w:rPr>
        <w:t>情节严重的，由</w:t>
      </w:r>
      <w:r>
        <w:rPr>
          <w:rFonts w:hint="eastAsia" w:ascii="宋体" w:hAnsi="宋体" w:cs="宋体"/>
          <w:kern w:val="0"/>
          <w:szCs w:val="21"/>
        </w:rPr>
        <w:t>同级财政</w:t>
      </w:r>
      <w:r>
        <w:rPr>
          <w:rFonts w:ascii="宋体" w:hAnsi="宋体" w:cs="宋体"/>
          <w:kern w:val="0"/>
          <w:szCs w:val="21"/>
        </w:rPr>
        <w:t>部门记入供应商诚信档案，予以通报</w:t>
      </w:r>
      <w:r>
        <w:rPr>
          <w:rFonts w:hint="eastAsia" w:ascii="宋体" w:hAnsi="宋体"/>
          <w:szCs w:val="21"/>
        </w:rPr>
        <w:t>；</w:t>
      </w:r>
    </w:p>
    <w:p w14:paraId="5892F19B">
      <w:pPr>
        <w:ind w:firstLine="411" w:firstLineChars="196"/>
        <w:rPr>
          <w:rFonts w:ascii="宋体" w:hAnsi="宋体"/>
          <w:szCs w:val="21"/>
        </w:rPr>
      </w:pPr>
      <w:r>
        <w:rPr>
          <w:rFonts w:hint="eastAsia" w:ascii="宋体" w:hAnsi="宋体"/>
          <w:szCs w:val="21"/>
        </w:rPr>
        <w:t>45.3中标人应当按照合同约定履行义务，完成中标项目，不得将中标项目转让（转包）给他人。</w:t>
      </w:r>
    </w:p>
    <w:p w14:paraId="32E33714">
      <w:pPr>
        <w:rPr>
          <w:rFonts w:ascii="黑体" w:hAnsi="宋体" w:eastAsia="黑体"/>
          <w:sz w:val="24"/>
        </w:rPr>
      </w:pPr>
      <w:bookmarkStart w:id="100" w:name="_Toc73518161"/>
      <w:bookmarkStart w:id="101" w:name="_Toc73521590"/>
      <w:bookmarkStart w:id="102" w:name="_Toc73517683"/>
      <w:bookmarkStart w:id="103" w:name="_Toc100052411"/>
      <w:bookmarkStart w:id="104" w:name="_Toc73521678"/>
      <w:r>
        <w:rPr>
          <w:rFonts w:hint="eastAsia" w:ascii="黑体" w:hAnsi="宋体" w:eastAsia="黑体"/>
          <w:sz w:val="24"/>
        </w:rPr>
        <w:t>46．履约担保</w:t>
      </w:r>
      <w:bookmarkEnd w:id="100"/>
      <w:bookmarkEnd w:id="101"/>
      <w:bookmarkEnd w:id="102"/>
      <w:bookmarkEnd w:id="103"/>
      <w:bookmarkEnd w:id="104"/>
    </w:p>
    <w:p w14:paraId="1767FE3A">
      <w:pPr>
        <w:ind w:firstLine="411" w:firstLineChars="196"/>
        <w:rPr>
          <w:rFonts w:ascii="宋体" w:hAnsi="宋体"/>
          <w:szCs w:val="21"/>
        </w:rPr>
      </w:pPr>
      <w:r>
        <w:rPr>
          <w:rFonts w:hint="eastAsia" w:ascii="宋体" w:hAnsi="宋体"/>
          <w:szCs w:val="21"/>
        </w:rPr>
        <w:t>46.1在签订项目合同的同时，中标人应按“对通用条款的补充内容”中规定的金额向采购人提交履约担保；</w:t>
      </w:r>
    </w:p>
    <w:p w14:paraId="65B88079">
      <w:pPr>
        <w:ind w:firstLine="411" w:firstLineChars="196"/>
        <w:rPr>
          <w:rFonts w:ascii="宋体" w:hAnsi="宋体"/>
          <w:szCs w:val="21"/>
        </w:rPr>
      </w:pPr>
      <w:r>
        <w:rPr>
          <w:rFonts w:hint="eastAsia" w:ascii="宋体" w:hAnsi="宋体"/>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14:paraId="4590881E">
      <w:pPr>
        <w:rPr>
          <w:rFonts w:ascii="黑体" w:hAnsi="宋体" w:eastAsia="黑体"/>
          <w:sz w:val="24"/>
        </w:rPr>
      </w:pPr>
      <w:r>
        <w:rPr>
          <w:rFonts w:hint="eastAsia" w:ascii="黑体" w:hAnsi="宋体" w:eastAsia="黑体"/>
          <w:sz w:val="24"/>
        </w:rPr>
        <w:t>47. 合同备案</w:t>
      </w:r>
    </w:p>
    <w:p w14:paraId="0FFFBC9E">
      <w:pPr>
        <w:ind w:firstLine="411" w:firstLineChars="196"/>
        <w:rPr>
          <w:rFonts w:ascii="宋体" w:hAnsi="宋体"/>
          <w:szCs w:val="21"/>
        </w:rPr>
      </w:pPr>
      <w:r>
        <w:rPr>
          <w:rFonts w:hint="eastAsia" w:ascii="宋体" w:hAnsi="宋体" w:eastAsia="宋体" w:cs="Times New Roman"/>
          <w:kern w:val="2"/>
          <w:sz w:val="21"/>
          <w:szCs w:val="21"/>
        </w:rPr>
        <w:t>采购人与中标供应商自中标通知书发出之日起10个工作日内签订政府采购合同，</w:t>
      </w:r>
      <w:r>
        <w:rPr>
          <w:rFonts w:hint="eastAsia" w:ascii="宋体" w:hAnsi="宋体" w:eastAsia="宋体" w:cs="Times New Roman"/>
          <w:kern w:val="2"/>
          <w:sz w:val="21"/>
          <w:szCs w:val="21"/>
          <w:lang w:val="en-US" w:eastAsia="zh-CN"/>
        </w:rPr>
        <w:t>并按财政部门规定提交备案。</w:t>
      </w:r>
    </w:p>
    <w:p w14:paraId="3890E542">
      <w:pPr>
        <w:rPr>
          <w:rFonts w:ascii="黑体" w:hAnsi="宋体" w:eastAsia="黑体"/>
          <w:sz w:val="24"/>
        </w:rPr>
      </w:pPr>
      <w:r>
        <w:rPr>
          <w:rFonts w:hint="eastAsia" w:ascii="黑体" w:hAnsi="宋体" w:eastAsia="黑体"/>
          <w:sz w:val="24"/>
        </w:rPr>
        <w:t>48. 合同变更</w:t>
      </w:r>
    </w:p>
    <w:p w14:paraId="30673999">
      <w:pPr>
        <w:ind w:firstLine="411" w:firstLineChars="196"/>
        <w:rPr>
          <w:rFonts w:ascii="宋体" w:hAnsi="宋体"/>
          <w:szCs w:val="21"/>
        </w:rPr>
      </w:pPr>
      <w:r>
        <w:rPr>
          <w:rFonts w:hint="eastAsia" w:ascii="宋体" w:hAnsi="宋体"/>
          <w:szCs w:val="21"/>
        </w:rPr>
        <w:t>合同变更事宜按《深圳市财政局关于优化政府采购合同备案的通知》（深财发保〔2022〕2号）相关规定执行。</w:t>
      </w:r>
    </w:p>
    <w:p w14:paraId="153D5595">
      <w:pPr>
        <w:rPr>
          <w:rFonts w:ascii="黑体" w:hAnsi="宋体" w:eastAsia="黑体"/>
          <w:sz w:val="24"/>
        </w:rPr>
      </w:pPr>
      <w:r>
        <w:rPr>
          <w:rFonts w:hint="eastAsia" w:ascii="黑体" w:hAnsi="宋体" w:eastAsia="黑体"/>
          <w:sz w:val="24"/>
        </w:rPr>
        <w:t>49. 项目验收</w:t>
      </w:r>
    </w:p>
    <w:p w14:paraId="75B56B11">
      <w:pPr>
        <w:widowControl/>
        <w:ind w:right="176" w:firstLine="420"/>
        <w:jc w:val="left"/>
        <w:rPr>
          <w:rFonts w:ascii="宋体" w:hAnsi="宋体"/>
        </w:rPr>
      </w:pPr>
      <w:r>
        <w:rPr>
          <w:rFonts w:hint="eastAsia" w:ascii="宋体" w:hAnsi="宋体"/>
        </w:rPr>
        <w:t>49.1采购人应当按照招标文件和合同规定的标准和方法，及时组织验收。</w:t>
      </w:r>
      <w:r>
        <w:rPr>
          <w:rFonts w:ascii="宋体" w:hAnsi="宋体"/>
        </w:rPr>
        <w:t xml:space="preserve"> </w:t>
      </w:r>
    </w:p>
    <w:p w14:paraId="02A6FB24">
      <w:pPr>
        <w:rPr>
          <w:rFonts w:ascii="黑体" w:hAnsi="宋体" w:eastAsia="黑体"/>
          <w:sz w:val="24"/>
        </w:rPr>
      </w:pPr>
      <w:r>
        <w:rPr>
          <w:rFonts w:hint="eastAsia" w:ascii="黑体" w:hAnsi="宋体" w:eastAsia="黑体"/>
          <w:sz w:val="24"/>
        </w:rPr>
        <w:t>50. 宣传</w:t>
      </w:r>
    </w:p>
    <w:p w14:paraId="1DBC1631">
      <w:pPr>
        <w:ind w:left="210" w:leftChars="100" w:firstLine="411" w:firstLineChars="196"/>
        <w:rPr>
          <w:rFonts w:ascii="宋体" w:hAnsi="宋体"/>
        </w:rPr>
      </w:pPr>
      <w:r>
        <w:rPr>
          <w:rFonts w:hint="eastAsia" w:ascii="宋体" w:hAnsi="宋体"/>
        </w:rPr>
        <w:t>凡与政府采购活动有关的宣传或广告，若当中提及政府采购，</w:t>
      </w:r>
      <w:r>
        <w:rPr>
          <w:rFonts w:ascii="宋体" w:hAnsi="宋体"/>
        </w:rPr>
        <w:t>必须事先将具体对外宣传方案报</w:t>
      </w:r>
      <w:r>
        <w:rPr>
          <w:rFonts w:hint="eastAsia" w:ascii="宋体" w:hAnsi="宋体"/>
        </w:rPr>
        <w:t>同级财政部门</w:t>
      </w:r>
      <w:r>
        <w:rPr>
          <w:rFonts w:ascii="宋体" w:hAnsi="宋体"/>
        </w:rPr>
        <w:t>和</w:t>
      </w:r>
      <w:r>
        <w:rPr>
          <w:rFonts w:hint="eastAsia" w:ascii="宋体" w:hAnsi="宋体"/>
        </w:rPr>
        <w:t>政府集中采购机构</w:t>
      </w:r>
      <w:r>
        <w:rPr>
          <w:rFonts w:ascii="宋体" w:hAnsi="宋体"/>
        </w:rPr>
        <w:t>，并征得其同意。对外市场宣传包括但不限于以下形式：</w:t>
      </w:r>
    </w:p>
    <w:p w14:paraId="7A7F5CA4">
      <w:pPr>
        <w:ind w:left="210" w:leftChars="100" w:firstLine="411" w:firstLineChars="196"/>
        <w:rPr>
          <w:rFonts w:ascii="宋体" w:hAnsi="宋体"/>
        </w:rPr>
      </w:pPr>
      <w:r>
        <w:rPr>
          <w:rFonts w:ascii="宋体" w:hAnsi="宋体"/>
        </w:rPr>
        <w:t>a.名片、宣传册、广告标语等；</w:t>
      </w:r>
    </w:p>
    <w:p w14:paraId="20D5FAB5">
      <w:pPr>
        <w:ind w:left="210" w:leftChars="100" w:firstLine="411" w:firstLineChars="196"/>
        <w:rPr>
          <w:rFonts w:ascii="宋体" w:hAnsi="宋体"/>
        </w:rPr>
      </w:pPr>
      <w:r>
        <w:rPr>
          <w:rFonts w:ascii="宋体" w:hAnsi="宋体"/>
        </w:rPr>
        <w:t>b.案例介绍、推广等；</w:t>
      </w:r>
    </w:p>
    <w:p w14:paraId="7DF28F0C">
      <w:pPr>
        <w:ind w:left="210" w:leftChars="100" w:firstLine="411" w:firstLineChars="196"/>
        <w:rPr>
          <w:rFonts w:ascii="宋体" w:hAnsi="宋体"/>
        </w:rPr>
      </w:pPr>
      <w:r>
        <w:rPr>
          <w:rFonts w:hint="eastAsia" w:ascii="宋体" w:hAnsi="宋体"/>
        </w:rPr>
        <w:t>c.工作</w:t>
      </w:r>
      <w:r>
        <w:rPr>
          <w:rFonts w:ascii="宋体" w:hAnsi="宋体"/>
        </w:rPr>
        <w:t>人员向其他消费群体宣传。</w:t>
      </w:r>
    </w:p>
    <w:p w14:paraId="4A62D210">
      <w:pPr>
        <w:rPr>
          <w:rFonts w:ascii="黑体" w:hAnsi="宋体" w:eastAsia="黑体"/>
          <w:sz w:val="24"/>
        </w:rPr>
      </w:pPr>
      <w:r>
        <w:rPr>
          <w:rFonts w:hint="eastAsia" w:ascii="黑体" w:hAnsi="宋体" w:eastAsia="黑体"/>
          <w:sz w:val="24"/>
        </w:rPr>
        <w:t>51. 供应商违法责任</w:t>
      </w:r>
    </w:p>
    <w:p w14:paraId="667C432E">
      <w:pPr>
        <w:ind w:firstLine="411" w:firstLineChars="196"/>
        <w:rPr>
          <w:rFonts w:ascii="宋体" w:hAnsi="宋体"/>
          <w:szCs w:val="21"/>
        </w:rPr>
      </w:pPr>
      <w:r>
        <w:rPr>
          <w:rFonts w:hint="eastAsia" w:ascii="宋体" w:hAnsi="宋体"/>
          <w:szCs w:val="21"/>
        </w:rPr>
        <w:t>5</w:t>
      </w:r>
      <w:r>
        <w:rPr>
          <w:rFonts w:ascii="宋体" w:hAnsi="宋体"/>
          <w:szCs w:val="21"/>
        </w:rPr>
        <w:t>1.1</w:t>
      </w:r>
      <w:r>
        <w:rPr>
          <w:rFonts w:hint="eastAsia" w:ascii="宋体" w:hAnsi="宋体"/>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14:paraId="29CDC377">
      <w:pPr>
        <w:ind w:firstLine="411" w:firstLineChars="196"/>
        <w:rPr>
          <w:rFonts w:ascii="宋体" w:hAnsi="宋体"/>
          <w:szCs w:val="21"/>
        </w:rPr>
      </w:pPr>
      <w:r>
        <w:rPr>
          <w:rFonts w:hint="eastAsia" w:ascii="宋体" w:hAnsi="宋体"/>
          <w:szCs w:val="21"/>
        </w:rPr>
        <w:t>（1）在采购活动中应当回避而未回避的；</w:t>
      </w:r>
    </w:p>
    <w:p w14:paraId="2525B2FE">
      <w:pPr>
        <w:ind w:firstLine="411" w:firstLineChars="196"/>
        <w:rPr>
          <w:rFonts w:ascii="宋体" w:hAnsi="宋体"/>
          <w:szCs w:val="21"/>
        </w:rPr>
      </w:pPr>
      <w:r>
        <w:rPr>
          <w:rFonts w:hint="eastAsia" w:ascii="宋体" w:hAnsi="宋体"/>
          <w:szCs w:val="21"/>
        </w:rPr>
        <w:t>（2）未按本条例规定签订、履行采购合同，造成严重后果的；</w:t>
      </w:r>
    </w:p>
    <w:p w14:paraId="2E000E04">
      <w:pPr>
        <w:ind w:firstLine="411" w:firstLineChars="196"/>
        <w:rPr>
          <w:rFonts w:ascii="宋体" w:hAnsi="宋体"/>
          <w:szCs w:val="21"/>
        </w:rPr>
      </w:pPr>
      <w:r>
        <w:rPr>
          <w:rFonts w:hint="eastAsia" w:ascii="宋体" w:hAnsi="宋体"/>
          <w:szCs w:val="21"/>
        </w:rPr>
        <w:t>（3）隐瞒真实情况，提供虚假资料的；</w:t>
      </w:r>
    </w:p>
    <w:p w14:paraId="2BF9C5BD">
      <w:pPr>
        <w:ind w:firstLine="411" w:firstLineChars="196"/>
        <w:rPr>
          <w:rFonts w:ascii="宋体" w:hAnsi="宋体"/>
          <w:szCs w:val="21"/>
        </w:rPr>
      </w:pPr>
      <w:r>
        <w:rPr>
          <w:rFonts w:hint="eastAsia" w:ascii="宋体" w:hAnsi="宋体"/>
          <w:szCs w:val="21"/>
        </w:rPr>
        <w:t>（4）以非法手段排斥其他供应商参与竞争的；</w:t>
      </w:r>
    </w:p>
    <w:p w14:paraId="7D6E4C62">
      <w:pPr>
        <w:ind w:firstLine="411" w:firstLineChars="196"/>
        <w:rPr>
          <w:rFonts w:ascii="宋体" w:hAnsi="宋体"/>
          <w:szCs w:val="21"/>
        </w:rPr>
      </w:pPr>
      <w:r>
        <w:rPr>
          <w:rFonts w:hint="eastAsia" w:ascii="宋体" w:hAnsi="宋体"/>
          <w:szCs w:val="21"/>
        </w:rPr>
        <w:t>（5）与其他采购参加人串通投标的；</w:t>
      </w:r>
    </w:p>
    <w:p w14:paraId="0610F504">
      <w:pPr>
        <w:ind w:firstLine="411" w:firstLineChars="196"/>
        <w:rPr>
          <w:rFonts w:ascii="宋体" w:hAnsi="宋体"/>
          <w:szCs w:val="21"/>
        </w:rPr>
      </w:pPr>
      <w:r>
        <w:rPr>
          <w:rFonts w:hint="eastAsia" w:ascii="宋体" w:hAnsi="宋体"/>
          <w:szCs w:val="21"/>
        </w:rPr>
        <w:t>（6）恶意投诉的；</w:t>
      </w:r>
    </w:p>
    <w:p w14:paraId="700BD994">
      <w:pPr>
        <w:ind w:firstLine="411" w:firstLineChars="196"/>
        <w:rPr>
          <w:rFonts w:ascii="宋体" w:hAnsi="宋体"/>
          <w:szCs w:val="21"/>
        </w:rPr>
      </w:pPr>
      <w:r>
        <w:rPr>
          <w:rFonts w:hint="eastAsia" w:ascii="宋体" w:hAnsi="宋体"/>
          <w:szCs w:val="21"/>
        </w:rPr>
        <w:t>（7）向采购项目相关人行贿或者提供其他不当利益的；</w:t>
      </w:r>
    </w:p>
    <w:p w14:paraId="2988B9F7">
      <w:pPr>
        <w:ind w:firstLine="411" w:firstLineChars="196"/>
        <w:rPr>
          <w:rFonts w:ascii="宋体" w:hAnsi="宋体"/>
          <w:szCs w:val="21"/>
        </w:rPr>
      </w:pPr>
      <w:r>
        <w:rPr>
          <w:rFonts w:hint="eastAsia" w:ascii="宋体" w:hAnsi="宋体"/>
          <w:szCs w:val="21"/>
        </w:rPr>
        <w:t>（8）阻碍、抗拒主管部门监督检查的；</w:t>
      </w:r>
    </w:p>
    <w:p w14:paraId="6641E7B8">
      <w:pPr>
        <w:ind w:firstLine="411" w:firstLineChars="196"/>
        <w:rPr>
          <w:rFonts w:ascii="宋体" w:hAnsi="宋体"/>
          <w:szCs w:val="21"/>
        </w:rPr>
      </w:pPr>
      <w:r>
        <w:rPr>
          <w:rFonts w:hint="eastAsia" w:ascii="宋体" w:hAnsi="宋体"/>
          <w:szCs w:val="21"/>
        </w:rPr>
        <w:t>（9）其他违反本条例规定的行为。</w:t>
      </w:r>
    </w:p>
    <w:p w14:paraId="06A62D0F">
      <w:pPr>
        <w:ind w:firstLine="411" w:firstLineChars="196"/>
        <w:rPr>
          <w:rFonts w:ascii="宋体" w:hAnsi="宋体"/>
          <w:szCs w:val="21"/>
        </w:rPr>
      </w:pPr>
      <w:r>
        <w:rPr>
          <w:rFonts w:hint="eastAsia" w:ascii="宋体" w:hAnsi="宋体"/>
          <w:szCs w:val="21"/>
        </w:rPr>
        <w:t>5</w:t>
      </w:r>
      <w:r>
        <w:rPr>
          <w:rFonts w:ascii="宋体" w:hAnsi="宋体"/>
          <w:szCs w:val="21"/>
        </w:rPr>
        <w:t xml:space="preserve">1.2 </w:t>
      </w:r>
      <w:r>
        <w:rPr>
          <w:rFonts w:hint="eastAsia" w:ascii="宋体" w:hAnsi="宋体"/>
          <w:szCs w:val="21"/>
        </w:rPr>
        <w:t>根据《深圳市财政局关于调整政府采购投标（响应）保证金管理政策的通知 》（深财购〔2021〕51号）的要求，供应商在政府采购活动中出现《深圳经济特区政府采购条例实施细则》第八十条所列情形的，</w:t>
      </w:r>
      <w:bookmarkStart w:id="105" w:name="_Hlk72440769"/>
      <w:r>
        <w:rPr>
          <w:rFonts w:hint="eastAsia" w:ascii="宋体" w:hAnsi="宋体"/>
          <w:szCs w:val="21"/>
        </w:rPr>
        <w:t>政府集中采购机构或采购人不予退还其交纳的谈判保证金，情节严重的，并由主管部门</w:t>
      </w:r>
      <w:bookmarkEnd w:id="105"/>
      <w:r>
        <w:rPr>
          <w:rFonts w:hint="eastAsia" w:ascii="宋体" w:hAnsi="宋体"/>
          <w:szCs w:val="21"/>
        </w:rPr>
        <w:t>记入供应商诚信档案，予以通报：</w:t>
      </w:r>
    </w:p>
    <w:p w14:paraId="69336D3B">
      <w:pPr>
        <w:ind w:firstLine="411" w:firstLineChars="196"/>
        <w:rPr>
          <w:rFonts w:ascii="宋体" w:hAnsi="宋体"/>
          <w:szCs w:val="21"/>
        </w:rPr>
      </w:pPr>
      <w:r>
        <w:rPr>
          <w:rFonts w:hint="eastAsia" w:ascii="宋体" w:hAnsi="宋体"/>
          <w:szCs w:val="21"/>
        </w:rPr>
        <w:t>（1</w:t>
      </w:r>
      <w:r>
        <w:rPr>
          <w:rFonts w:ascii="宋体" w:hAnsi="宋体"/>
          <w:szCs w:val="21"/>
        </w:rPr>
        <w:t>）投标截止后，撤销投标的；</w:t>
      </w:r>
    </w:p>
    <w:p w14:paraId="4ED67CD1">
      <w:pPr>
        <w:ind w:firstLine="411" w:firstLineChars="196"/>
        <w:rPr>
          <w:rFonts w:ascii="宋体" w:hAnsi="宋体"/>
          <w:szCs w:val="21"/>
        </w:rPr>
      </w:pPr>
      <w:r>
        <w:rPr>
          <w:rFonts w:ascii="宋体" w:hAnsi="宋体"/>
          <w:szCs w:val="21"/>
        </w:rPr>
        <w:t>（</w:t>
      </w:r>
      <w:r>
        <w:rPr>
          <w:rFonts w:hint="eastAsia" w:ascii="宋体" w:hAnsi="宋体"/>
          <w:szCs w:val="21"/>
        </w:rPr>
        <w:t>2</w:t>
      </w:r>
      <w:r>
        <w:rPr>
          <w:rFonts w:ascii="宋体" w:hAnsi="宋体"/>
          <w:szCs w:val="21"/>
        </w:rPr>
        <w:t>）中标后无正当理由未在规定期限内签订合同的；</w:t>
      </w:r>
    </w:p>
    <w:p w14:paraId="3B697B8C">
      <w:pPr>
        <w:ind w:firstLine="411" w:firstLineChars="196"/>
        <w:rPr>
          <w:rFonts w:ascii="宋体" w:hAnsi="宋体"/>
          <w:szCs w:val="21"/>
        </w:rPr>
      </w:pPr>
      <w:r>
        <w:rPr>
          <w:rFonts w:ascii="宋体" w:hAnsi="宋体"/>
          <w:szCs w:val="21"/>
        </w:rPr>
        <w:t>（</w:t>
      </w:r>
      <w:r>
        <w:rPr>
          <w:rFonts w:hint="eastAsia" w:ascii="宋体" w:hAnsi="宋体"/>
          <w:szCs w:val="21"/>
        </w:rPr>
        <w:t>3</w:t>
      </w:r>
      <w:r>
        <w:rPr>
          <w:rFonts w:ascii="宋体" w:hAnsi="宋体"/>
          <w:szCs w:val="21"/>
        </w:rPr>
        <w:t>）将中标项目转让给他人、或者在投标文件中未说明且未经采购人、采购招标机构同意，将中标项目分包给他人的；</w:t>
      </w:r>
    </w:p>
    <w:p w14:paraId="48B4535A">
      <w:pPr>
        <w:ind w:firstLine="411" w:firstLineChars="196"/>
        <w:rPr>
          <w:rFonts w:ascii="宋体" w:hAnsi="宋体"/>
          <w:szCs w:val="21"/>
        </w:rPr>
      </w:pPr>
      <w:r>
        <w:rPr>
          <w:rFonts w:ascii="宋体" w:hAnsi="宋体"/>
          <w:szCs w:val="21"/>
        </w:rPr>
        <w:t>（</w:t>
      </w:r>
      <w:r>
        <w:rPr>
          <w:rFonts w:hint="eastAsia" w:ascii="宋体" w:hAnsi="宋体"/>
          <w:szCs w:val="21"/>
        </w:rPr>
        <w:t>4</w:t>
      </w:r>
      <w:r>
        <w:rPr>
          <w:rFonts w:ascii="宋体" w:hAnsi="宋体"/>
          <w:szCs w:val="21"/>
        </w:rPr>
        <w:t>）拒绝履行合同义务的</w:t>
      </w:r>
      <w:r>
        <w:rPr>
          <w:rFonts w:hint="eastAsia" w:ascii="宋体" w:hAnsi="宋体"/>
          <w:szCs w:val="21"/>
        </w:rPr>
        <w:t>。</w:t>
      </w:r>
      <w:bookmarkEnd w:id="89"/>
    </w:p>
    <w:p w14:paraId="331AF017">
      <w:pPr>
        <w:pStyle w:val="5"/>
        <w:numPr>
          <w:ilvl w:val="0"/>
          <w:numId w:val="11"/>
        </w:numPr>
        <w:spacing w:before="120" w:beforeLines="50" w:after="120" w:afterLines="50"/>
        <w:ind w:left="562" w:hanging="562"/>
        <w:rPr>
          <w:sz w:val="28"/>
          <w:szCs w:val="28"/>
        </w:rPr>
      </w:pPr>
      <w:r>
        <w:rPr>
          <w:rFonts w:hint="eastAsia"/>
          <w:sz w:val="28"/>
          <w:szCs w:val="28"/>
        </w:rPr>
        <w:t>质疑处理</w:t>
      </w:r>
    </w:p>
    <w:p w14:paraId="13C2DD38">
      <w:pPr>
        <w:rPr>
          <w:rFonts w:ascii="黑体" w:hAnsi="宋体" w:eastAsia="黑体"/>
          <w:sz w:val="24"/>
        </w:rPr>
      </w:pPr>
      <w:bookmarkStart w:id="106" w:name="_Hlk72439706"/>
      <w:r>
        <w:rPr>
          <w:rFonts w:hint="eastAsia" w:ascii="黑体" w:hAnsi="宋体" w:eastAsia="黑体"/>
          <w:sz w:val="24"/>
        </w:rPr>
        <w:t>52.质疑提出与答复</w:t>
      </w:r>
    </w:p>
    <w:p w14:paraId="04A2F52C">
      <w:pPr>
        <w:rPr>
          <w:rFonts w:ascii="宋体" w:hAnsi="宋体"/>
          <w:szCs w:val="21"/>
        </w:rPr>
      </w:pPr>
      <w:r>
        <w:rPr>
          <w:rFonts w:hint="eastAsia" w:ascii="宋体" w:hAnsi="宋体"/>
          <w:szCs w:val="21"/>
        </w:rPr>
        <w:t xml:space="preserve">    52.1提出质疑</w:t>
      </w:r>
    </w:p>
    <w:p w14:paraId="73C45A94">
      <w:pPr>
        <w:rPr>
          <w:rFonts w:ascii="宋体" w:hAnsi="宋体"/>
          <w:szCs w:val="21"/>
        </w:rPr>
      </w:pPr>
      <w:r>
        <w:rPr>
          <w:rFonts w:hint="eastAsia" w:ascii="宋体" w:hAnsi="宋体"/>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14:paraId="232AD964">
      <w:pPr>
        <w:rPr>
          <w:rFonts w:ascii="宋体" w:hAnsi="宋体"/>
          <w:szCs w:val="21"/>
        </w:rPr>
      </w:pPr>
      <w:r>
        <w:rPr>
          <w:rFonts w:hint="eastAsia" w:ascii="宋体" w:hAnsi="宋体"/>
          <w:szCs w:val="21"/>
        </w:rPr>
        <w:t xml:space="preserve">    52.2</w:t>
      </w:r>
      <w:r>
        <w:rPr>
          <w:rFonts w:ascii="宋体" w:hAnsi="宋体"/>
          <w:szCs w:val="21"/>
        </w:rPr>
        <w:t>法律依据</w:t>
      </w:r>
    </w:p>
    <w:p w14:paraId="35E01B20">
      <w:pPr>
        <w:rPr>
          <w:rFonts w:ascii="宋体" w:hAnsi="宋体"/>
          <w:szCs w:val="21"/>
        </w:rPr>
      </w:pPr>
      <w:r>
        <w:rPr>
          <w:rFonts w:hint="eastAsia" w:ascii="宋体" w:hAnsi="宋体"/>
          <w:szCs w:val="21"/>
        </w:rPr>
        <w:t xml:space="preserve">    《中华人民共和国政府采购法》、《中华人民共和国政府采购法实施条例》、</w:t>
      </w:r>
      <w:r>
        <w:rPr>
          <w:rFonts w:ascii="宋体" w:hAnsi="宋体"/>
          <w:szCs w:val="21"/>
        </w:rPr>
        <w:t>《</w:t>
      </w:r>
      <w:r>
        <w:rPr>
          <w:rFonts w:hint="eastAsia" w:ascii="宋体" w:hAnsi="宋体"/>
          <w:szCs w:val="21"/>
        </w:rPr>
        <w:t>深圳经济特区政府采购</w:t>
      </w:r>
      <w:r>
        <w:rPr>
          <w:rFonts w:ascii="宋体" w:hAnsi="宋体"/>
          <w:szCs w:val="21"/>
        </w:rPr>
        <w:t>条例</w:t>
      </w:r>
      <w:r>
        <w:rPr>
          <w:rFonts w:hint="eastAsia" w:ascii="宋体" w:hAnsi="宋体"/>
          <w:szCs w:val="21"/>
        </w:rPr>
        <w:t>》、《深圳经济特区政府采购条例实施细则》、《政府采购质疑和投诉办法》（财政部令第94号）和其他有关法律法规规定。</w:t>
      </w:r>
    </w:p>
    <w:p w14:paraId="32E8CDD5">
      <w:pPr>
        <w:rPr>
          <w:rFonts w:ascii="宋体" w:hAnsi="宋体"/>
          <w:szCs w:val="21"/>
        </w:rPr>
      </w:pPr>
      <w:r>
        <w:rPr>
          <w:rFonts w:hint="eastAsia" w:ascii="宋体" w:hAnsi="宋体"/>
          <w:szCs w:val="21"/>
        </w:rPr>
        <w:t xml:space="preserve">  </w:t>
      </w:r>
      <w:r>
        <w:rPr>
          <w:rFonts w:hint="eastAsia" w:ascii="宋体" w:hAnsi="宋体"/>
          <w:color w:val="FF0000"/>
          <w:szCs w:val="21"/>
        </w:rPr>
        <w:t xml:space="preserve">  </w:t>
      </w:r>
      <w:r>
        <w:rPr>
          <w:rFonts w:hint="eastAsia" w:ascii="宋体" w:hAnsi="宋体"/>
          <w:szCs w:val="21"/>
        </w:rPr>
        <w:t>52.3质疑条件</w:t>
      </w:r>
    </w:p>
    <w:p w14:paraId="10BCE9AB">
      <w:pPr>
        <w:rPr>
          <w:rFonts w:ascii="宋体" w:hAnsi="宋体"/>
          <w:szCs w:val="21"/>
        </w:rPr>
      </w:pPr>
      <w:r>
        <w:rPr>
          <w:rFonts w:hint="eastAsia" w:ascii="宋体" w:hAnsi="宋体"/>
          <w:szCs w:val="21"/>
        </w:rPr>
        <w:t xml:space="preserve">    52.3.1提出质疑的供应商应当是参与所质疑项目采购活动的供应商；以联合体形式参与的，质疑应当由组成联合体的所有成员共同提出；</w:t>
      </w:r>
    </w:p>
    <w:p w14:paraId="20700A7F">
      <w:pPr>
        <w:rPr>
          <w:rFonts w:ascii="宋体" w:hAnsi="宋体"/>
          <w:szCs w:val="21"/>
        </w:rPr>
      </w:pPr>
      <w:r>
        <w:rPr>
          <w:rFonts w:hint="eastAsia" w:ascii="宋体" w:hAnsi="宋体"/>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hint="eastAsia" w:ascii="宋体" w:hAnsi="宋体"/>
          <w:szCs w:val="21"/>
          <w:lang w:val="en-US" w:eastAsia="zh-CN"/>
        </w:rPr>
        <w:t>采购</w:t>
      </w:r>
      <w:r>
        <w:rPr>
          <w:rFonts w:hint="eastAsia" w:ascii="宋体" w:hAnsi="宋体"/>
          <w:szCs w:val="21"/>
        </w:rPr>
        <w:t>文件的质疑，为</w:t>
      </w:r>
      <w:r>
        <w:rPr>
          <w:rFonts w:hint="eastAsia" w:ascii="宋体" w:hAnsi="宋体"/>
          <w:szCs w:val="21"/>
          <w:lang w:val="en-US" w:eastAsia="zh-CN"/>
        </w:rPr>
        <w:t>采购</w:t>
      </w:r>
      <w:r>
        <w:rPr>
          <w:rFonts w:hint="eastAsia" w:ascii="宋体" w:hAnsi="宋体"/>
          <w:szCs w:val="21"/>
        </w:rPr>
        <w:t>文件公布之日；对采购过程的质疑，为各采购程序环节结束之日；对中标</w:t>
      </w:r>
      <w:r>
        <w:rPr>
          <w:rFonts w:hint="eastAsia" w:ascii="宋体" w:hAnsi="宋体"/>
          <w:szCs w:val="21"/>
          <w:lang w:eastAsia="zh-CN"/>
        </w:rPr>
        <w:t>（</w:t>
      </w:r>
      <w:r>
        <w:rPr>
          <w:rFonts w:hint="eastAsia" w:ascii="宋体" w:hAnsi="宋体"/>
          <w:szCs w:val="21"/>
          <w:lang w:val="en-US" w:eastAsia="zh-CN"/>
        </w:rPr>
        <w:t>成交</w:t>
      </w:r>
      <w:r>
        <w:rPr>
          <w:rFonts w:hint="eastAsia" w:ascii="宋体" w:hAnsi="宋体"/>
          <w:szCs w:val="21"/>
          <w:lang w:eastAsia="zh-CN"/>
        </w:rPr>
        <w:t>）</w:t>
      </w:r>
      <w:r>
        <w:rPr>
          <w:rFonts w:hint="eastAsia" w:ascii="宋体" w:hAnsi="宋体"/>
          <w:szCs w:val="21"/>
        </w:rPr>
        <w:t>结果以及评审委员会组成人员的质疑，为中标</w:t>
      </w:r>
      <w:r>
        <w:rPr>
          <w:rFonts w:hint="eastAsia" w:ascii="宋体" w:hAnsi="宋体"/>
          <w:szCs w:val="21"/>
          <w:lang w:eastAsia="zh-CN"/>
        </w:rPr>
        <w:t>（</w:t>
      </w:r>
      <w:r>
        <w:rPr>
          <w:rFonts w:hint="eastAsia" w:ascii="宋体" w:hAnsi="宋体"/>
          <w:szCs w:val="21"/>
          <w:lang w:val="en-US" w:eastAsia="zh-CN"/>
        </w:rPr>
        <w:t>成交</w:t>
      </w:r>
      <w:r>
        <w:rPr>
          <w:rFonts w:hint="eastAsia" w:ascii="宋体" w:hAnsi="宋体"/>
          <w:szCs w:val="21"/>
          <w:lang w:eastAsia="zh-CN"/>
        </w:rPr>
        <w:t>）</w:t>
      </w:r>
      <w:r>
        <w:rPr>
          <w:rFonts w:hint="eastAsia" w:ascii="宋体" w:hAnsi="宋体"/>
          <w:szCs w:val="21"/>
        </w:rPr>
        <w:t>结果公示之日；</w:t>
      </w:r>
    </w:p>
    <w:p w14:paraId="193588EC">
      <w:pPr>
        <w:ind w:firstLine="420"/>
        <w:rPr>
          <w:rFonts w:ascii="宋体" w:hAnsi="宋体"/>
          <w:szCs w:val="21"/>
        </w:rPr>
      </w:pPr>
      <w:r>
        <w:rPr>
          <w:rFonts w:hint="eastAsia" w:ascii="宋体" w:hAnsi="宋体"/>
          <w:szCs w:val="21"/>
        </w:rPr>
        <w:t>52.3.3应提交书面质疑函，质疑函应当包括以下内容：</w:t>
      </w:r>
      <w:r>
        <w:rPr>
          <w:rFonts w:ascii="宋体" w:hAnsi="宋体"/>
          <w:szCs w:val="21"/>
        </w:rPr>
        <w:t xml:space="preserve"> </w:t>
      </w:r>
    </w:p>
    <w:p w14:paraId="0F8D428D">
      <w:pPr>
        <w:ind w:firstLine="420"/>
        <w:rPr>
          <w:rFonts w:ascii="宋体" w:hAnsi="宋体"/>
          <w:szCs w:val="21"/>
        </w:rPr>
      </w:pPr>
      <w:r>
        <w:rPr>
          <w:rFonts w:hint="eastAsia" w:ascii="宋体" w:hAnsi="宋体"/>
          <w:szCs w:val="21"/>
        </w:rPr>
        <w:t>（1）供应商的名称（或者姓名）、地址、邮编、邮箱、联系人及联系电话；</w:t>
      </w:r>
    </w:p>
    <w:p w14:paraId="356E2C0A">
      <w:pPr>
        <w:ind w:firstLine="420" w:firstLineChars="200"/>
        <w:rPr>
          <w:rFonts w:ascii="宋体" w:hAnsi="宋体"/>
          <w:szCs w:val="21"/>
        </w:rPr>
      </w:pPr>
      <w:r>
        <w:rPr>
          <w:rFonts w:hint="eastAsia" w:ascii="宋体" w:hAnsi="宋体"/>
          <w:szCs w:val="21"/>
        </w:rPr>
        <w:t>（2）质疑项目的名称、编号；</w:t>
      </w:r>
    </w:p>
    <w:p w14:paraId="6852C618">
      <w:pPr>
        <w:ind w:firstLine="420" w:firstLineChars="200"/>
        <w:rPr>
          <w:rFonts w:ascii="宋体" w:hAnsi="宋体"/>
          <w:szCs w:val="21"/>
        </w:rPr>
      </w:pPr>
      <w:r>
        <w:rPr>
          <w:rFonts w:hint="eastAsia" w:ascii="宋体" w:hAnsi="宋体"/>
          <w:szCs w:val="21"/>
        </w:rPr>
        <w:t>（3）具体、明确的质疑对象、质疑事项和质疑请求；</w:t>
      </w:r>
    </w:p>
    <w:p w14:paraId="0C6DC084">
      <w:pPr>
        <w:ind w:firstLine="420" w:firstLineChars="200"/>
        <w:rPr>
          <w:rFonts w:ascii="宋体" w:hAnsi="宋体"/>
          <w:szCs w:val="21"/>
        </w:rPr>
      </w:pPr>
      <w:r>
        <w:rPr>
          <w:rFonts w:hint="eastAsia" w:ascii="宋体" w:hAnsi="宋体"/>
          <w:szCs w:val="21"/>
        </w:rPr>
        <w:t>（4）因质疑事项而受损害的权益；</w:t>
      </w:r>
    </w:p>
    <w:p w14:paraId="33EDE7CA">
      <w:pPr>
        <w:ind w:firstLine="420" w:firstLineChars="200"/>
        <w:rPr>
          <w:rFonts w:ascii="宋体" w:hAnsi="宋体"/>
          <w:szCs w:val="21"/>
        </w:rPr>
      </w:pPr>
      <w:r>
        <w:rPr>
          <w:rFonts w:hint="eastAsia" w:ascii="宋体" w:hAnsi="宋体"/>
          <w:szCs w:val="21"/>
        </w:rPr>
        <w:t>（5）事实依据；</w:t>
      </w:r>
    </w:p>
    <w:p w14:paraId="5FDDF142">
      <w:pPr>
        <w:ind w:firstLine="420" w:firstLineChars="200"/>
        <w:rPr>
          <w:rFonts w:ascii="宋体" w:hAnsi="宋体"/>
          <w:szCs w:val="21"/>
        </w:rPr>
      </w:pPr>
      <w:r>
        <w:rPr>
          <w:rFonts w:hint="eastAsia" w:ascii="宋体" w:hAnsi="宋体"/>
          <w:szCs w:val="21"/>
        </w:rPr>
        <w:t>（6）必要的法律依据；</w:t>
      </w:r>
    </w:p>
    <w:p w14:paraId="3627ADE6">
      <w:pPr>
        <w:ind w:firstLine="420" w:firstLineChars="200"/>
        <w:rPr>
          <w:rFonts w:ascii="宋体" w:hAnsi="宋体"/>
          <w:szCs w:val="21"/>
        </w:rPr>
      </w:pPr>
      <w:r>
        <w:rPr>
          <w:rFonts w:hint="eastAsia" w:ascii="宋体" w:hAnsi="宋体"/>
          <w:szCs w:val="21"/>
        </w:rPr>
        <w:t>（7）提出质疑的日期。</w:t>
      </w:r>
    </w:p>
    <w:p w14:paraId="7DE6F149">
      <w:pPr>
        <w:ind w:firstLine="420" w:firstLineChars="200"/>
        <w:rPr>
          <w:rFonts w:ascii="宋体" w:hAnsi="宋体"/>
          <w:szCs w:val="21"/>
        </w:rPr>
      </w:pPr>
      <w:r>
        <w:rPr>
          <w:rFonts w:hint="eastAsia" w:ascii="宋体" w:hAnsi="宋体"/>
          <w:szCs w:val="21"/>
        </w:rPr>
        <w:t>供应商为自然人的，应当由本人签字；供应商为法人或者其他组织的，应当由法定代表人（负责人），或者其授权代理人签字或者盖章，并加盖公章。</w:t>
      </w:r>
    </w:p>
    <w:p w14:paraId="25600126">
      <w:pPr>
        <w:ind w:firstLine="420" w:firstLineChars="200"/>
        <w:rPr>
          <w:rFonts w:ascii="宋体" w:hAnsi="宋体"/>
          <w:szCs w:val="21"/>
        </w:rPr>
      </w:pPr>
      <w:r>
        <w:rPr>
          <w:rFonts w:hint="eastAsia" w:ascii="宋体" w:hAnsi="宋体"/>
          <w:szCs w:val="21"/>
        </w:rPr>
        <w:t>52.4提交</w:t>
      </w:r>
      <w:r>
        <w:rPr>
          <w:rFonts w:ascii="宋体" w:hAnsi="宋体"/>
          <w:szCs w:val="21"/>
        </w:rPr>
        <w:t>材料</w:t>
      </w:r>
    </w:p>
    <w:p w14:paraId="18468933">
      <w:pPr>
        <w:ind w:firstLine="420" w:firstLineChars="200"/>
        <w:rPr>
          <w:rFonts w:ascii="宋体" w:hAnsi="宋体"/>
          <w:szCs w:val="21"/>
        </w:rPr>
      </w:pPr>
      <w:r>
        <w:rPr>
          <w:rFonts w:hint="eastAsia" w:ascii="宋体" w:hAnsi="宋体"/>
          <w:szCs w:val="21"/>
        </w:rPr>
        <w:t>供应商质疑实行实名制。供应商为自然人的，应当提交本人身份证复印件；供应商为法人或者其他组织的，应当根据自身性质提交营业执照复印件或者其他证明文件（如事业单位法人证书等）复印件。</w:t>
      </w:r>
    </w:p>
    <w:p w14:paraId="79D1F2B6">
      <w:pPr>
        <w:ind w:firstLine="420" w:firstLineChars="200"/>
        <w:rPr>
          <w:rFonts w:ascii="宋体" w:hAnsi="宋体"/>
          <w:szCs w:val="21"/>
        </w:rPr>
      </w:pPr>
      <w:r>
        <w:rPr>
          <w:rFonts w:hint="eastAsia" w:ascii="宋体" w:hAnsi="宋体"/>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03E8ACD1">
      <w:pPr>
        <w:ind w:firstLine="420" w:firstLineChars="200"/>
        <w:rPr>
          <w:rFonts w:ascii="宋体" w:hAnsi="宋体"/>
          <w:szCs w:val="21"/>
        </w:rPr>
      </w:pPr>
      <w:r>
        <w:rPr>
          <w:rFonts w:hint="eastAsia" w:ascii="宋体" w:hAnsi="宋体"/>
          <w:szCs w:val="21"/>
        </w:rPr>
        <w:t>52.5收文地点</w:t>
      </w:r>
    </w:p>
    <w:p w14:paraId="5F4CCBC0">
      <w:pPr>
        <w:ind w:firstLine="422" w:firstLineChars="200"/>
        <w:rPr>
          <w:rFonts w:ascii="宋体" w:hAnsi="宋体"/>
          <w:b/>
          <w:bCs/>
          <w:szCs w:val="21"/>
        </w:rPr>
      </w:pPr>
      <w:r>
        <w:rPr>
          <w:rFonts w:hint="eastAsia" w:ascii="宋体" w:hAnsi="宋体"/>
          <w:b/>
          <w:bCs/>
          <w:szCs w:val="21"/>
        </w:rPr>
        <w:t>地址：深圳公共资源交易中心（深圳交易集团有限公司</w:t>
      </w:r>
      <w:r>
        <w:rPr>
          <w:rFonts w:hint="eastAsia" w:ascii="宋体" w:hAnsi="宋体"/>
          <w:b/>
          <w:bCs/>
          <w:szCs w:val="21"/>
          <w:lang w:val="en-US" w:eastAsia="zh-CN"/>
        </w:rPr>
        <w:t>宝安</w:t>
      </w:r>
      <w:r>
        <w:rPr>
          <w:rFonts w:hint="eastAsia" w:ascii="宋体" w:hAnsi="宋体"/>
          <w:b/>
          <w:bCs/>
          <w:szCs w:val="21"/>
        </w:rPr>
        <w:t>分公司）</w:t>
      </w:r>
      <w:r>
        <w:rPr>
          <w:rFonts w:hint="eastAsia" w:ascii="宋体" w:hAnsi="宋体"/>
          <w:b/>
          <w:bCs/>
          <w:szCs w:val="21"/>
          <w:lang w:val="en-US" w:eastAsia="zh-CN"/>
        </w:rPr>
        <w:t>一</w:t>
      </w:r>
      <w:r>
        <w:rPr>
          <w:rFonts w:hint="eastAsia" w:ascii="宋体" w:hAnsi="宋体"/>
          <w:b/>
          <w:bCs/>
          <w:szCs w:val="21"/>
        </w:rPr>
        <w:t>楼</w:t>
      </w:r>
      <w:r>
        <w:rPr>
          <w:rFonts w:hint="eastAsia" w:ascii="宋体" w:hAnsi="宋体"/>
          <w:b/>
          <w:bCs/>
          <w:szCs w:val="21"/>
          <w:lang w:val="en-US" w:eastAsia="zh-CN"/>
        </w:rPr>
        <w:t>服务大厅</w:t>
      </w:r>
      <w:r>
        <w:rPr>
          <w:rFonts w:hint="eastAsia" w:ascii="宋体" w:hAnsi="宋体"/>
          <w:b/>
          <w:bCs/>
          <w:szCs w:val="21"/>
        </w:rPr>
        <w:t>，质疑咨询电话：0755-</w:t>
      </w:r>
      <w:r>
        <w:rPr>
          <w:rFonts w:hint="eastAsia" w:ascii="宋体" w:hAnsi="宋体"/>
          <w:b/>
          <w:bCs/>
          <w:szCs w:val="21"/>
          <w:lang w:val="en-US" w:eastAsia="zh-CN"/>
        </w:rPr>
        <w:t>27758331</w:t>
      </w:r>
      <w:r>
        <w:rPr>
          <w:rFonts w:hint="eastAsia" w:ascii="宋体" w:hAnsi="宋体"/>
          <w:b/>
          <w:bCs/>
          <w:szCs w:val="21"/>
        </w:rPr>
        <w:t>。</w:t>
      </w:r>
    </w:p>
    <w:p w14:paraId="1D03CC24">
      <w:pPr>
        <w:ind w:firstLine="420" w:firstLineChars="200"/>
        <w:rPr>
          <w:rFonts w:ascii="宋体" w:hAnsi="宋体"/>
          <w:szCs w:val="21"/>
        </w:rPr>
      </w:pPr>
      <w:r>
        <w:rPr>
          <w:rFonts w:hint="eastAsia" w:ascii="宋体" w:hAnsi="宋体"/>
          <w:szCs w:val="21"/>
        </w:rPr>
        <w:t>52.6收文办理</w:t>
      </w:r>
      <w:r>
        <w:rPr>
          <w:rFonts w:ascii="宋体" w:hAnsi="宋体"/>
          <w:szCs w:val="21"/>
        </w:rPr>
        <w:t>程序</w:t>
      </w:r>
    </w:p>
    <w:p w14:paraId="429FD549">
      <w:pPr>
        <w:ind w:firstLine="420" w:firstLineChars="200"/>
        <w:rPr>
          <w:rFonts w:ascii="宋体" w:hAnsi="宋体"/>
          <w:szCs w:val="21"/>
        </w:rPr>
      </w:pPr>
      <w:r>
        <w:rPr>
          <w:rFonts w:hint="eastAsia" w:ascii="宋体" w:hAnsi="宋体"/>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14:paraId="32B2C61A">
      <w:pPr>
        <w:ind w:firstLine="420" w:firstLineChars="200"/>
        <w:rPr>
          <w:rFonts w:ascii="仿宋" w:hAnsi="仿宋" w:eastAsia="仿宋"/>
          <w:sz w:val="28"/>
          <w:szCs w:val="28"/>
        </w:rPr>
      </w:pPr>
      <w:r>
        <w:rPr>
          <w:rFonts w:hint="eastAsia" w:ascii="宋体" w:hAnsi="宋体"/>
          <w:szCs w:val="21"/>
        </w:rPr>
        <w:t>52.6.2供应商提交的质疑材料不符合质疑条件的，视情况处理：</w:t>
      </w:r>
    </w:p>
    <w:p w14:paraId="765F5372">
      <w:pPr>
        <w:ind w:firstLine="420" w:firstLineChars="200"/>
        <w:rPr>
          <w:rFonts w:ascii="宋体" w:hAnsi="宋体"/>
          <w:szCs w:val="21"/>
        </w:rPr>
      </w:pPr>
      <w:r>
        <w:rPr>
          <w:rFonts w:hint="eastAsia" w:ascii="宋体" w:hAnsi="宋体"/>
          <w:szCs w:val="21"/>
        </w:rPr>
        <w:t>供应商提交的质疑材料不全或者未按要求签字或者盖章的，政府集中采购机构应当一次性告知供应商需补正的内容和补正期限。</w:t>
      </w:r>
    </w:p>
    <w:p w14:paraId="5397F403">
      <w:pPr>
        <w:ind w:firstLine="420" w:firstLineChars="200"/>
        <w:rPr>
          <w:rFonts w:ascii="宋体" w:hAnsi="宋体"/>
          <w:szCs w:val="21"/>
        </w:rPr>
      </w:pPr>
      <w:r>
        <w:rPr>
          <w:rFonts w:hint="eastAsia" w:ascii="宋体" w:hAnsi="宋体"/>
          <w:szCs w:val="21"/>
        </w:rPr>
        <w:t>供应商提交的质疑存在下列情形之一的，不予受理：</w:t>
      </w:r>
    </w:p>
    <w:p w14:paraId="75491904">
      <w:pPr>
        <w:ind w:firstLine="420" w:firstLineChars="200"/>
        <w:rPr>
          <w:rFonts w:ascii="宋体" w:hAnsi="宋体"/>
          <w:szCs w:val="21"/>
        </w:rPr>
      </w:pPr>
      <w:r>
        <w:rPr>
          <w:rFonts w:hint="eastAsia" w:ascii="宋体" w:hAnsi="宋体"/>
          <w:szCs w:val="21"/>
        </w:rPr>
        <w:t>（1）质疑主体不满足要求的；</w:t>
      </w:r>
    </w:p>
    <w:p w14:paraId="6BBDF9F2">
      <w:pPr>
        <w:ind w:firstLine="420" w:firstLineChars="200"/>
        <w:rPr>
          <w:rFonts w:ascii="宋体" w:hAnsi="宋体"/>
          <w:szCs w:val="21"/>
        </w:rPr>
      </w:pPr>
      <w:r>
        <w:rPr>
          <w:rFonts w:hint="eastAsia" w:ascii="宋体" w:hAnsi="宋体"/>
          <w:szCs w:val="21"/>
        </w:rPr>
        <w:t>（2）供应商自身权益未受到损害的；</w:t>
      </w:r>
    </w:p>
    <w:p w14:paraId="1C85DF26">
      <w:pPr>
        <w:ind w:firstLine="420" w:firstLineChars="200"/>
        <w:rPr>
          <w:rFonts w:ascii="宋体" w:hAnsi="宋体"/>
          <w:szCs w:val="21"/>
        </w:rPr>
      </w:pPr>
      <w:r>
        <w:rPr>
          <w:rFonts w:hint="eastAsia" w:ascii="宋体" w:hAnsi="宋体"/>
          <w:szCs w:val="21"/>
        </w:rPr>
        <w:t>（3）供应商未在法定质疑期限内提出质疑的；</w:t>
      </w:r>
    </w:p>
    <w:p w14:paraId="44CDC630">
      <w:pPr>
        <w:ind w:firstLine="420" w:firstLineChars="200"/>
        <w:rPr>
          <w:rFonts w:ascii="宋体" w:hAnsi="宋体"/>
          <w:szCs w:val="21"/>
        </w:rPr>
      </w:pPr>
      <w:r>
        <w:rPr>
          <w:rFonts w:hint="eastAsia" w:ascii="宋体" w:hAnsi="宋体"/>
          <w:szCs w:val="21"/>
        </w:rPr>
        <w:t>（4）质疑材料不全或者未按要求签字或者盖章的情况下，要求补正后，逾期未补正或者补正后仍不符合规定的；</w:t>
      </w:r>
    </w:p>
    <w:p w14:paraId="1F8928AF">
      <w:pPr>
        <w:ind w:firstLine="420" w:firstLineChars="200"/>
        <w:rPr>
          <w:rFonts w:ascii="宋体" w:hAnsi="宋体"/>
          <w:szCs w:val="21"/>
        </w:rPr>
      </w:pPr>
      <w:r>
        <w:rPr>
          <w:rFonts w:hint="eastAsia" w:ascii="宋体" w:hAnsi="宋体"/>
          <w:szCs w:val="21"/>
        </w:rPr>
        <w:t>（5）其他不符合受理条件情形的。</w:t>
      </w:r>
    </w:p>
    <w:p w14:paraId="2C1876D1">
      <w:pPr>
        <w:ind w:firstLine="420" w:firstLineChars="200"/>
        <w:rPr>
          <w:rFonts w:ascii="宋体" w:hAnsi="宋体"/>
          <w:szCs w:val="21"/>
        </w:rPr>
      </w:pPr>
      <w:r>
        <w:rPr>
          <w:rFonts w:hint="eastAsia" w:ascii="宋体" w:hAnsi="宋体"/>
          <w:szCs w:val="21"/>
        </w:rPr>
        <w:t>质疑事项不予受理的，政府集中采购机构应当向供应商出具不符合质疑条件告知书。</w:t>
      </w:r>
    </w:p>
    <w:p w14:paraId="0D401DF5">
      <w:pPr>
        <w:rPr>
          <w:rFonts w:ascii="宋体" w:hAnsi="宋体"/>
          <w:szCs w:val="21"/>
        </w:rPr>
      </w:pPr>
      <w:r>
        <w:rPr>
          <w:rFonts w:hint="eastAsia" w:ascii="宋体" w:hAnsi="宋体"/>
          <w:color w:val="FF0000"/>
          <w:szCs w:val="21"/>
        </w:rPr>
        <w:t xml:space="preserve">  </w:t>
      </w:r>
      <w:r>
        <w:rPr>
          <w:rFonts w:hint="eastAsia" w:ascii="宋体" w:hAnsi="宋体"/>
          <w:szCs w:val="21"/>
        </w:rPr>
        <w:t xml:space="preserve">  52.7质疑答复时限</w:t>
      </w:r>
    </w:p>
    <w:p w14:paraId="3856A897">
      <w:pPr>
        <w:rPr>
          <w:rFonts w:ascii="宋体" w:hAnsi="宋体"/>
          <w:szCs w:val="21"/>
        </w:rPr>
      </w:pPr>
      <w:r>
        <w:rPr>
          <w:rFonts w:hint="eastAsia" w:ascii="宋体" w:hAnsi="宋体"/>
          <w:szCs w:val="21"/>
        </w:rPr>
        <w:t xml:space="preserve">    自收文之日起七个工作日内。</w:t>
      </w:r>
    </w:p>
    <w:p w14:paraId="0E14967F">
      <w:pPr>
        <w:rPr>
          <w:rFonts w:ascii="宋体" w:hAnsi="宋体"/>
          <w:szCs w:val="21"/>
        </w:rPr>
      </w:pPr>
      <w:r>
        <w:rPr>
          <w:rFonts w:hint="eastAsia" w:ascii="宋体" w:hAnsi="宋体"/>
          <w:szCs w:val="21"/>
        </w:rPr>
        <w:t xml:space="preserve">    52.8投诉</w:t>
      </w:r>
    </w:p>
    <w:p w14:paraId="18FBFB67">
      <w:pPr>
        <w:rPr>
          <w:rFonts w:ascii="宋体" w:hAnsi="宋体"/>
          <w:szCs w:val="21"/>
        </w:rPr>
      </w:pPr>
      <w:r>
        <w:rPr>
          <w:rFonts w:hint="eastAsia" w:ascii="宋体" w:hAnsi="宋体"/>
          <w:szCs w:val="21"/>
        </w:rPr>
        <w:t xml:space="preserve">    对质疑答复不满意或者未在规定时间内答复的，提出质疑的供应商可以在答复期满后15个工作日内向同级财政部门投诉。</w:t>
      </w:r>
    </w:p>
    <w:p w14:paraId="5D2F8201">
      <w:pPr>
        <w:rPr>
          <w:rFonts w:ascii="黑体" w:hAnsi="宋体" w:eastAsia="黑体"/>
          <w:sz w:val="24"/>
        </w:rPr>
      </w:pPr>
      <w:r>
        <w:rPr>
          <w:rFonts w:hint="eastAsia" w:ascii="黑体" w:hAnsi="宋体" w:eastAsia="黑体"/>
          <w:sz w:val="24"/>
        </w:rPr>
        <w:t>53. 质疑后续处理</w:t>
      </w:r>
    </w:p>
    <w:p w14:paraId="147A79BC">
      <w:pPr>
        <w:rPr>
          <w:rFonts w:ascii="宋体" w:hAnsi="宋体"/>
          <w:szCs w:val="21"/>
        </w:rPr>
      </w:pPr>
      <w:r>
        <w:rPr>
          <w:rFonts w:hint="eastAsia" w:ascii="宋体" w:hAnsi="宋体"/>
          <w:szCs w:val="21"/>
        </w:rPr>
        <w:t xml:space="preserve">    53.1供应商质疑不成立，或者成立但未对中标、成交结果构成影响的，继续开展采购活动。</w:t>
      </w:r>
    </w:p>
    <w:p w14:paraId="419595AF">
      <w:pPr>
        <w:rPr>
          <w:rFonts w:ascii="宋体" w:hAnsi="宋体"/>
          <w:szCs w:val="21"/>
        </w:rPr>
      </w:pPr>
      <w:r>
        <w:rPr>
          <w:rFonts w:hint="eastAsia" w:ascii="宋体" w:hAnsi="宋体"/>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14:paraId="7FB0152A">
      <w:pPr>
        <w:jc w:val="center"/>
      </w:pPr>
      <w:r>
        <w:t>---- END ----</w:t>
      </w:r>
      <w:bookmarkEnd w:id="106"/>
    </w:p>
    <w:p w14:paraId="4551887C"/>
    <w:p w14:paraId="2D7169CB">
      <w:pPr>
        <w:ind w:firstLine="420" w:firstLineChars="200"/>
        <w:rPr>
          <w:rFonts w:ascii="宋体" w:hAnsi="宋体"/>
          <w:szCs w:val="21"/>
        </w:rPr>
      </w:pPr>
    </w:p>
    <w:sectPr>
      <w:pgSz w:w="11907" w:h="16840"/>
      <w:pgMar w:top="1440" w:right="1797" w:bottom="1440" w:left="1797" w:header="851" w:footer="992" w:gutter="0"/>
      <w:cols w:space="720"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开起我亲爱的小耗子" w:date="2025-12-30T17:15:57Z" w:initials="">
    <w:p w14:paraId="305D4A31">
      <w:pPr>
        <w:pStyle w:val="19"/>
        <w:rPr>
          <w:rFonts w:hint="eastAsia" w:eastAsia="宋体"/>
          <w:lang w:val="en-US" w:eastAsia="zh-CN"/>
        </w:rPr>
      </w:pPr>
      <w:r>
        <w:rPr>
          <w:rFonts w:hint="eastAsia"/>
          <w:lang w:val="en-US" w:eastAsia="zh-CN"/>
        </w:rPr>
        <w:t>埋点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05D4A3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FC342C0-08C5-4C54-B261-114B12F98BCF}"/>
  </w:font>
  <w:font w:name="黑体">
    <w:panose1 w:val="02010609060101010101"/>
    <w:charset w:val="86"/>
    <w:family w:val="auto"/>
    <w:pitch w:val="default"/>
    <w:sig w:usb0="800002BF" w:usb1="38CF7CFA" w:usb2="00000016" w:usb3="00000000" w:csb0="00040001" w:csb1="00000000"/>
    <w:embedRegular r:id="rId2" w:fontKey="{662D8A98-CDAE-46F3-B839-0E59D1FA2EE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F368BBBB-1C6A-42E6-BEF1-E15E5AA39DD9}"/>
  </w:font>
  <w:font w:name="Arial Unicode MS">
    <w:altName w:val="宋体"/>
    <w:panose1 w:val="020B0604020202020204"/>
    <w:charset w:val="86"/>
    <w:family w:val="auto"/>
    <w:pitch w:val="default"/>
    <w:sig w:usb0="00000000" w:usb1="00000000" w:usb2="0000003F" w:usb3="00000000" w:csb0="003F01FF" w:csb1="00000000"/>
  </w:font>
  <w:font w:name="隶书">
    <w:altName w:val="微软雅黑"/>
    <w:panose1 w:val="02010509060101010101"/>
    <w:charset w:val="86"/>
    <w:family w:val="auto"/>
    <w:pitch w:val="default"/>
    <w:sig w:usb0="00000000" w:usb1="00000000" w:usb2="00000000" w:usb3="00000000" w:csb0="00040000" w:csb1="00000000"/>
  </w:font>
  <w:font w:name="monospace">
    <w:altName w:val="Noto Serif SC"/>
    <w:panose1 w:val="00000000000000000000"/>
    <w:charset w:val="00"/>
    <w:family w:val="auto"/>
    <w:pitch w:val="default"/>
    <w:sig w:usb0="00000000" w:usb1="00000000" w:usb2="00000000" w:usb3="00000000" w:csb0="00040001" w:csb1="00000000"/>
  </w:font>
  <w:font w:name="ksdb">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仿宋_GB2312">
    <w:altName w:val="仿宋"/>
    <w:panose1 w:val="02010609030101010101"/>
    <w:charset w:val="86"/>
    <w:family w:val="auto"/>
    <w:pitch w:val="default"/>
    <w:sig w:usb0="00000000" w:usb1="00000000" w:usb2="00000000" w:usb3="00000000" w:csb0="00040000" w:csb1="00000000"/>
    <w:embedRegular r:id="rId4" w:fontKey="{940700E3-9467-4C49-8103-A8F0888D6620}"/>
  </w:font>
  <w:font w:name="长城仿宋">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embedRegular r:id="rId5" w:fontKey="{42F4F25D-A269-41D2-9369-1B469A293FD7}"/>
  </w:font>
  <w:font w:name="Helvetica">
    <w:altName w:val="Arial"/>
    <w:panose1 w:val="020B0604020202020204"/>
    <w:charset w:val="00"/>
    <w:family w:val="auto"/>
    <w:pitch w:val="default"/>
    <w:sig w:usb0="00000000"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 w:name="文鼎粗黑">
    <w:altName w:val="黑体"/>
    <w:panose1 w:val="00000000000000000000"/>
    <w:charset w:val="86"/>
    <w:family w:val="auto"/>
    <w:pitch w:val="default"/>
    <w:sig w:usb0="00000000" w:usb1="00000000" w:usb2="00000010" w:usb3="00000000" w:csb0="00040000" w:csb1="00000000"/>
  </w:font>
  <w:font w:name="Arial (W1)">
    <w:altName w:val="Arial"/>
    <w:panose1 w:val="00000000000000000000"/>
    <w:charset w:val="00"/>
    <w:family w:val="auto"/>
    <w:pitch w:val="default"/>
    <w:sig w:usb0="00000000" w:usb1="00000000" w:usb2="00000009" w:usb3="00000000" w:csb0="000001FF" w:csb1="00000000"/>
  </w:font>
  <w:font w:name="Cambria">
    <w:panose1 w:val="02040503050406030204"/>
    <w:charset w:val="00"/>
    <w:family w:val="auto"/>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embedRegular r:id="rId6" w:fontKey="{82946B69-0CDD-4418-B4B9-C1AC1B6D53C2}"/>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auto"/>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auto"/>
    <w:pitch w:val="default"/>
    <w:sig w:usb0="00000000" w:usb1="00000000" w:usb2="00000000" w:usb3="00000000" w:csb0="00040000" w:csb1="00000000"/>
  </w:font>
  <w:font w:name="华文仿宋">
    <w:altName w:val="仿宋"/>
    <w:panose1 w:val="02010600040101010101"/>
    <w:charset w:val="86"/>
    <w:family w:val="auto"/>
    <w:pitch w:val="default"/>
    <w:sig w:usb0="00000000" w:usb1="00000000" w:usb2="00000000" w:usb3="00000000" w:csb0="0004009F" w:csb1="DFD70000"/>
    <w:embedRegular r:id="rId7" w:fontKey="{F632F0A4-E028-4D1C-AD87-EC6D78032C5C}"/>
  </w:font>
  <w:font w:name="方正小标宋简体">
    <w:altName w:val="黑体"/>
    <w:panose1 w:val="02000000000000000000"/>
    <w:charset w:val="86"/>
    <w:family w:val="auto"/>
    <w:pitch w:val="default"/>
    <w:sig w:usb0="00000000" w:usb1="00000000" w:usb2="00000012" w:usb3="00000000" w:csb0="00040001" w:csb1="00000000"/>
    <w:embedRegular r:id="rId8" w:fontKey="{BFA2D298-06CB-4940-84EA-F3FDD7A7CC26}"/>
  </w:font>
  <w:font w:name="微软雅黑">
    <w:panose1 w:val="020B0503020204020204"/>
    <w:charset w:val="86"/>
    <w:family w:val="auto"/>
    <w:pitch w:val="default"/>
    <w:sig w:usb0="80000287" w:usb1="2ACF3C50" w:usb2="00000016" w:usb3="00000000" w:csb0="0004001F" w:csb1="00000000"/>
  </w:font>
  <w:font w:name="Noto Serif SC">
    <w:panose1 w:val="02020200000000000000"/>
    <w:charset w:val="86"/>
    <w:family w:val="auto"/>
    <w:pitch w:val="default"/>
    <w:sig w:usb0="20000083" w:usb1="2ADF3C10" w:usb2="00000016" w:usb3="00000000" w:csb0="60060107"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67A26">
    <w:pPr>
      <w:pStyle w:val="28"/>
      <w:framePr w:wrap="around" w:vAnchor="text" w:hAnchor="margin" w:xAlign="center" w:y="1"/>
      <w:rPr>
        <w:rStyle w:val="47"/>
      </w:rPr>
    </w:pPr>
    <w:r>
      <w:t xml:space="preserve">- </w:t>
    </w:r>
    <w:r>
      <w:fldChar w:fldCharType="begin"/>
    </w:r>
    <w:r>
      <w:instrText xml:space="preserve"> PAGE </w:instrText>
    </w:r>
    <w:r>
      <w:fldChar w:fldCharType="separate"/>
    </w:r>
    <w:r>
      <w:t>53</w:t>
    </w:r>
    <w:r>
      <w:fldChar w:fldCharType="end"/>
    </w:r>
    <w:r>
      <w:t xml:space="preserve"> -</w:t>
    </w:r>
  </w:p>
  <w:p w14:paraId="766C5998">
    <w:pPr>
      <w:pStyle w:val="2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4CDBC">
    <w:pPr>
      <w:pStyle w:val="28"/>
      <w:framePr w:wrap="around" w:vAnchor="text" w:hAnchor="margin" w:xAlign="center" w:y="1"/>
      <w:rPr>
        <w:rStyle w:val="47"/>
      </w:rPr>
    </w:pPr>
  </w:p>
  <w:p w14:paraId="23852DDB">
    <w:pPr>
      <w:pStyle w:val="2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CD815">
    <w:pPr>
      <w:pStyle w:val="29"/>
      <w:pBdr>
        <w:top w:val="none" w:color="auto" w:sz="0" w:space="0"/>
        <w:left w:val="none" w:color="auto" w:sz="0" w:space="0"/>
        <w:bottom w:val="none" w:color="auto" w:sz="0" w:space="0"/>
        <w:right w:val="none" w:color="auto" w:sz="0" w:space="0"/>
        <w:between w:val="none" w:color="auto" w:sz="0" w:space="0"/>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2"/>
      <w:numFmt w:val="decimal"/>
      <w:suff w:val="nothing"/>
      <w:lvlText w:val="%1、"/>
      <w:lvlJc w:val="left"/>
    </w:lvl>
  </w:abstractNum>
  <w:abstractNum w:abstractNumId="1">
    <w:nsid w:val="B5E306ED"/>
    <w:multiLevelType w:val="multilevel"/>
    <w:tmpl w:val="B5E306ED"/>
    <w:lvl w:ilvl="0" w:tentative="0">
      <w:start w:val="1"/>
      <w:numFmt w:val="chineseCountingThousand"/>
      <w:pStyle w:val="128"/>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BF205925"/>
    <w:multiLevelType w:val="multilevel"/>
    <w:tmpl w:val="BF205925"/>
    <w:lvl w:ilvl="0" w:tentative="0">
      <w:start w:val="1"/>
      <w:numFmt w:val="bullet"/>
      <w:pStyle w:val="115"/>
      <w:lvlText w:val=""/>
      <w:lvlJc w:val="left"/>
      <w:pPr>
        <w:tabs>
          <w:tab w:val="left" w:pos="420"/>
        </w:tabs>
        <w:ind w:left="420" w:hanging="420"/>
      </w:pPr>
      <w:rPr>
        <w:rFonts w:hint="default" w:ascii="Wingdings" w:hAnsi="Wingdings"/>
      </w:rPr>
    </w:lvl>
    <w:lvl w:ilvl="1" w:tentative="0">
      <w:start w:val="1"/>
      <w:numFmt w:val="bullet"/>
      <w:pStyle w:val="114"/>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CF092B84"/>
    <w:multiLevelType w:val="singleLevel"/>
    <w:tmpl w:val="CF092B84"/>
    <w:lvl w:ilvl="0" w:tentative="0">
      <w:start w:val="1"/>
      <w:numFmt w:val="decimal"/>
      <w:pStyle w:val="76"/>
      <w:lvlText w:val="%1."/>
      <w:lvlJc w:val="left"/>
      <w:pPr>
        <w:tabs>
          <w:tab w:val="left" w:pos="2040"/>
        </w:tabs>
        <w:ind w:left="2040" w:hanging="360"/>
      </w:pPr>
    </w:lvl>
  </w:abstractNum>
  <w:abstractNum w:abstractNumId="4">
    <w:nsid w:val="0053208E"/>
    <w:multiLevelType w:val="singleLevel"/>
    <w:tmpl w:val="0053208E"/>
    <w:lvl w:ilvl="0" w:tentative="0">
      <w:start w:val="1"/>
      <w:numFmt w:val="bullet"/>
      <w:pStyle w:val="17"/>
      <w:lvlText w:val=""/>
      <w:lvlJc w:val="left"/>
      <w:pPr>
        <w:tabs>
          <w:tab w:val="left" w:pos="360"/>
        </w:tabs>
        <w:ind w:left="360" w:hanging="360"/>
      </w:pPr>
      <w:rPr>
        <w:rFonts w:hint="default" w:ascii="Wingdings" w:hAnsi="Wingdings"/>
      </w:rPr>
    </w:lvl>
  </w:abstractNum>
  <w:abstractNum w:abstractNumId="5">
    <w:nsid w:val="0248C179"/>
    <w:multiLevelType w:val="singleLevel"/>
    <w:tmpl w:val="0248C179"/>
    <w:lvl w:ilvl="0" w:tentative="0">
      <w:start w:val="1"/>
      <w:numFmt w:val="decimal"/>
      <w:suff w:val="nothing"/>
      <w:lvlText w:val="%1、"/>
      <w:lvlJc w:val="left"/>
    </w:lvl>
  </w:abstractNum>
  <w:abstractNum w:abstractNumId="6">
    <w:nsid w:val="03D62ECE"/>
    <w:multiLevelType w:val="multilevel"/>
    <w:tmpl w:val="03D62ECE"/>
    <w:lvl w:ilvl="0" w:tentative="0">
      <w:start w:val="1"/>
      <w:numFmt w:val="bullet"/>
      <w:pStyle w:val="174"/>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7">
    <w:nsid w:val="25B654F3"/>
    <w:multiLevelType w:val="singleLevel"/>
    <w:tmpl w:val="25B654F3"/>
    <w:lvl w:ilvl="0" w:tentative="0">
      <w:start w:val="3"/>
      <w:numFmt w:val="decimal"/>
      <w:suff w:val="nothing"/>
      <w:lvlText w:val="（%1）"/>
      <w:lvlJc w:val="left"/>
    </w:lvl>
  </w:abstractNum>
  <w:abstractNum w:abstractNumId="8">
    <w:nsid w:val="2A8F537B"/>
    <w:multiLevelType w:val="multilevel"/>
    <w:tmpl w:val="2A8F537B"/>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59ADCABA"/>
    <w:multiLevelType w:val="multilevel"/>
    <w:tmpl w:val="59ADCABA"/>
    <w:lvl w:ilvl="0" w:tentative="0">
      <w:start w:val="1"/>
      <w:numFmt w:val="bullet"/>
      <w:pStyle w:val="92"/>
      <w:lvlText w:val=""/>
      <w:lvlJc w:val="left"/>
      <w:pPr>
        <w:tabs>
          <w:tab w:val="left" w:pos="840"/>
        </w:tabs>
        <w:ind w:left="840" w:hanging="420"/>
      </w:pPr>
      <w:rPr>
        <w:rFonts w:hint="default" w:ascii="Wingdings" w:hAnsi="Wingdings"/>
      </w:rPr>
    </w:lvl>
    <w:lvl w:ilvl="1" w:tentative="0">
      <w:start w:val="1"/>
      <w:numFmt w:val="bullet"/>
      <w:pStyle w:val="93"/>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0">
    <w:nsid w:val="6895A02B"/>
    <w:multiLevelType w:val="singleLevel"/>
    <w:tmpl w:val="6895A02B"/>
    <w:lvl w:ilvl="0" w:tentative="0">
      <w:start w:val="1"/>
      <w:numFmt w:val="decimal"/>
      <w:lvlText w:val="%1."/>
      <w:lvlJc w:val="left"/>
      <w:pPr>
        <w:tabs>
          <w:tab w:val="left" w:pos="312"/>
        </w:tabs>
      </w:p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10"/>
  </w:num>
  <w:num w:numId="8">
    <w:abstractNumId w:val="7"/>
  </w:num>
  <w:num w:numId="9">
    <w:abstractNumId w:val="5"/>
  </w:num>
  <w:num w:numId="10">
    <w:abstractNumId w:val="0"/>
  </w:num>
  <w:num w:numId="11">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开起我亲爱的小耗子">
    <w15:presenceInfo w15:providerId="WPS Office" w15:userId="16171805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trackRevisions w:val="1"/>
  <w:documentProtection w:enforcement="0"/>
  <w:defaultTabStop w:val="420"/>
  <w:drawingGridHorizontalSpacing w:val="105"/>
  <w:drawingGridVerticalSpacing w:val="156"/>
  <w:noPunctuationKerning w:val="1"/>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3ZjU2M2NjZmFlYmQwYTc0ZDZkMjFmM2ExNmI5ZTQifQ=="/>
  </w:docVars>
  <w:rsids>
    <w:rsidRoot w:val="00000000"/>
    <w:rsid w:val="2DD330C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qFormat="1" w:uiPriority="0" w:semiHidden="0" w:name="HTML Acronym"/>
    <w:lsdException w:uiPriority="0" w:name="HTML Address"/>
    <w:lsdException w:qFormat="1" w:uiPriority="0" w:semiHidden="0" w:name="HTML Cite"/>
    <w:lsdException w:uiPriority="0" w:semiHidden="0" w:name="HTML Code"/>
    <w:lsdException w:uiPriority="0" w:semiHidden="0" w:name="HTML Definition"/>
    <w:lsdException w:uiPriority="0" w:semiHidden="0" w:name="HTML Keyboard"/>
    <w:lsdException w:qFormat="1" w:unhideWhenUsed="0" w:uiPriority="0" w:semiHidden="0" w:name="HTML Preformatted"/>
    <w:lsdException w:uiPriority="0" w:semiHidden="0" w:name="HTML Sample"/>
    <w:lsdException w:uiPriority="99" w:semiHidden="0" w:name="HTML Typewriter"/>
    <w:lsdException w:uiPriority="0" w:semiHidden="0" w:name="HTML Variable"/>
    <w:lsdException w:qFormat="1" w:uiPriority="99" w:semiHidden="0"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3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link w:val="61"/>
    <w:qFormat/>
    <w:uiPriority w:val="0"/>
    <w:pPr>
      <w:spacing w:before="340" w:after="330" w:line="360" w:lineRule="auto"/>
      <w:jc w:val="center"/>
      <w:outlineLvl w:val="0"/>
    </w:pPr>
    <w:rPr>
      <w:rFonts w:eastAsia="黑体"/>
      <w:kern w:val="44"/>
      <w:szCs w:val="44"/>
    </w:rPr>
  </w:style>
  <w:style w:type="paragraph" w:styleId="5">
    <w:name w:val="heading 2"/>
    <w:next w:val="6"/>
    <w:link w:val="62"/>
    <w:qFormat/>
    <w:uiPriority w:val="0"/>
    <w:pPr>
      <w:adjustRightInd w:val="0"/>
      <w:jc w:val="center"/>
      <w:textAlignment w:val="baseline"/>
      <w:outlineLvl w:val="1"/>
    </w:pPr>
    <w:rPr>
      <w:rFonts w:ascii="Times New Roman" w:hAnsi="Times New Roman" w:eastAsia="宋体" w:cs="Times New Roman"/>
      <w:kern w:val="0"/>
      <w:sz w:val="24"/>
      <w:szCs w:val="20"/>
    </w:rPr>
  </w:style>
  <w:style w:type="paragraph" w:styleId="4">
    <w:name w:val="heading 3"/>
    <w:next w:val="1"/>
    <w:link w:val="60"/>
    <w:qFormat/>
    <w:uiPriority w:val="9"/>
    <w:pPr>
      <w:spacing w:before="260" w:after="260" w:line="240" w:lineRule="auto"/>
      <w:outlineLvl w:val="2"/>
    </w:pPr>
    <w:rPr>
      <w:rFonts w:ascii="宋体" w:hAnsi="宋体" w:eastAsia="宋体" w:cs="Times New Roman"/>
      <w:szCs w:val="32"/>
    </w:rPr>
  </w:style>
  <w:style w:type="paragraph" w:styleId="6">
    <w:name w:val="heading 4"/>
    <w:basedOn w:val="1"/>
    <w:next w:val="1"/>
    <w:link w:val="63"/>
    <w:qFormat/>
    <w:uiPriority w:val="9"/>
    <w:pPr>
      <w:keepNext/>
      <w:keepLines/>
      <w:spacing w:before="280" w:after="290" w:line="376" w:lineRule="auto"/>
      <w:outlineLvl w:val="3"/>
    </w:pPr>
    <w:rPr>
      <w:rFonts w:ascii="Arial" w:hAnsi="Arial" w:eastAsia="黑体"/>
      <w:b/>
      <w:bCs/>
      <w:sz w:val="28"/>
      <w:szCs w:val="28"/>
    </w:rPr>
  </w:style>
  <w:style w:type="paragraph" w:styleId="7">
    <w:name w:val="heading 5"/>
    <w:basedOn w:val="1"/>
    <w:next w:val="8"/>
    <w:link w:val="64"/>
    <w:qFormat/>
    <w:uiPriority w:val="0"/>
    <w:pPr>
      <w:keepNext/>
      <w:keepLines/>
      <w:spacing w:before="280" w:after="290" w:line="376" w:lineRule="auto"/>
      <w:outlineLvl w:val="4"/>
    </w:pPr>
    <w:rPr>
      <w:b/>
      <w:sz w:val="28"/>
      <w:szCs w:val="20"/>
    </w:rPr>
  </w:style>
  <w:style w:type="paragraph" w:styleId="9">
    <w:name w:val="heading 6"/>
    <w:basedOn w:val="1"/>
    <w:next w:val="8"/>
    <w:link w:val="66"/>
    <w:qFormat/>
    <w:uiPriority w:val="0"/>
    <w:pPr>
      <w:keepNext/>
      <w:keepLines/>
      <w:spacing w:before="240" w:after="64" w:line="320" w:lineRule="auto"/>
      <w:outlineLvl w:val="5"/>
    </w:pPr>
    <w:rPr>
      <w:rFonts w:ascii="Arial" w:hAnsi="Arial" w:eastAsia="黑体"/>
      <w:b/>
      <w:sz w:val="24"/>
      <w:szCs w:val="20"/>
    </w:rPr>
  </w:style>
  <w:style w:type="paragraph" w:styleId="10">
    <w:name w:val="heading 7"/>
    <w:basedOn w:val="1"/>
    <w:next w:val="8"/>
    <w:link w:val="67"/>
    <w:qFormat/>
    <w:uiPriority w:val="0"/>
    <w:pPr>
      <w:keepNext/>
      <w:keepLines/>
      <w:spacing w:before="240" w:after="64" w:line="320" w:lineRule="auto"/>
      <w:outlineLvl w:val="6"/>
    </w:pPr>
    <w:rPr>
      <w:b/>
      <w:sz w:val="24"/>
      <w:szCs w:val="20"/>
    </w:rPr>
  </w:style>
  <w:style w:type="paragraph" w:styleId="11">
    <w:name w:val="heading 8"/>
    <w:basedOn w:val="1"/>
    <w:next w:val="8"/>
    <w:link w:val="68"/>
    <w:qFormat/>
    <w:uiPriority w:val="0"/>
    <w:pPr>
      <w:keepNext/>
      <w:keepLines/>
      <w:spacing w:before="240" w:after="64" w:line="320" w:lineRule="auto"/>
      <w:outlineLvl w:val="7"/>
    </w:pPr>
    <w:rPr>
      <w:rFonts w:ascii="Arial" w:hAnsi="Arial" w:eastAsia="黑体"/>
      <w:sz w:val="24"/>
      <w:szCs w:val="20"/>
    </w:rPr>
  </w:style>
  <w:style w:type="paragraph" w:styleId="12">
    <w:name w:val="heading 9"/>
    <w:basedOn w:val="1"/>
    <w:next w:val="8"/>
    <w:link w:val="69"/>
    <w:qFormat/>
    <w:uiPriority w:val="0"/>
    <w:pPr>
      <w:keepNext/>
      <w:keepLines/>
      <w:spacing w:before="240" w:after="64" w:line="320" w:lineRule="auto"/>
      <w:outlineLvl w:val="8"/>
    </w:pPr>
    <w:rPr>
      <w:rFonts w:ascii="Arial" w:hAnsi="Arial" w:eastAsia="黑体"/>
      <w:szCs w:val="20"/>
    </w:rPr>
  </w:style>
  <w:style w:type="character" w:default="1" w:styleId="45">
    <w:name w:val="Default Paragraph Font"/>
    <w:unhideWhenUsed/>
    <w:qFormat/>
    <w:uiPriority w:val="1"/>
  </w:style>
  <w:style w:type="table" w:default="1" w:styleId="43">
    <w:name w:val="Normal Table"/>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szCs w:val="20"/>
    </w:rPr>
  </w:style>
  <w:style w:type="paragraph" w:styleId="8">
    <w:name w:val="toc 8"/>
    <w:basedOn w:val="1"/>
    <w:next w:val="1"/>
    <w:link w:val="65"/>
    <w:semiHidden/>
    <w:qFormat/>
    <w:uiPriority w:val="0"/>
    <w:pPr>
      <w:ind w:left="1470"/>
      <w:jc w:val="left"/>
    </w:pPr>
    <w:rPr>
      <w:szCs w:val="21"/>
    </w:rPr>
  </w:style>
  <w:style w:type="paragraph" w:styleId="13">
    <w:name w:val="toc 7"/>
    <w:basedOn w:val="1"/>
    <w:next w:val="1"/>
    <w:semiHidden/>
    <w:qFormat/>
    <w:uiPriority w:val="0"/>
    <w:pPr>
      <w:ind w:left="1260"/>
      <w:jc w:val="left"/>
    </w:pPr>
    <w:rPr>
      <w:szCs w:val="21"/>
    </w:rPr>
  </w:style>
  <w:style w:type="paragraph" w:styleId="14">
    <w:name w:val="Normal Indent"/>
    <w:basedOn w:val="1"/>
    <w:next w:val="15"/>
    <w:qFormat/>
    <w:uiPriority w:val="0"/>
    <w:pPr>
      <w:ind w:firstLine="420"/>
    </w:pPr>
    <w:rPr>
      <w:szCs w:val="20"/>
    </w:rPr>
  </w:style>
  <w:style w:type="paragraph" w:customStyle="1" w:styleId="15">
    <w:name w:val="自定义正文"/>
    <w:basedOn w:val="1"/>
    <w:link w:val="70"/>
    <w:qFormat/>
    <w:uiPriority w:val="0"/>
    <w:pPr>
      <w:spacing w:afterLines="50"/>
      <w:ind w:left="600" w:leftChars="600"/>
    </w:pPr>
  </w:style>
  <w:style w:type="paragraph" w:styleId="16">
    <w:name w:val="caption"/>
    <w:basedOn w:val="1"/>
    <w:next w:val="1"/>
    <w:qFormat/>
    <w:uiPriority w:val="0"/>
    <w:pPr>
      <w:widowControl/>
      <w:spacing w:line="360" w:lineRule="auto"/>
      <w:ind w:firstLine="1940" w:firstLineChars="920"/>
      <w:jc w:val="left"/>
    </w:pPr>
    <w:rPr>
      <w:rFonts w:ascii="宋体" w:hAnsi="宋体"/>
      <w:b/>
      <w:bCs/>
      <w:kern w:val="0"/>
      <w:sz w:val="20"/>
      <w:szCs w:val="20"/>
    </w:rPr>
  </w:style>
  <w:style w:type="paragraph" w:styleId="17">
    <w:name w:val="List Bullet"/>
    <w:basedOn w:val="1"/>
    <w:qFormat/>
    <w:uiPriority w:val="0"/>
    <w:pPr>
      <w:numPr>
        <w:ilvl w:val="0"/>
        <w:numId w:val="1"/>
      </w:numPr>
    </w:pPr>
    <w:rPr>
      <w:szCs w:val="20"/>
    </w:rPr>
  </w:style>
  <w:style w:type="paragraph" w:styleId="18">
    <w:name w:val="Document Map"/>
    <w:basedOn w:val="1"/>
    <w:semiHidden/>
    <w:qFormat/>
    <w:uiPriority w:val="0"/>
    <w:pPr>
      <w:shd w:val="clear" w:color="auto" w:fill="000080"/>
    </w:pPr>
  </w:style>
  <w:style w:type="paragraph" w:styleId="19">
    <w:name w:val="annotation text"/>
    <w:basedOn w:val="1"/>
    <w:qFormat/>
    <w:uiPriority w:val="99"/>
    <w:pPr>
      <w:autoSpaceDE w:val="0"/>
      <w:autoSpaceDN w:val="0"/>
      <w:adjustRightInd w:val="0"/>
      <w:jc w:val="left"/>
      <w:textAlignment w:val="baseline"/>
    </w:pPr>
    <w:rPr>
      <w:rFonts w:ascii="宋体"/>
      <w:kern w:val="0"/>
      <w:sz w:val="34"/>
      <w:szCs w:val="20"/>
    </w:rPr>
  </w:style>
  <w:style w:type="paragraph" w:styleId="20">
    <w:name w:val="Body Text 3"/>
    <w:basedOn w:val="1"/>
    <w:qFormat/>
    <w:uiPriority w:val="0"/>
    <w:pPr>
      <w:spacing w:after="120"/>
    </w:pPr>
    <w:rPr>
      <w:sz w:val="16"/>
      <w:szCs w:val="16"/>
    </w:rPr>
  </w:style>
  <w:style w:type="paragraph" w:styleId="21">
    <w:name w:val="Body Text"/>
    <w:basedOn w:val="1"/>
    <w:qFormat/>
    <w:uiPriority w:val="0"/>
    <w:pPr>
      <w:spacing w:line="360" w:lineRule="auto"/>
    </w:pPr>
    <w:rPr>
      <w:b/>
      <w:bCs/>
      <w:sz w:val="24"/>
    </w:rPr>
  </w:style>
  <w:style w:type="paragraph" w:styleId="22">
    <w:name w:val="Body Text Indent"/>
    <w:basedOn w:val="1"/>
    <w:qFormat/>
    <w:uiPriority w:val="0"/>
    <w:pPr>
      <w:spacing w:line="360" w:lineRule="auto"/>
      <w:ind w:firstLine="420" w:firstLineChars="200"/>
    </w:pPr>
  </w:style>
  <w:style w:type="paragraph" w:styleId="23">
    <w:name w:val="toc 5"/>
    <w:basedOn w:val="1"/>
    <w:next w:val="1"/>
    <w:semiHidden/>
    <w:qFormat/>
    <w:uiPriority w:val="0"/>
    <w:pPr>
      <w:ind w:left="840"/>
      <w:jc w:val="left"/>
    </w:pPr>
    <w:rPr>
      <w:szCs w:val="21"/>
    </w:rPr>
  </w:style>
  <w:style w:type="paragraph" w:styleId="24">
    <w:name w:val="toc 3"/>
    <w:basedOn w:val="1"/>
    <w:next w:val="1"/>
    <w:semiHidden/>
    <w:qFormat/>
    <w:uiPriority w:val="0"/>
    <w:pPr>
      <w:ind w:left="420"/>
      <w:jc w:val="left"/>
    </w:pPr>
    <w:rPr>
      <w:i/>
      <w:iCs/>
    </w:rPr>
  </w:style>
  <w:style w:type="paragraph" w:styleId="25">
    <w:name w:val="Date"/>
    <w:basedOn w:val="1"/>
    <w:next w:val="1"/>
    <w:qFormat/>
    <w:uiPriority w:val="0"/>
    <w:rPr>
      <w:rFonts w:ascii="宋体" w:hAnsi="Courier New"/>
      <w:sz w:val="32"/>
      <w:szCs w:val="20"/>
    </w:rPr>
  </w:style>
  <w:style w:type="paragraph" w:styleId="26">
    <w:name w:val="Body Text Indent 2"/>
    <w:basedOn w:val="1"/>
    <w:qFormat/>
    <w:uiPriority w:val="0"/>
    <w:pPr>
      <w:spacing w:beforeLines="50" w:afterLines="50" w:line="120" w:lineRule="auto"/>
      <w:ind w:firstLine="840" w:firstLineChars="400"/>
      <w:jc w:val="left"/>
    </w:pPr>
    <w:rPr>
      <w:rFonts w:ascii="宋体" w:hAnsi="宋体"/>
    </w:rPr>
  </w:style>
  <w:style w:type="paragraph" w:styleId="27">
    <w:name w:val="Balloon Text"/>
    <w:basedOn w:val="1"/>
    <w:link w:val="71"/>
    <w:semiHidden/>
    <w:qFormat/>
    <w:uiPriority w:val="99"/>
    <w:rPr>
      <w:sz w:val="18"/>
      <w:szCs w:val="18"/>
    </w:rPr>
  </w:style>
  <w:style w:type="paragraph" w:styleId="28">
    <w:name w:val="footer"/>
    <w:basedOn w:val="1"/>
    <w:link w:val="72"/>
    <w:qFormat/>
    <w:uiPriority w:val="0"/>
    <w:pPr>
      <w:tabs>
        <w:tab w:val="center" w:pos="4153"/>
        <w:tab w:val="right" w:pos="8306"/>
      </w:tabs>
      <w:snapToGrid w:val="0"/>
      <w:jc w:val="left"/>
    </w:pPr>
    <w:rPr>
      <w:sz w:val="18"/>
      <w:szCs w:val="18"/>
    </w:rPr>
  </w:style>
  <w:style w:type="paragraph" w:styleId="29">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30">
    <w:name w:val="toc 1"/>
    <w:basedOn w:val="1"/>
    <w:next w:val="1"/>
    <w:semiHidden/>
    <w:qFormat/>
    <w:uiPriority w:val="0"/>
    <w:pPr>
      <w:spacing w:before="120" w:after="120"/>
      <w:jc w:val="left"/>
    </w:pPr>
    <w:rPr>
      <w:b/>
      <w:bCs/>
      <w:caps/>
    </w:rPr>
  </w:style>
  <w:style w:type="paragraph" w:styleId="31">
    <w:name w:val="toc 4"/>
    <w:basedOn w:val="1"/>
    <w:next w:val="1"/>
    <w:semiHidden/>
    <w:qFormat/>
    <w:uiPriority w:val="0"/>
    <w:pPr>
      <w:ind w:left="630"/>
      <w:jc w:val="left"/>
    </w:pPr>
    <w:rPr>
      <w:szCs w:val="21"/>
    </w:rPr>
  </w:style>
  <w:style w:type="paragraph" w:styleId="32">
    <w:name w:val="toc 6"/>
    <w:basedOn w:val="1"/>
    <w:next w:val="1"/>
    <w:semiHidden/>
    <w:qFormat/>
    <w:uiPriority w:val="0"/>
    <w:pPr>
      <w:ind w:left="1050"/>
      <w:jc w:val="left"/>
    </w:pPr>
    <w:rPr>
      <w:szCs w:val="21"/>
    </w:rPr>
  </w:style>
  <w:style w:type="paragraph" w:styleId="33">
    <w:name w:val="Body Text Indent 3"/>
    <w:basedOn w:val="1"/>
    <w:qFormat/>
    <w:uiPriority w:val="0"/>
    <w:pPr>
      <w:spacing w:line="360" w:lineRule="auto"/>
      <w:ind w:firstLine="482" w:firstLineChars="200"/>
    </w:pPr>
    <w:rPr>
      <w:rFonts w:ascii="宋体"/>
      <w:b/>
      <w:bCs/>
      <w:sz w:val="24"/>
    </w:rPr>
  </w:style>
  <w:style w:type="paragraph" w:styleId="34">
    <w:name w:val="toc 2"/>
    <w:basedOn w:val="1"/>
    <w:next w:val="1"/>
    <w:semiHidden/>
    <w:qFormat/>
    <w:uiPriority w:val="0"/>
    <w:pPr>
      <w:tabs>
        <w:tab w:val="right" w:leader="dot" w:pos="8296"/>
      </w:tabs>
      <w:ind w:left="210"/>
      <w:jc w:val="left"/>
    </w:pPr>
    <w:rPr>
      <w:smallCaps/>
    </w:rPr>
  </w:style>
  <w:style w:type="paragraph" w:styleId="35">
    <w:name w:val="toc 9"/>
    <w:basedOn w:val="1"/>
    <w:next w:val="1"/>
    <w:semiHidden/>
    <w:qFormat/>
    <w:uiPriority w:val="0"/>
    <w:pPr>
      <w:ind w:left="1680"/>
      <w:jc w:val="left"/>
    </w:pPr>
    <w:rPr>
      <w:szCs w:val="21"/>
    </w:rPr>
  </w:style>
  <w:style w:type="paragraph" w:styleId="36">
    <w:name w:val="Body Text 2"/>
    <w:basedOn w:val="1"/>
    <w:qFormat/>
    <w:uiPriority w:val="0"/>
    <w:pPr>
      <w:spacing w:line="360" w:lineRule="auto"/>
    </w:pPr>
    <w:rPr>
      <w:sz w:val="24"/>
    </w:rPr>
  </w:style>
  <w:style w:type="paragraph" w:styleId="37">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8">
    <w:name w:val="Normal (Web)"/>
    <w:basedOn w:val="1"/>
    <w:qFormat/>
    <w:uiPriority w:val="99"/>
    <w:rPr>
      <w:sz w:val="24"/>
    </w:rPr>
  </w:style>
  <w:style w:type="paragraph" w:styleId="39">
    <w:name w:val="index 1"/>
    <w:basedOn w:val="1"/>
    <w:next w:val="1"/>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0">
    <w:name w:val="Title"/>
    <w:basedOn w:val="1"/>
    <w:next w:val="1"/>
    <w:qFormat/>
    <w:uiPriority w:val="0"/>
    <w:pPr>
      <w:spacing w:before="240" w:after="60"/>
      <w:jc w:val="center"/>
      <w:outlineLvl w:val="0"/>
    </w:pPr>
    <w:rPr>
      <w:rFonts w:ascii="Arial" w:hAnsi="Arial" w:eastAsia="隶书" w:cs="Arial"/>
      <w:b/>
      <w:bCs/>
      <w:sz w:val="32"/>
      <w:szCs w:val="32"/>
    </w:rPr>
  </w:style>
  <w:style w:type="paragraph" w:styleId="41">
    <w:name w:val="annotation subject"/>
    <w:basedOn w:val="19"/>
    <w:qFormat/>
    <w:uiPriority w:val="99"/>
    <w:pPr>
      <w:autoSpaceDE/>
      <w:autoSpaceDN/>
      <w:adjustRightInd/>
      <w:textAlignment w:val="auto"/>
    </w:pPr>
    <w:rPr>
      <w:rFonts w:ascii="Times New Roman"/>
      <w:b/>
      <w:bCs/>
      <w:kern w:val="2"/>
      <w:sz w:val="21"/>
      <w:szCs w:val="24"/>
    </w:rPr>
  </w:style>
  <w:style w:type="paragraph" w:styleId="42">
    <w:name w:val="Body Text First Indent"/>
    <w:basedOn w:val="21"/>
    <w:qFormat/>
    <w:uiPriority w:val="0"/>
    <w:pPr>
      <w:spacing w:after="120" w:line="240" w:lineRule="auto"/>
      <w:ind w:firstLine="420" w:firstLineChars="100"/>
    </w:pPr>
    <w:rPr>
      <w:sz w:val="21"/>
    </w:rPr>
  </w:style>
  <w:style w:type="table" w:styleId="44">
    <w:name w:val="Table Grid"/>
    <w:basedOn w:val="4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46">
    <w:name w:val="Strong"/>
    <w:qFormat/>
    <w:uiPriority w:val="0"/>
    <w:rPr>
      <w:b/>
      <w:bCs/>
    </w:rPr>
  </w:style>
  <w:style w:type="character" w:styleId="47">
    <w:name w:val="page number"/>
    <w:basedOn w:val="45"/>
    <w:qFormat/>
    <w:uiPriority w:val="0"/>
  </w:style>
  <w:style w:type="character" w:styleId="48">
    <w:name w:val="FollowedHyperlink"/>
    <w:basedOn w:val="45"/>
    <w:qFormat/>
    <w:uiPriority w:val="0"/>
    <w:rPr>
      <w:color w:val="5C5C5C"/>
      <w:u w:val="none"/>
    </w:rPr>
  </w:style>
  <w:style w:type="character" w:styleId="49">
    <w:name w:val="Emphasis"/>
    <w:basedOn w:val="45"/>
    <w:qFormat/>
    <w:uiPriority w:val="0"/>
    <w:rPr>
      <w:b/>
      <w:bCs/>
    </w:rPr>
  </w:style>
  <w:style w:type="character" w:styleId="50">
    <w:name w:val="HTML Definition"/>
    <w:basedOn w:val="45"/>
    <w:unhideWhenUsed/>
    <w:uiPriority w:val="0"/>
    <w:rPr>
      <w:color w:val="D6D6D6"/>
      <w:sz w:val="13"/>
      <w:szCs w:val="13"/>
    </w:rPr>
  </w:style>
  <w:style w:type="character" w:styleId="51">
    <w:name w:val="HTML Typewriter"/>
    <w:basedOn w:val="45"/>
    <w:unhideWhenUsed/>
    <w:uiPriority w:val="99"/>
    <w:rPr>
      <w:rFonts w:hint="default" w:ascii="monospace" w:hAnsi="monospace" w:eastAsia="monospace" w:cs="monospace"/>
      <w:sz w:val="20"/>
    </w:rPr>
  </w:style>
  <w:style w:type="character" w:styleId="52">
    <w:name w:val="HTML Acronym"/>
    <w:basedOn w:val="45"/>
    <w:unhideWhenUsed/>
    <w:qFormat/>
    <w:uiPriority w:val="0"/>
  </w:style>
  <w:style w:type="character" w:styleId="53">
    <w:name w:val="HTML Variable"/>
    <w:basedOn w:val="45"/>
    <w:unhideWhenUsed/>
    <w:uiPriority w:val="0"/>
  </w:style>
  <w:style w:type="character" w:styleId="54">
    <w:name w:val="Hyperlink"/>
    <w:basedOn w:val="45"/>
    <w:qFormat/>
    <w:uiPriority w:val="0"/>
    <w:rPr>
      <w:color w:val="5C5C5C"/>
      <w:u w:val="none"/>
    </w:rPr>
  </w:style>
  <w:style w:type="character" w:styleId="55">
    <w:name w:val="HTML Code"/>
    <w:basedOn w:val="45"/>
    <w:unhideWhenUsed/>
    <w:uiPriority w:val="0"/>
    <w:rPr>
      <w:rFonts w:hint="default" w:ascii="monospace" w:hAnsi="monospace" w:eastAsia="monospace" w:cs="monospace"/>
      <w:sz w:val="20"/>
    </w:rPr>
  </w:style>
  <w:style w:type="character" w:styleId="56">
    <w:name w:val="annotation reference"/>
    <w:basedOn w:val="45"/>
    <w:qFormat/>
    <w:uiPriority w:val="99"/>
    <w:rPr>
      <w:sz w:val="21"/>
      <w:szCs w:val="21"/>
    </w:rPr>
  </w:style>
  <w:style w:type="character" w:styleId="57">
    <w:name w:val="HTML Cite"/>
    <w:basedOn w:val="45"/>
    <w:unhideWhenUsed/>
    <w:qFormat/>
    <w:uiPriority w:val="0"/>
  </w:style>
  <w:style w:type="character" w:styleId="58">
    <w:name w:val="HTML Keyboard"/>
    <w:basedOn w:val="45"/>
    <w:unhideWhenUsed/>
    <w:uiPriority w:val="0"/>
    <w:rPr>
      <w:rFonts w:hint="default" w:ascii="monospace" w:hAnsi="monospace" w:eastAsia="monospace" w:cs="monospace"/>
      <w:sz w:val="20"/>
    </w:rPr>
  </w:style>
  <w:style w:type="character" w:styleId="59">
    <w:name w:val="HTML Sample"/>
    <w:basedOn w:val="45"/>
    <w:unhideWhenUsed/>
    <w:uiPriority w:val="0"/>
    <w:rPr>
      <w:rFonts w:ascii="monospace" w:hAnsi="monospace" w:eastAsia="monospace" w:cs="monospace"/>
    </w:rPr>
  </w:style>
  <w:style w:type="character" w:customStyle="1" w:styleId="60">
    <w:name w:val="标题 3 Char1"/>
    <w:link w:val="4"/>
    <w:qFormat/>
    <w:uiPriority w:val="9"/>
    <w:rPr>
      <w:rFonts w:ascii="宋体" w:hAnsi="宋体" w:eastAsia="宋体"/>
      <w:b/>
      <w:bCs/>
      <w:kern w:val="2"/>
      <w:sz w:val="28"/>
      <w:szCs w:val="32"/>
      <w:lang w:val="en-US" w:eastAsia="zh-CN" w:bidi="ar-SA"/>
    </w:rPr>
  </w:style>
  <w:style w:type="character" w:customStyle="1" w:styleId="61">
    <w:name w:val="标题 1 Char"/>
    <w:link w:val="3"/>
    <w:qFormat/>
    <w:uiPriority w:val="0"/>
    <w:rPr>
      <w:rFonts w:ascii="宋体" w:hAnsi="宋体" w:eastAsia="黑体"/>
      <w:b/>
      <w:bCs/>
      <w:kern w:val="44"/>
      <w:sz w:val="28"/>
      <w:szCs w:val="44"/>
      <w:lang w:val="en-US" w:eastAsia="zh-CN" w:bidi="ar-SA"/>
    </w:rPr>
  </w:style>
  <w:style w:type="character" w:customStyle="1" w:styleId="62">
    <w:name w:val="标题 2 Char"/>
    <w:link w:val="5"/>
    <w:qFormat/>
    <w:uiPriority w:val="0"/>
    <w:rPr>
      <w:rFonts w:ascii="宋体" w:hAnsi="宋体" w:eastAsia="宋体"/>
      <w:b/>
      <w:bCs/>
      <w:sz w:val="24"/>
      <w:lang w:val="en-US" w:eastAsia="zh-CN" w:bidi="ar-SA"/>
    </w:rPr>
  </w:style>
  <w:style w:type="character" w:customStyle="1" w:styleId="63">
    <w:name w:val="标题 4 Char"/>
    <w:link w:val="6"/>
    <w:qFormat/>
    <w:uiPriority w:val="9"/>
    <w:rPr>
      <w:rFonts w:ascii="Arial" w:hAnsi="Arial" w:eastAsia="黑体"/>
      <w:b/>
      <w:bCs/>
      <w:kern w:val="2"/>
      <w:sz w:val="28"/>
      <w:szCs w:val="28"/>
      <w:lang w:val="en-US" w:eastAsia="zh-CN" w:bidi="ar-SA"/>
    </w:rPr>
  </w:style>
  <w:style w:type="character" w:customStyle="1" w:styleId="64">
    <w:name w:val="标题 5 Char"/>
    <w:link w:val="7"/>
    <w:qFormat/>
    <w:uiPriority w:val="0"/>
    <w:rPr>
      <w:rFonts w:eastAsia="宋体"/>
      <w:b/>
      <w:kern w:val="2"/>
      <w:sz w:val="28"/>
      <w:lang w:val="en-US" w:eastAsia="zh-CN" w:bidi="ar-SA"/>
    </w:rPr>
  </w:style>
  <w:style w:type="character" w:customStyle="1" w:styleId="65">
    <w:name w:val="正文缩进 Char"/>
    <w:link w:val="8"/>
    <w:qFormat/>
    <w:uiPriority w:val="0"/>
    <w:rPr>
      <w:rFonts w:eastAsia="宋体"/>
      <w:kern w:val="2"/>
      <w:sz w:val="21"/>
      <w:lang w:val="en-US" w:eastAsia="zh-CN" w:bidi="ar-SA"/>
    </w:rPr>
  </w:style>
  <w:style w:type="character" w:customStyle="1" w:styleId="66">
    <w:name w:val="标题 6 Char"/>
    <w:link w:val="9"/>
    <w:qFormat/>
    <w:uiPriority w:val="0"/>
    <w:rPr>
      <w:rFonts w:ascii="Arial" w:hAnsi="Arial" w:eastAsia="黑体"/>
      <w:b/>
      <w:kern w:val="2"/>
      <w:sz w:val="24"/>
      <w:lang w:val="en-US" w:eastAsia="zh-CN" w:bidi="ar-SA"/>
    </w:rPr>
  </w:style>
  <w:style w:type="character" w:customStyle="1" w:styleId="67">
    <w:name w:val="标题 7 Char"/>
    <w:link w:val="10"/>
    <w:qFormat/>
    <w:uiPriority w:val="0"/>
    <w:rPr>
      <w:rFonts w:eastAsia="宋体"/>
      <w:b/>
      <w:kern w:val="2"/>
      <w:sz w:val="24"/>
      <w:lang w:val="en-US" w:eastAsia="zh-CN" w:bidi="ar-SA"/>
    </w:rPr>
  </w:style>
  <w:style w:type="character" w:customStyle="1" w:styleId="68">
    <w:name w:val="标题 8 Char"/>
    <w:link w:val="11"/>
    <w:qFormat/>
    <w:uiPriority w:val="0"/>
    <w:rPr>
      <w:rFonts w:ascii="Arial" w:hAnsi="Arial" w:eastAsia="黑体"/>
      <w:kern w:val="2"/>
      <w:sz w:val="24"/>
      <w:lang w:val="en-US" w:eastAsia="zh-CN" w:bidi="ar-SA"/>
    </w:rPr>
  </w:style>
  <w:style w:type="character" w:customStyle="1" w:styleId="69">
    <w:name w:val="标题 9 Char"/>
    <w:link w:val="12"/>
    <w:qFormat/>
    <w:uiPriority w:val="0"/>
    <w:rPr>
      <w:rFonts w:ascii="Arial" w:hAnsi="Arial" w:eastAsia="黑体"/>
      <w:kern w:val="2"/>
      <w:sz w:val="21"/>
      <w:lang w:val="en-US" w:eastAsia="zh-CN" w:bidi="ar-SA"/>
    </w:rPr>
  </w:style>
  <w:style w:type="character" w:customStyle="1" w:styleId="70">
    <w:name w:val="正文文本 Char"/>
    <w:link w:val="15"/>
    <w:qFormat/>
    <w:uiPriority w:val="0"/>
    <w:rPr>
      <w:rFonts w:eastAsia="宋体"/>
      <w:b/>
      <w:bCs/>
      <w:kern w:val="2"/>
      <w:sz w:val="24"/>
      <w:szCs w:val="24"/>
      <w:lang w:val="en-US" w:eastAsia="zh-CN" w:bidi="ar-SA"/>
    </w:rPr>
  </w:style>
  <w:style w:type="character" w:customStyle="1" w:styleId="71">
    <w:name w:val="页眉 Char"/>
    <w:link w:val="27"/>
    <w:qFormat/>
    <w:uiPriority w:val="99"/>
    <w:rPr>
      <w:rFonts w:eastAsia="宋体"/>
      <w:kern w:val="2"/>
      <w:sz w:val="18"/>
      <w:szCs w:val="18"/>
      <w:lang w:val="en-US" w:eastAsia="zh-CN" w:bidi="ar-SA"/>
    </w:rPr>
  </w:style>
  <w:style w:type="character" w:customStyle="1" w:styleId="72">
    <w:name w:val="页脚 Char"/>
    <w:link w:val="28"/>
    <w:qFormat/>
    <w:uiPriority w:val="0"/>
    <w:rPr>
      <w:rFonts w:eastAsia="宋体"/>
      <w:kern w:val="2"/>
      <w:sz w:val="18"/>
      <w:szCs w:val="18"/>
      <w:lang w:val="en-US" w:eastAsia="zh-CN" w:bidi="ar-SA"/>
    </w:rPr>
  </w:style>
  <w:style w:type="paragraph" w:styleId="73">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74">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75">
    <w:name w:val="标题 3 Char"/>
    <w:qFormat/>
    <w:uiPriority w:val="0"/>
    <w:rPr>
      <w:rFonts w:ascii="黑体" w:eastAsia="黑体"/>
      <w:bCs/>
      <w:sz w:val="30"/>
    </w:rPr>
  </w:style>
  <w:style w:type="paragraph" w:customStyle="1" w:styleId="76">
    <w:name w:val="样式41"/>
    <w:basedOn w:val="1"/>
    <w:qFormat/>
    <w:uiPriority w:val="0"/>
    <w:pPr>
      <w:numPr>
        <w:ilvl w:val="0"/>
        <w:numId w:val="2"/>
      </w:numPr>
      <w:tabs>
        <w:tab w:val="left" w:pos="945"/>
      </w:tabs>
      <w:spacing w:line="360" w:lineRule="auto"/>
    </w:pPr>
    <w:rPr>
      <w:b/>
      <w:color w:val="000000"/>
      <w:sz w:val="24"/>
      <w:szCs w:val="20"/>
    </w:rPr>
  </w:style>
  <w:style w:type="paragraph" w:customStyle="1" w:styleId="77">
    <w:name w:val="图"/>
    <w:basedOn w:val="1"/>
    <w:qFormat/>
    <w:uiPriority w:val="0"/>
    <w:pPr>
      <w:keepNext/>
      <w:adjustRightInd w:val="0"/>
      <w:snapToGrid w:val="0"/>
      <w:spacing w:before="60" w:after="60" w:line="300" w:lineRule="auto"/>
      <w:jc w:val="center"/>
    </w:pPr>
    <w:rPr>
      <w:spacing w:val="20"/>
      <w:kern w:val="0"/>
      <w:sz w:val="24"/>
      <w:szCs w:val="20"/>
    </w:rPr>
  </w:style>
  <w:style w:type="paragraph" w:customStyle="1" w:styleId="78">
    <w:name w:val="文档正文"/>
    <w:basedOn w:val="1"/>
    <w:qFormat/>
    <w:uiPriority w:val="0"/>
    <w:pPr>
      <w:adjustRightInd w:val="0"/>
      <w:spacing w:line="480" w:lineRule="atLeast"/>
      <w:ind w:firstLine="567" w:firstLineChars="200"/>
      <w:textAlignment w:val="baseline"/>
    </w:pPr>
    <w:rPr>
      <w:rFonts w:ascii="长城仿宋"/>
      <w:kern w:val="0"/>
      <w:szCs w:val="20"/>
    </w:rPr>
  </w:style>
  <w:style w:type="paragraph" w:customStyle="1" w:styleId="79">
    <w:name w:val="Char Char Char Char"/>
    <w:basedOn w:val="1"/>
    <w:link w:val="80"/>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80">
    <w:name w:val="标题 Char"/>
    <w:link w:val="79"/>
    <w:qFormat/>
    <w:uiPriority w:val="0"/>
    <w:rPr>
      <w:rFonts w:ascii="Arial" w:hAnsi="Arial" w:eastAsia="隶书" w:cs="Arial"/>
      <w:b/>
      <w:bCs/>
      <w:kern w:val="2"/>
      <w:sz w:val="32"/>
      <w:szCs w:val="32"/>
      <w:lang w:val="en-US" w:eastAsia="zh-CN" w:bidi="ar-SA"/>
    </w:rPr>
  </w:style>
  <w:style w:type="paragraph" w:customStyle="1" w:styleId="81">
    <w:name w:val="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82">
    <w:name w:val="Char Char Char Char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83">
    <w:name w:val="Table Contents"/>
    <w:basedOn w:val="1"/>
    <w:qFormat/>
    <w:uiPriority w:val="0"/>
    <w:pPr>
      <w:suppressAutoHyphens/>
      <w:autoSpaceDE w:val="0"/>
      <w:spacing w:after="120"/>
      <w:jc w:val="left"/>
    </w:pPr>
    <w:rPr>
      <w:rFonts w:ascii="Helvetica" w:hAnsi="Helvetica"/>
      <w:kern w:val="1"/>
      <w:sz w:val="20"/>
      <w:szCs w:val="20"/>
    </w:rPr>
  </w:style>
  <w:style w:type="paragraph" w:customStyle="1" w:styleId="84">
    <w:name w:val="Char Char Char Char Char"/>
    <w:basedOn w:val="1"/>
    <w:link w:val="85"/>
    <w:qFormat/>
    <w:uiPriority w:val="0"/>
    <w:rPr>
      <w:rFonts w:ascii="Tahoma" w:hAnsi="Tahoma"/>
      <w:sz w:val="24"/>
      <w:szCs w:val="20"/>
    </w:rPr>
  </w:style>
  <w:style w:type="character" w:customStyle="1" w:styleId="85">
    <w:name w:val="正文文本缩进 Char"/>
    <w:link w:val="84"/>
    <w:qFormat/>
    <w:uiPriority w:val="0"/>
    <w:rPr>
      <w:rFonts w:eastAsia="宋体"/>
      <w:kern w:val="2"/>
      <w:sz w:val="21"/>
      <w:szCs w:val="24"/>
      <w:lang w:val="en-US" w:eastAsia="zh-CN" w:bidi="ar-SA"/>
    </w:rPr>
  </w:style>
  <w:style w:type="paragraph" w:customStyle="1" w:styleId="86">
    <w:name w:val="小标题 1"/>
    <w:basedOn w:val="1"/>
    <w:qFormat/>
    <w:uiPriority w:val="0"/>
    <w:pPr>
      <w:autoSpaceDE w:val="0"/>
      <w:autoSpaceDN w:val="0"/>
      <w:adjustRightInd w:val="0"/>
      <w:spacing w:line="360" w:lineRule="atLeast"/>
    </w:pPr>
    <w:rPr>
      <w:rFonts w:ascii="文鼎粗黑" w:eastAsia="文鼎粗黑"/>
      <w:kern w:val="0"/>
      <w:sz w:val="22"/>
      <w:szCs w:val="20"/>
    </w:rPr>
  </w:style>
  <w:style w:type="paragraph" w:customStyle="1" w:styleId="87">
    <w:name w:val="Char Char"/>
    <w:basedOn w:val="1"/>
    <w:qFormat/>
    <w:uiPriority w:val="0"/>
    <w:rPr>
      <w:rFonts w:ascii="Tahoma" w:hAnsi="Tahoma"/>
      <w:sz w:val="24"/>
      <w:szCs w:val="20"/>
    </w:rPr>
  </w:style>
  <w:style w:type="paragraph" w:customStyle="1" w:styleId="88">
    <w:name w:val="È±Ê¡ÎÄ±¾"/>
    <w:basedOn w:val="1"/>
    <w:qFormat/>
    <w:uiPriority w:val="0"/>
    <w:pPr>
      <w:widowControl/>
      <w:overflowPunct w:val="0"/>
      <w:autoSpaceDE w:val="0"/>
      <w:autoSpaceDN w:val="0"/>
      <w:adjustRightInd w:val="0"/>
      <w:jc w:val="left"/>
      <w:textAlignment w:val="baseline"/>
    </w:pPr>
    <w:rPr>
      <w:kern w:val="0"/>
      <w:sz w:val="24"/>
      <w:szCs w:val="20"/>
    </w:rPr>
  </w:style>
  <w:style w:type="paragraph" w:customStyle="1" w:styleId="89">
    <w:name w:val="Char Char Char Char Char Char1 Char"/>
    <w:basedOn w:val="1"/>
    <w:qFormat/>
    <w:uiPriority w:val="0"/>
    <w:pPr>
      <w:widowControl/>
      <w:spacing w:after="160" w:line="240" w:lineRule="exact"/>
      <w:jc w:val="left"/>
    </w:pPr>
    <w:rPr>
      <w:rFonts w:ascii="Verdana" w:hAnsi="Verdana"/>
      <w:kern w:val="0"/>
      <w:szCs w:val="20"/>
      <w:lang w:eastAsia="en-US"/>
    </w:rPr>
  </w:style>
  <w:style w:type="paragraph" w:styleId="90">
    <w:name w:val="List Paragraph"/>
    <w:basedOn w:val="1"/>
    <w:qFormat/>
    <w:uiPriority w:val="34"/>
    <w:pPr>
      <w:ind w:firstLine="420" w:firstLineChars="200"/>
    </w:pPr>
    <w:rPr>
      <w:rFonts w:ascii="Calibri" w:hAnsi="Calibri"/>
      <w:szCs w:val="22"/>
    </w:rPr>
  </w:style>
  <w:style w:type="paragraph" w:customStyle="1" w:styleId="91">
    <w:name w:val="USE 1"/>
    <w:basedOn w:val="1"/>
    <w:qFormat/>
    <w:uiPriority w:val="0"/>
    <w:pPr>
      <w:spacing w:line="200" w:lineRule="atLeast"/>
      <w:jc w:val="left"/>
    </w:pPr>
    <w:rPr>
      <w:rFonts w:ascii="宋体" w:hAnsi="宋体"/>
      <w:b/>
      <w:sz w:val="24"/>
      <w:szCs w:val="28"/>
    </w:rPr>
  </w:style>
  <w:style w:type="paragraph" w:customStyle="1" w:styleId="92">
    <w:name w:val="RFI text from 3rd Level"/>
    <w:basedOn w:val="1"/>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93">
    <w:name w:val="正文文字缩进项目"/>
    <w:basedOn w:val="22"/>
    <w:link w:val="94"/>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character" w:customStyle="1" w:styleId="94">
    <w:name w:val="日期 Char"/>
    <w:link w:val="93"/>
    <w:qFormat/>
    <w:uiPriority w:val="0"/>
    <w:rPr>
      <w:rFonts w:ascii="宋体" w:hAnsi="Courier New" w:eastAsia="宋体"/>
      <w:kern w:val="2"/>
      <w:sz w:val="32"/>
      <w:lang w:val="en-US" w:eastAsia="zh-CN" w:bidi="ar-SA"/>
    </w:rPr>
  </w:style>
  <w:style w:type="paragraph" w:customStyle="1" w:styleId="95">
    <w:name w:val="样式 标题 2 + 段前: 13 磅 段后: 13 磅 行距: 单倍行距"/>
    <w:basedOn w:val="5"/>
    <w:link w:val="96"/>
    <w:qFormat/>
    <w:uiPriority w:val="0"/>
    <w:pPr>
      <w:adjustRightInd/>
      <w:spacing w:before="0" w:after="0"/>
      <w:jc w:val="both"/>
      <w:textAlignment w:val="auto"/>
    </w:pPr>
    <w:rPr>
      <w:rFonts w:ascii="Cambria" w:hAnsi="Cambria" w:cs="宋体"/>
      <w:kern w:val="2"/>
      <w:sz w:val="32"/>
    </w:rPr>
  </w:style>
  <w:style w:type="character" w:customStyle="1" w:styleId="96">
    <w:name w:val="正文首行缩进 Char"/>
    <w:link w:val="95"/>
    <w:qFormat/>
    <w:uiPriority w:val="0"/>
    <w:rPr>
      <w:rFonts w:eastAsia="宋体"/>
      <w:b/>
      <w:bCs/>
      <w:kern w:val="2"/>
      <w:sz w:val="21"/>
      <w:szCs w:val="24"/>
      <w:lang w:val="en-US" w:eastAsia="zh-CN" w:bidi="ar-SA"/>
    </w:rPr>
  </w:style>
  <w:style w:type="character" w:customStyle="1" w:styleId="97">
    <w:name w:val="H4 Char2"/>
    <w:qFormat/>
    <w:uiPriority w:val="0"/>
    <w:rPr>
      <w:rFonts w:ascii="Arial" w:hAnsi="Arial" w:eastAsia="黑体"/>
      <w:b/>
      <w:bCs/>
      <w:kern w:val="2"/>
      <w:sz w:val="28"/>
      <w:szCs w:val="28"/>
      <w:lang w:val="en-US" w:eastAsia="zh-CN" w:bidi="ar-SA"/>
    </w:rPr>
  </w:style>
  <w:style w:type="character" w:customStyle="1" w:styleId="98">
    <w:name w:val="第*章 Char"/>
    <w:qFormat/>
    <w:uiPriority w:val="0"/>
    <w:rPr>
      <w:rFonts w:ascii="Arial" w:hAnsi="Arial" w:eastAsia="黑体"/>
      <w:b/>
      <w:bCs/>
      <w:kern w:val="2"/>
      <w:sz w:val="32"/>
      <w:szCs w:val="32"/>
    </w:rPr>
  </w:style>
  <w:style w:type="character" w:customStyle="1" w:styleId="99">
    <w:name w:val="章标题1 Char"/>
    <w:qFormat/>
    <w:uiPriority w:val="0"/>
    <w:rPr>
      <w:rFonts w:eastAsia="宋体"/>
      <w:b/>
      <w:bCs/>
      <w:kern w:val="2"/>
      <w:sz w:val="32"/>
      <w:szCs w:val="32"/>
      <w:lang w:val="en-US" w:eastAsia="zh-CN" w:bidi="ar-SA"/>
    </w:rPr>
  </w:style>
  <w:style w:type="character" w:customStyle="1" w:styleId="100">
    <w:name w:val="HTML 预设格式 Char"/>
    <w:qFormat/>
    <w:uiPriority w:val="0"/>
    <w:rPr>
      <w:rFonts w:ascii="Arial Unicode MS" w:hAnsi="Arial Unicode MS" w:eastAsia="Arial Unicode MS"/>
      <w:color w:val="000000"/>
      <w:lang w:val="en-US" w:eastAsia="zh-CN" w:bidi="ar-SA"/>
    </w:rPr>
  </w:style>
  <w:style w:type="character" w:customStyle="1" w:styleId="101">
    <w:name w:val="纯文本 Char"/>
    <w:qFormat/>
    <w:uiPriority w:val="0"/>
    <w:rPr>
      <w:rFonts w:ascii="宋体" w:hAnsi="Courier New" w:eastAsia="宋体"/>
      <w:kern w:val="2"/>
      <w:sz w:val="21"/>
      <w:lang w:val="en-US" w:eastAsia="zh-CN" w:bidi="ar-SA"/>
    </w:rPr>
  </w:style>
  <w:style w:type="character" w:customStyle="1" w:styleId="102">
    <w:name w:val="正文文字首行缩进 Char"/>
    <w:qFormat/>
    <w:uiPriority w:val="0"/>
    <w:rPr>
      <w:kern w:val="2"/>
      <w:sz w:val="21"/>
      <w:szCs w:val="24"/>
    </w:rPr>
  </w:style>
  <w:style w:type="character" w:customStyle="1" w:styleId="103">
    <w:name w:val="正文文本缩进 2 Char"/>
    <w:qFormat/>
    <w:uiPriority w:val="0"/>
    <w:rPr>
      <w:rFonts w:ascii="宋体" w:hAnsi="宋体" w:eastAsia="宋体"/>
      <w:kern w:val="2"/>
      <w:sz w:val="21"/>
      <w:szCs w:val="24"/>
      <w:lang w:val="en-US" w:eastAsia="zh-CN" w:bidi="ar-SA"/>
    </w:rPr>
  </w:style>
  <w:style w:type="character" w:customStyle="1" w:styleId="104">
    <w:name w:val="正文文本缩进 3 Char"/>
    <w:qFormat/>
    <w:uiPriority w:val="0"/>
    <w:rPr>
      <w:rFonts w:ascii="宋体" w:eastAsia="宋体"/>
      <w:b/>
      <w:bCs/>
      <w:kern w:val="2"/>
      <w:sz w:val="24"/>
      <w:szCs w:val="24"/>
      <w:lang w:val="en-US" w:eastAsia="zh-CN" w:bidi="ar-SA"/>
    </w:rPr>
  </w:style>
  <w:style w:type="character" w:customStyle="1" w:styleId="105">
    <w:name w:val="正文文本 2 Char"/>
    <w:qFormat/>
    <w:uiPriority w:val="0"/>
    <w:rPr>
      <w:rFonts w:eastAsia="宋体"/>
      <w:kern w:val="2"/>
      <w:sz w:val="24"/>
      <w:szCs w:val="24"/>
      <w:lang w:val="en-US" w:eastAsia="zh-CN" w:bidi="ar-SA"/>
    </w:rPr>
  </w:style>
  <w:style w:type="character" w:customStyle="1" w:styleId="106">
    <w:name w:val="正文文本 3 Char"/>
    <w:qFormat/>
    <w:uiPriority w:val="0"/>
    <w:rPr>
      <w:rFonts w:eastAsia="宋体"/>
      <w:kern w:val="2"/>
      <w:sz w:val="16"/>
      <w:szCs w:val="16"/>
      <w:lang w:val="en-US" w:eastAsia="zh-CN" w:bidi="ar-SA"/>
    </w:rPr>
  </w:style>
  <w:style w:type="character" w:customStyle="1" w:styleId="107">
    <w:name w:val="批注框文本 Char"/>
    <w:semiHidden/>
    <w:qFormat/>
    <w:uiPriority w:val="99"/>
    <w:rPr>
      <w:rFonts w:eastAsia="宋体"/>
      <w:kern w:val="2"/>
      <w:sz w:val="18"/>
      <w:szCs w:val="18"/>
      <w:lang w:val="en-US" w:eastAsia="zh-CN" w:bidi="ar-SA"/>
    </w:rPr>
  </w:style>
  <w:style w:type="paragraph" w:customStyle="1" w:styleId="108">
    <w:name w:val="样式1"/>
    <w:basedOn w:val="40"/>
    <w:qFormat/>
    <w:uiPriority w:val="0"/>
    <w:pPr>
      <w:spacing w:before="120" w:after="120"/>
    </w:pPr>
    <w:rPr>
      <w:rFonts w:eastAsia="黑体"/>
      <w:b w:val="0"/>
      <w:sz w:val="30"/>
      <w:szCs w:val="21"/>
    </w:rPr>
  </w:style>
  <w:style w:type="paragraph" w:customStyle="1" w:styleId="109">
    <w:name w:val="样式2"/>
    <w:basedOn w:val="40"/>
    <w:qFormat/>
    <w:uiPriority w:val="0"/>
    <w:pPr>
      <w:spacing w:before="120" w:after="120"/>
    </w:pPr>
    <w:rPr>
      <w:rFonts w:eastAsia="黑体"/>
      <w:b w:val="0"/>
      <w:sz w:val="30"/>
      <w:szCs w:val="30"/>
    </w:rPr>
  </w:style>
  <w:style w:type="character" w:customStyle="1" w:styleId="110">
    <w:name w:val="标题 3 Char Char"/>
    <w:qFormat/>
    <w:uiPriority w:val="0"/>
    <w:rPr>
      <w:rFonts w:eastAsia="宋体"/>
      <w:b/>
      <w:bCs/>
      <w:kern w:val="2"/>
      <w:sz w:val="32"/>
      <w:szCs w:val="32"/>
      <w:lang w:val="en-US" w:eastAsia="zh-CN" w:bidi="ar-SA"/>
    </w:rPr>
  </w:style>
  <w:style w:type="paragraph" w:customStyle="1" w:styleId="111">
    <w:name w:val="Char Char Char Char Char Char1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12">
    <w:name w:val="cont"/>
    <w:basedOn w:val="1"/>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13">
    <w:name w:val="--规划正文"/>
    <w:basedOn w:val="1"/>
    <w:qFormat/>
    <w:uiPriority w:val="0"/>
    <w:pPr>
      <w:spacing w:line="360" w:lineRule="auto"/>
      <w:ind w:firstLine="200" w:firstLineChars="200"/>
    </w:pPr>
    <w:rPr>
      <w:szCs w:val="20"/>
    </w:rPr>
  </w:style>
  <w:style w:type="paragraph" w:customStyle="1" w:styleId="114">
    <w:name w:val="设计依据"/>
    <w:basedOn w:val="21"/>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15">
    <w:name w:val="方案要点"/>
    <w:basedOn w:val="1"/>
    <w:qFormat/>
    <w:uiPriority w:val="0"/>
    <w:pPr>
      <w:numPr>
        <w:ilvl w:val="0"/>
        <w:numId w:val="4"/>
      </w:numPr>
      <w:spacing w:line="360" w:lineRule="auto"/>
    </w:pPr>
    <w:rPr>
      <w:rFonts w:ascii="仿宋_GB2312" w:hAnsi="宋体" w:eastAsia="仿宋_GB2312"/>
      <w:color w:val="000000"/>
      <w:sz w:val="28"/>
      <w:szCs w:val="28"/>
    </w:rPr>
  </w:style>
  <w:style w:type="paragraph" w:customStyle="1" w:styleId="116">
    <w:name w:val="样式4"/>
    <w:basedOn w:val="1"/>
    <w:qFormat/>
    <w:uiPriority w:val="0"/>
    <w:pPr>
      <w:tabs>
        <w:tab w:val="left" w:pos="842"/>
      </w:tabs>
      <w:spacing w:line="360" w:lineRule="auto"/>
      <w:ind w:left="842" w:hanging="420"/>
    </w:pPr>
    <w:rPr>
      <w:sz w:val="24"/>
    </w:rPr>
  </w:style>
  <w:style w:type="paragraph" w:customStyle="1" w:styleId="117">
    <w:name w:val="文字"/>
    <w:basedOn w:val="1"/>
    <w:qFormat/>
    <w:uiPriority w:val="0"/>
    <w:pPr>
      <w:tabs>
        <w:tab w:val="left" w:pos="8520"/>
      </w:tabs>
      <w:spacing w:line="312" w:lineRule="auto"/>
      <w:ind w:right="-210" w:firstLine="556"/>
    </w:pPr>
    <w:rPr>
      <w:rFonts w:ascii="宋体"/>
      <w:sz w:val="28"/>
      <w:szCs w:val="20"/>
    </w:rPr>
  </w:style>
  <w:style w:type="paragraph" w:customStyle="1" w:styleId="118">
    <w:name w:val="--规划-表格-居左"/>
    <w:basedOn w:val="113"/>
    <w:qFormat/>
    <w:uiPriority w:val="0"/>
    <w:pPr>
      <w:spacing w:line="240" w:lineRule="auto"/>
      <w:ind w:firstLine="0" w:firstLineChars="0"/>
    </w:pPr>
    <w:rPr>
      <w:sz w:val="20"/>
    </w:rPr>
  </w:style>
  <w:style w:type="paragraph" w:customStyle="1" w:styleId="119">
    <w:name w:val="--规划-表格-居中"/>
    <w:basedOn w:val="113"/>
    <w:qFormat/>
    <w:uiPriority w:val="0"/>
    <w:pPr>
      <w:spacing w:line="240" w:lineRule="auto"/>
      <w:ind w:firstLine="0" w:firstLineChars="0"/>
      <w:jc w:val="center"/>
    </w:pPr>
    <w:rPr>
      <w:sz w:val="20"/>
    </w:rPr>
  </w:style>
  <w:style w:type="paragraph" w:customStyle="1" w:styleId="120">
    <w:name w:val="--编号内缩进"/>
    <w:basedOn w:val="1"/>
    <w:qFormat/>
    <w:uiPriority w:val="0"/>
    <w:pPr>
      <w:spacing w:line="360" w:lineRule="auto"/>
      <w:ind w:left="420" w:firstLine="200" w:firstLineChars="200"/>
    </w:pPr>
    <w:rPr>
      <w:szCs w:val="21"/>
    </w:rPr>
  </w:style>
  <w:style w:type="paragraph" w:customStyle="1" w:styleId="121">
    <w:name w:val="--规划-题注"/>
    <w:basedOn w:val="1"/>
    <w:qFormat/>
    <w:uiPriority w:val="0"/>
    <w:pPr>
      <w:spacing w:line="360" w:lineRule="auto"/>
      <w:jc w:val="center"/>
    </w:pPr>
    <w:rPr>
      <w:rFonts w:eastAsia="黑体"/>
    </w:rPr>
  </w:style>
  <w:style w:type="paragraph" w:customStyle="1" w:styleId="122">
    <w:name w:val="--规划-图和表"/>
    <w:qFormat/>
    <w:uiPriority w:val="0"/>
    <w:pPr>
      <w:jc w:val="center"/>
    </w:pPr>
    <w:rPr>
      <w:rFonts w:ascii="Times New Roman" w:hAnsi="Times New Roman" w:eastAsia="宋体" w:cs="Times New Roman"/>
      <w:kern w:val="2"/>
      <w:sz w:val="21"/>
      <w:lang w:val="en-US" w:eastAsia="zh-CN" w:bidi="ar-SA"/>
    </w:rPr>
  </w:style>
  <w:style w:type="paragraph" w:customStyle="1" w:styleId="123">
    <w:name w:val="--规划-小标题"/>
    <w:basedOn w:val="1"/>
    <w:qFormat/>
    <w:uiPriority w:val="0"/>
    <w:pPr>
      <w:keepNext/>
      <w:keepLines/>
      <w:spacing w:line="360" w:lineRule="auto"/>
      <w:outlineLvl w:val="4"/>
    </w:pPr>
    <w:rPr>
      <w:rFonts w:eastAsia="黑体"/>
    </w:rPr>
  </w:style>
  <w:style w:type="paragraph" w:customStyle="1" w:styleId="124">
    <w:name w:val="--规划正文 Char"/>
    <w:basedOn w:val="1"/>
    <w:qFormat/>
    <w:uiPriority w:val="0"/>
    <w:pPr>
      <w:spacing w:line="360" w:lineRule="auto"/>
      <w:ind w:firstLine="200" w:firstLineChars="200"/>
    </w:pPr>
    <w:rPr>
      <w:sz w:val="24"/>
    </w:rPr>
  </w:style>
  <w:style w:type="paragraph" w:customStyle="1" w:styleId="125">
    <w:name w:val="缺省文本"/>
    <w:basedOn w:val="1"/>
    <w:qFormat/>
    <w:uiPriority w:val="0"/>
    <w:pPr>
      <w:autoSpaceDE w:val="0"/>
      <w:autoSpaceDN w:val="0"/>
      <w:adjustRightInd w:val="0"/>
      <w:jc w:val="left"/>
    </w:pPr>
    <w:rPr>
      <w:kern w:val="0"/>
    </w:rPr>
  </w:style>
  <w:style w:type="paragraph" w:customStyle="1" w:styleId="126">
    <w:name w:val="封面文档标题"/>
    <w:basedOn w:val="1"/>
    <w:qFormat/>
    <w:uiPriority w:val="0"/>
    <w:pPr>
      <w:autoSpaceDE w:val="0"/>
      <w:autoSpaceDN w:val="0"/>
      <w:adjustRightInd w:val="0"/>
      <w:spacing w:line="360" w:lineRule="auto"/>
      <w:jc w:val="center"/>
    </w:pPr>
    <w:rPr>
      <w:rFonts w:ascii="Arial" w:hAnsi="Arial"/>
      <w:b/>
      <w:kern w:val="0"/>
      <w:sz w:val="56"/>
    </w:rPr>
  </w:style>
  <w:style w:type="character" w:customStyle="1" w:styleId="127">
    <w:name w:val="--规划正文 Char Char"/>
    <w:qFormat/>
    <w:uiPriority w:val="0"/>
    <w:rPr>
      <w:rFonts w:eastAsia="宋体"/>
      <w:kern w:val="2"/>
      <w:sz w:val="24"/>
      <w:szCs w:val="24"/>
      <w:lang w:val="en-US" w:eastAsia="zh-CN" w:bidi="ar-SA"/>
    </w:rPr>
  </w:style>
  <w:style w:type="paragraph" w:customStyle="1" w:styleId="128">
    <w:name w:val="样式3"/>
    <w:basedOn w:val="3"/>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29">
    <w:name w:val="--规划正文 Char1"/>
    <w:qFormat/>
    <w:uiPriority w:val="0"/>
    <w:rPr>
      <w:rFonts w:eastAsia="宋体"/>
      <w:kern w:val="2"/>
      <w:sz w:val="21"/>
      <w:lang w:val="en-US" w:eastAsia="zh-CN" w:bidi="ar-SA"/>
    </w:rPr>
  </w:style>
  <w:style w:type="paragraph" w:customStyle="1" w:styleId="130">
    <w:name w:val="word"/>
    <w:basedOn w:val="1"/>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31">
    <w:name w:val="列表项目"/>
    <w:basedOn w:val="1"/>
    <w:qFormat/>
    <w:uiPriority w:val="0"/>
    <w:pPr>
      <w:tabs>
        <w:tab w:val="left" w:pos="420"/>
        <w:tab w:val="left" w:pos="1080"/>
      </w:tabs>
      <w:spacing w:line="288" w:lineRule="auto"/>
      <w:ind w:left="1080" w:hanging="360"/>
    </w:pPr>
    <w:rPr>
      <w:sz w:val="24"/>
      <w:szCs w:val="20"/>
    </w:rPr>
  </w:style>
  <w:style w:type="character" w:customStyle="1" w:styleId="132">
    <w:name w:val="content1"/>
    <w:qFormat/>
    <w:uiPriority w:val="0"/>
    <w:rPr>
      <w:rFonts w:hint="default" w:ascii="??" w:hAnsi="??"/>
      <w:sz w:val="16"/>
      <w:szCs w:val="16"/>
      <w:u w:val="none"/>
    </w:rPr>
  </w:style>
  <w:style w:type="character" w:customStyle="1" w:styleId="133">
    <w:name w:val="unnamed4"/>
    <w:basedOn w:val="45"/>
    <w:qFormat/>
    <w:uiPriority w:val="0"/>
  </w:style>
  <w:style w:type="character" w:customStyle="1" w:styleId="134">
    <w:name w:val="font2"/>
    <w:basedOn w:val="45"/>
    <w:qFormat/>
    <w:uiPriority w:val="0"/>
  </w:style>
  <w:style w:type="character" w:customStyle="1" w:styleId="135">
    <w:name w:val="font41"/>
    <w:qFormat/>
    <w:uiPriority w:val="0"/>
    <w:rPr>
      <w:color w:val="000000"/>
      <w:spacing w:val="260"/>
      <w:sz w:val="18"/>
      <w:szCs w:val="18"/>
      <w:u w:val="none"/>
    </w:rPr>
  </w:style>
  <w:style w:type="paragraph" w:customStyle="1" w:styleId="136">
    <w:name w:val="正文(首行缩进)"/>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37">
    <w:name w:val="xl72"/>
    <w:basedOn w:val="1"/>
    <w:qFormat/>
    <w:uiPriority w:val="0"/>
    <w:pPr>
      <w:widowControl/>
      <w:spacing w:before="100" w:beforeAutospacing="1" w:after="100" w:afterAutospacing="1"/>
      <w:jc w:val="left"/>
    </w:pPr>
    <w:rPr>
      <w:rFonts w:ascii="宋体" w:hAnsi="宋体"/>
      <w:b/>
      <w:bCs/>
      <w:kern w:val="0"/>
      <w:sz w:val="28"/>
      <w:szCs w:val="28"/>
    </w:rPr>
  </w:style>
  <w:style w:type="paragraph" w:customStyle="1" w:styleId="138">
    <w:name w:val="正文(首行缩进) Char"/>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39">
    <w:name w:val="汉议细等线简8"/>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40">
    <w:name w:val="汉仪细等线简9BOLD"/>
    <w:basedOn w:val="1"/>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41">
    <w:name w:val="mode"/>
    <w:basedOn w:val="45"/>
    <w:qFormat/>
    <w:uiPriority w:val="0"/>
  </w:style>
  <w:style w:type="paragraph" w:customStyle="1" w:styleId="142">
    <w:name w:val="9"/>
    <w:basedOn w:val="1"/>
    <w:next w:val="8"/>
    <w:qFormat/>
    <w:uiPriority w:val="0"/>
    <w:pPr>
      <w:autoSpaceDE w:val="0"/>
      <w:autoSpaceDN w:val="0"/>
      <w:adjustRightInd w:val="0"/>
      <w:ind w:firstLine="420"/>
      <w:jc w:val="left"/>
      <w:textAlignment w:val="baseline"/>
    </w:pPr>
    <w:rPr>
      <w:rFonts w:ascii="宋体"/>
      <w:kern w:val="0"/>
      <w:sz w:val="34"/>
      <w:szCs w:val="20"/>
    </w:rPr>
  </w:style>
  <w:style w:type="character" w:customStyle="1" w:styleId="143">
    <w:name w:val="unnamed3"/>
    <w:basedOn w:val="45"/>
    <w:qFormat/>
    <w:uiPriority w:val="0"/>
  </w:style>
  <w:style w:type="paragraph" w:customStyle="1" w:styleId="144">
    <w:name w:val="8"/>
    <w:basedOn w:val="1"/>
    <w:next w:val="84"/>
    <w:qFormat/>
    <w:uiPriority w:val="0"/>
    <w:pPr>
      <w:spacing w:after="120"/>
      <w:ind w:left="420" w:leftChars="200"/>
    </w:pPr>
  </w:style>
  <w:style w:type="paragraph" w:customStyle="1" w:styleId="145">
    <w:name w:val="7"/>
    <w:basedOn w:val="4"/>
    <w:qFormat/>
    <w:uiPriority w:val="0"/>
    <w:pPr>
      <w:autoSpaceDE w:val="0"/>
      <w:autoSpaceDN w:val="0"/>
      <w:adjustRightInd w:val="0"/>
      <w:spacing w:line="270" w:lineRule="atLeast"/>
      <w:jc w:val="left"/>
    </w:pPr>
    <w:rPr>
      <w:rFonts w:ascii="宋体"/>
      <w:kern w:val="0"/>
      <w:sz w:val="18"/>
      <w:szCs w:val="18"/>
    </w:rPr>
  </w:style>
  <w:style w:type="paragraph" w:customStyle="1" w:styleId="146">
    <w:name w:val="00"/>
    <w:basedOn w:val="1"/>
    <w:qFormat/>
    <w:uiPriority w:val="0"/>
    <w:pPr>
      <w:autoSpaceDE w:val="0"/>
      <w:autoSpaceDN w:val="0"/>
      <w:adjustRightInd w:val="0"/>
      <w:jc w:val="left"/>
    </w:pPr>
    <w:rPr>
      <w:rFonts w:ascii="黑体" w:eastAsia="黑体"/>
      <w:b/>
      <w:bCs/>
      <w:kern w:val="0"/>
      <w:sz w:val="20"/>
      <w:szCs w:val="20"/>
    </w:rPr>
  </w:style>
  <w:style w:type="paragraph" w:customStyle="1" w:styleId="147">
    <w:name w:val="5"/>
    <w:basedOn w:val="6"/>
    <w:qFormat/>
    <w:uiPriority w:val="0"/>
    <w:pPr>
      <w:autoSpaceDE w:val="0"/>
      <w:autoSpaceDN w:val="0"/>
      <w:adjustRightInd w:val="0"/>
      <w:jc w:val="left"/>
    </w:pPr>
    <w:rPr>
      <w:rFonts w:ascii="宋体"/>
      <w:kern w:val="0"/>
      <w:sz w:val="18"/>
      <w:szCs w:val="18"/>
    </w:rPr>
  </w:style>
  <w:style w:type="paragraph" w:customStyle="1" w:styleId="148">
    <w:name w:val="6"/>
    <w:basedOn w:val="4"/>
    <w:qFormat/>
    <w:uiPriority w:val="0"/>
    <w:pPr>
      <w:spacing w:line="270" w:lineRule="atLeast"/>
      <w:jc w:val="both"/>
    </w:pPr>
  </w:style>
  <w:style w:type="paragraph" w:customStyle="1" w:styleId="149">
    <w:name w:val="产品描述"/>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50">
    <w:name w:val="姜文清定义的正文"/>
    <w:basedOn w:val="1"/>
    <w:qFormat/>
    <w:uiPriority w:val="0"/>
    <w:pPr>
      <w:spacing w:line="240" w:lineRule="atLeast"/>
      <w:ind w:firstLine="567"/>
    </w:pPr>
    <w:rPr>
      <w:szCs w:val="20"/>
    </w:rPr>
  </w:style>
  <w:style w:type="paragraph" w:customStyle="1" w:styleId="151">
    <w:name w:val="Default"/>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52">
    <w:name w:val="CM2"/>
    <w:basedOn w:val="151"/>
    <w:qFormat/>
    <w:uiPriority w:val="0"/>
    <w:pPr>
      <w:spacing w:line="200" w:lineRule="atLeast"/>
    </w:pPr>
    <w:rPr>
      <w:rFonts w:ascii="Arial" w:hAnsi="Arial" w:eastAsia="宋体" w:cs="Times New Roman"/>
      <w:color w:val="auto"/>
    </w:rPr>
  </w:style>
  <w:style w:type="paragraph" w:customStyle="1" w:styleId="153">
    <w:name w:val="Normal Paragraph"/>
    <w:basedOn w:val="1"/>
    <w:qFormat/>
    <w:uiPriority w:val="0"/>
    <w:pPr>
      <w:widowControl/>
      <w:spacing w:before="120" w:line="360" w:lineRule="auto"/>
      <w:ind w:firstLine="425"/>
    </w:pPr>
    <w:rPr>
      <w:kern w:val="0"/>
      <w:sz w:val="24"/>
    </w:rPr>
  </w:style>
  <w:style w:type="character" w:customStyle="1" w:styleId="154">
    <w:name w:val="blue"/>
    <w:basedOn w:val="45"/>
    <w:qFormat/>
    <w:uiPriority w:val="0"/>
  </w:style>
  <w:style w:type="paragraph" w:customStyle="1" w:styleId="155">
    <w:name w:val="blue1"/>
    <w:basedOn w:val="1"/>
    <w:qFormat/>
    <w:uiPriority w:val="0"/>
    <w:pPr>
      <w:widowControl/>
      <w:spacing w:before="100" w:beforeAutospacing="1" w:after="100" w:afterAutospacing="1"/>
      <w:jc w:val="left"/>
    </w:pPr>
    <w:rPr>
      <w:rFonts w:ascii="宋体" w:hAnsi="宋体" w:cs="宋体"/>
      <w:kern w:val="0"/>
      <w:sz w:val="24"/>
    </w:rPr>
  </w:style>
  <w:style w:type="character" w:customStyle="1" w:styleId="156">
    <w:name w:val="font"/>
    <w:basedOn w:val="45"/>
    <w:qFormat/>
    <w:uiPriority w:val="0"/>
  </w:style>
  <w:style w:type="character" w:customStyle="1" w:styleId="157">
    <w:name w:val="font11"/>
    <w:qFormat/>
    <w:uiPriority w:val="0"/>
    <w:rPr>
      <w:rFonts w:hint="default" w:ascii="ˎ̥" w:hAnsi="ˎ̥"/>
    </w:rPr>
  </w:style>
  <w:style w:type="paragraph" w:customStyle="1" w:styleId="158">
    <w:name w:val="a14"/>
    <w:basedOn w:val="1"/>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59">
    <w:name w:val="proddescription"/>
    <w:basedOn w:val="45"/>
    <w:qFormat/>
    <w:uiPriority w:val="0"/>
  </w:style>
  <w:style w:type="character" w:customStyle="1" w:styleId="160">
    <w:name w:val="prodheadlines"/>
    <w:basedOn w:val="45"/>
    <w:qFormat/>
    <w:uiPriority w:val="0"/>
  </w:style>
  <w:style w:type="character" w:customStyle="1" w:styleId="161">
    <w:name w:val="text"/>
    <w:basedOn w:val="45"/>
    <w:qFormat/>
    <w:uiPriority w:val="0"/>
  </w:style>
  <w:style w:type="paragraph" w:customStyle="1" w:styleId="162">
    <w:name w:val="text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3">
    <w:name w:val="z-窗体顶端1"/>
    <w:basedOn w:val="1"/>
    <w:next w:val="1"/>
    <w:qFormat/>
    <w:uiPriority w:val="0"/>
    <w:pPr>
      <w:widowControl/>
      <w:pBdr>
        <w:bottom w:val="single" w:color="auto" w:sz="6" w:space="1"/>
      </w:pBdr>
      <w:jc w:val="center"/>
    </w:pPr>
    <w:rPr>
      <w:rFonts w:ascii="Arial" w:hAnsi="Arial" w:cs="Arial"/>
      <w:vanish/>
      <w:kern w:val="0"/>
      <w:sz w:val="16"/>
      <w:szCs w:val="16"/>
    </w:rPr>
  </w:style>
  <w:style w:type="paragraph" w:customStyle="1" w:styleId="164">
    <w:name w:val="z-窗体底端1"/>
    <w:basedOn w:val="1"/>
    <w:next w:val="1"/>
    <w:qFormat/>
    <w:uiPriority w:val="0"/>
    <w:pPr>
      <w:widowControl/>
      <w:pBdr>
        <w:top w:val="single" w:color="auto" w:sz="6" w:space="1"/>
      </w:pBdr>
      <w:jc w:val="center"/>
    </w:pPr>
    <w:rPr>
      <w:rFonts w:ascii="Arial" w:hAnsi="Arial" w:cs="Arial"/>
      <w:vanish/>
      <w:kern w:val="0"/>
      <w:sz w:val="16"/>
      <w:szCs w:val="16"/>
    </w:rPr>
  </w:style>
  <w:style w:type="paragraph" w:customStyle="1" w:styleId="165">
    <w:name w:val="正文样式"/>
    <w:basedOn w:val="1"/>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66">
    <w:name w:val="xl34"/>
    <w:basedOn w:val="1"/>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67">
    <w:name w:val="段落正文"/>
    <w:basedOn w:val="2"/>
    <w:qFormat/>
    <w:uiPriority w:val="0"/>
    <w:pPr>
      <w:ind w:firstLine="560" w:firstLineChars="200"/>
    </w:pPr>
    <w:rPr>
      <w:sz w:val="28"/>
    </w:rPr>
  </w:style>
  <w:style w:type="character" w:customStyle="1" w:styleId="168">
    <w:name w:val="gray6"/>
    <w:basedOn w:val="45"/>
    <w:qFormat/>
    <w:uiPriority w:val="0"/>
  </w:style>
  <w:style w:type="character" w:customStyle="1" w:styleId="169">
    <w:name w:val="style9"/>
    <w:basedOn w:val="45"/>
    <w:qFormat/>
    <w:uiPriority w:val="0"/>
  </w:style>
  <w:style w:type="paragraph" w:customStyle="1" w:styleId="170">
    <w:name w:val="2册标题4"/>
    <w:basedOn w:val="1"/>
    <w:next w:val="1"/>
    <w:qFormat/>
    <w:uiPriority w:val="0"/>
    <w:pPr>
      <w:spacing w:beforeLines="50" w:afterLines="50" w:line="300" w:lineRule="auto"/>
      <w:ind w:left="420" w:leftChars="200"/>
      <w:outlineLvl w:val="3"/>
    </w:pPr>
    <w:rPr>
      <w:rFonts w:ascii="Arial" w:hAnsi="Arial" w:eastAsia="幼圆" w:cs="Arial"/>
      <w:b/>
      <w:sz w:val="24"/>
    </w:rPr>
  </w:style>
  <w:style w:type="character" w:customStyle="1" w:styleId="171">
    <w:name w:val="grame"/>
    <w:basedOn w:val="45"/>
    <w:qFormat/>
    <w:uiPriority w:val="0"/>
  </w:style>
  <w:style w:type="paragraph" w:customStyle="1" w:styleId="172">
    <w:name w:val="style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73">
    <w:name w:val="Char1"/>
    <w:basedOn w:val="1"/>
    <w:qFormat/>
    <w:uiPriority w:val="0"/>
    <w:pPr>
      <w:jc w:val="left"/>
    </w:pPr>
    <w:rPr>
      <w:rFonts w:ascii="Tahoma" w:hAnsi="Tahoma"/>
      <w:sz w:val="24"/>
      <w:szCs w:val="20"/>
    </w:rPr>
  </w:style>
  <w:style w:type="paragraph" w:customStyle="1" w:styleId="174">
    <w:name w:val="编号1"/>
    <w:basedOn w:val="1"/>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75">
    <w:name w:val="Char Char Char Char Char Char Char Char Char Char Char Char Char Char Char Char Char Char Char Char Char Char"/>
    <w:basedOn w:val="1"/>
    <w:qFormat/>
    <w:uiPriority w:val="0"/>
    <w:pPr>
      <w:widowControl/>
      <w:spacing w:line="400" w:lineRule="exact"/>
      <w:jc w:val="center"/>
    </w:pPr>
    <w:rPr>
      <w:rFonts w:ascii="Verdana" w:hAnsi="Verdana"/>
      <w:kern w:val="0"/>
      <w:szCs w:val="20"/>
      <w:lang w:eastAsia="en-US"/>
    </w:rPr>
  </w:style>
  <w:style w:type="paragraph" w:customStyle="1" w:styleId="176">
    <w:name w:val="font0"/>
    <w:basedOn w:val="1"/>
    <w:qFormat/>
    <w:uiPriority w:val="0"/>
    <w:pPr>
      <w:widowControl/>
      <w:spacing w:before="100" w:beforeAutospacing="1" w:after="100" w:afterAutospacing="1"/>
      <w:jc w:val="left"/>
    </w:pPr>
    <w:rPr>
      <w:rFonts w:hint="eastAsia" w:ascii="宋体" w:hAnsi="宋体"/>
      <w:kern w:val="0"/>
      <w:sz w:val="24"/>
    </w:rPr>
  </w:style>
  <w:style w:type="paragraph" w:customStyle="1" w:styleId="177">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78">
    <w:name w:val="font6"/>
    <w:basedOn w:val="1"/>
    <w:qFormat/>
    <w:uiPriority w:val="0"/>
    <w:pPr>
      <w:widowControl/>
      <w:spacing w:before="100" w:beforeAutospacing="1" w:after="100" w:afterAutospacing="1"/>
      <w:jc w:val="left"/>
    </w:pPr>
    <w:rPr>
      <w:kern w:val="0"/>
      <w:sz w:val="24"/>
    </w:rPr>
  </w:style>
  <w:style w:type="paragraph" w:customStyle="1" w:styleId="179">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80">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81">
    <w:name w:val="表格字"/>
    <w:basedOn w:val="1"/>
    <w:qFormat/>
    <w:uiPriority w:val="0"/>
    <w:pPr>
      <w:adjustRightInd w:val="0"/>
      <w:jc w:val="center"/>
    </w:pPr>
    <w:rPr>
      <w:rFonts w:ascii="宋体"/>
      <w:sz w:val="24"/>
      <w:szCs w:val="20"/>
    </w:rPr>
  </w:style>
  <w:style w:type="character" w:customStyle="1" w:styleId="182">
    <w:name w:val="样式 小三 加粗"/>
    <w:qFormat/>
    <w:uiPriority w:val="0"/>
    <w:rPr>
      <w:rFonts w:eastAsia="宋体"/>
      <w:b/>
      <w:bCs/>
      <w:sz w:val="32"/>
    </w:rPr>
  </w:style>
  <w:style w:type="paragraph" w:customStyle="1" w:styleId="183">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84">
    <w:name w:val="qw"/>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85">
    <w:name w:val="Char Char Char"/>
    <w:basedOn w:val="1"/>
    <w:qFormat/>
    <w:uiPriority w:val="0"/>
    <w:rPr>
      <w:rFonts w:ascii="Tahoma" w:hAnsi="Tahoma"/>
      <w:sz w:val="24"/>
      <w:szCs w:val="20"/>
    </w:rPr>
  </w:style>
  <w:style w:type="paragraph" w:customStyle="1" w:styleId="186">
    <w:name w:val="Char2"/>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87">
    <w:name w:val="info4"/>
    <w:basedOn w:val="45"/>
    <w:qFormat/>
    <w:uiPriority w:val="0"/>
  </w:style>
  <w:style w:type="paragraph" w:customStyle="1" w:styleId="188">
    <w:name w:val="缩进正文"/>
    <w:basedOn w:val="1"/>
    <w:qFormat/>
    <w:uiPriority w:val="0"/>
    <w:pPr>
      <w:ind w:firstLine="560" w:firstLineChars="200"/>
    </w:pPr>
    <w:rPr>
      <w:rFonts w:eastAsia="仿宋_GB2312" w:cs="宋体"/>
      <w:sz w:val="28"/>
      <w:szCs w:val="20"/>
    </w:rPr>
  </w:style>
  <w:style w:type="character" w:customStyle="1" w:styleId="189">
    <w:name w:val="缩进正文 Char"/>
    <w:qFormat/>
    <w:uiPriority w:val="0"/>
    <w:rPr>
      <w:rFonts w:eastAsia="仿宋_GB2312" w:cs="宋体"/>
      <w:kern w:val="2"/>
      <w:sz w:val="28"/>
      <w:lang w:val="en-US" w:eastAsia="zh-CN" w:bidi="ar-SA"/>
    </w:rPr>
  </w:style>
  <w:style w:type="paragraph" w:customStyle="1" w:styleId="190">
    <w:name w:val="列出段落1"/>
    <w:basedOn w:val="1"/>
    <w:qFormat/>
    <w:uiPriority w:val="0"/>
    <w:pPr>
      <w:ind w:firstLine="420" w:firstLineChars="200"/>
    </w:pPr>
    <w:rPr>
      <w:rFonts w:ascii="Calibri" w:hAnsi="Calibri" w:cs="Calibri"/>
      <w:szCs w:val="21"/>
    </w:rPr>
  </w:style>
  <w:style w:type="character" w:customStyle="1" w:styleId="191">
    <w:name w:val="批注文字 Char"/>
    <w:basedOn w:val="45"/>
    <w:qFormat/>
    <w:uiPriority w:val="99"/>
    <w:rPr>
      <w:rFonts w:ascii="宋体"/>
      <w:sz w:val="34"/>
    </w:rPr>
  </w:style>
  <w:style w:type="character" w:customStyle="1" w:styleId="192">
    <w:name w:val="批注主题 Char"/>
    <w:basedOn w:val="191"/>
    <w:qFormat/>
    <w:uiPriority w:val="99"/>
    <w:rPr>
      <w:rFonts w:ascii="宋体"/>
      <w:sz w:val="34"/>
    </w:rPr>
  </w:style>
  <w:style w:type="paragraph" w:customStyle="1" w:styleId="193">
    <w:name w:val="评价"/>
    <w:basedOn w:val="1"/>
    <w:qFormat/>
    <w:uiPriority w:val="0"/>
    <w:pPr>
      <w:spacing w:afterLines="20"/>
      <w:ind w:firstLine="1446" w:firstLineChars="200"/>
    </w:pPr>
    <w:rPr>
      <w:rFonts w:ascii="Calibri" w:hAnsi="Calibri"/>
      <w:sz w:val="24"/>
    </w:rPr>
  </w:style>
  <w:style w:type="paragraph" w:customStyle="1" w:styleId="194">
    <w:name w:val="修订1"/>
    <w:semiHidden/>
    <w:qFormat/>
    <w:uiPriority w:val="99"/>
    <w:rPr>
      <w:rFonts w:ascii="Times New Roman" w:hAnsi="Times New Roman" w:eastAsia="宋体" w:cs="Times New Roman"/>
      <w:kern w:val="2"/>
      <w:sz w:val="21"/>
      <w:szCs w:val="24"/>
      <w:lang w:val="en-US" w:eastAsia="zh-CN" w:bidi="ar-SA"/>
    </w:rPr>
  </w:style>
  <w:style w:type="character" w:customStyle="1" w:styleId="195">
    <w:name w:val="alt-edited1"/>
    <w:qFormat/>
    <w:uiPriority w:val="0"/>
    <w:rPr>
      <w:color w:val="4D90F0"/>
    </w:rPr>
  </w:style>
  <w:style w:type="character" w:customStyle="1" w:styleId="196">
    <w:name w:val="body text Char1"/>
    <w:qFormat/>
    <w:uiPriority w:val="0"/>
    <w:rPr>
      <w:rFonts w:eastAsia="宋体"/>
      <w:kern w:val="2"/>
      <w:sz w:val="21"/>
      <w:lang w:val="en-US" w:eastAsia="zh-CN" w:bidi="ar-SA"/>
    </w:rPr>
  </w:style>
  <w:style w:type="character" w:customStyle="1" w:styleId="197">
    <w:name w:val="普通(网站) Char"/>
    <w:qFormat/>
    <w:uiPriority w:val="0"/>
    <w:rPr>
      <w:kern w:val="2"/>
      <w:sz w:val="24"/>
      <w:szCs w:val="24"/>
    </w:rPr>
  </w:style>
  <w:style w:type="character" w:customStyle="1" w:styleId="198">
    <w:name w:val="批注文字 Char1"/>
    <w:qFormat/>
    <w:uiPriority w:val="99"/>
    <w:rPr>
      <w:rFonts w:ascii="宋体"/>
      <w:sz w:val="34"/>
    </w:rPr>
  </w:style>
  <w:style w:type="character" w:customStyle="1" w:styleId="199">
    <w:name w:val="正文缩进 Char1"/>
    <w:qFormat/>
    <w:uiPriority w:val="0"/>
    <w:rPr>
      <w:rFonts w:eastAsia="宋体"/>
      <w:kern w:val="2"/>
      <w:sz w:val="21"/>
      <w:lang w:val="en-US" w:eastAsia="zh-CN" w:bidi="ar-SA"/>
    </w:rPr>
  </w:style>
  <w:style w:type="table" w:customStyle="1" w:styleId="200">
    <w:name w:val="网格型1"/>
    <w:basedOn w:val="43"/>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01">
    <w:name w:val="Revision"/>
    <w:unhideWhenUsed/>
    <w:qFormat/>
    <w:uiPriority w:val="99"/>
    <w:rPr>
      <w:rFonts w:ascii="Times New Roman" w:hAnsi="Times New Roman" w:eastAsia="宋体" w:cs="Times New Roman"/>
      <w:kern w:val="2"/>
      <w:sz w:val="21"/>
      <w:szCs w:val="24"/>
      <w:lang w:val="en-US" w:eastAsia="zh-CN" w:bidi="ar-SA"/>
    </w:rPr>
  </w:style>
  <w:style w:type="character" w:customStyle="1" w:styleId="202">
    <w:name w:val="hover1"/>
    <w:basedOn w:val="45"/>
    <w:qFormat/>
    <w:uiPriority w:val="0"/>
    <w:rPr>
      <w:color w:val="2590EB"/>
    </w:rPr>
  </w:style>
  <w:style w:type="character" w:customStyle="1" w:styleId="203">
    <w:name w:val="hover2"/>
    <w:basedOn w:val="45"/>
    <w:qFormat/>
    <w:uiPriority w:val="0"/>
    <w:rPr>
      <w:color w:val="2590EB"/>
    </w:rPr>
  </w:style>
  <w:style w:type="character" w:customStyle="1" w:styleId="204">
    <w:name w:val="hover3"/>
    <w:basedOn w:val="45"/>
    <w:qFormat/>
    <w:uiPriority w:val="0"/>
  </w:style>
  <w:style w:type="character" w:customStyle="1" w:styleId="205">
    <w:name w:val="hover4"/>
    <w:basedOn w:val="45"/>
    <w:uiPriority w:val="0"/>
    <w:rPr>
      <w:color w:val="2590EB"/>
      <w:shd w:val="clear" w:color="auto" w:fill="E9F4FD"/>
    </w:rPr>
  </w:style>
  <w:style w:type="character" w:customStyle="1" w:styleId="206">
    <w:name w:val="hover"/>
    <w:basedOn w:val="45"/>
    <w:uiPriority w:val="0"/>
    <w:rPr>
      <w:color w:val="2590EB"/>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66</Pages>
  <Words>15878</Words>
  <Characters>16849</Characters>
  <Lines>332</Lines>
  <Paragraphs>93</Paragraphs>
  <TotalTime>2</TotalTime>
  <ScaleCrop>false</ScaleCrop>
  <LinksUpToDate>false</LinksUpToDate>
  <CharactersWithSpaces>16932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2021-04-19T08:29:00Z</dcterms:created>
  <dc:creator>thsware</dc:creator>
  <cp:lastModifiedBy>开起我亲爱的小耗子</cp:lastModifiedBy>
  <cp:lastPrinted>2021-05-09T08:02:00Z</cp:lastPrinted>
  <dcterms:modified xsi:type="dcterms:W3CDTF">2025-12-30T09:16:44Z</dcterms:modified>
  <dc:title>招  标_x3000_文_x3000_件</dc:title>
  <cp:revision>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A9E84B81C1524638929DC4BF7F758A73_13</vt:lpwstr>
  </property>
  <property fmtid="{D5CDD505-2E9C-101B-9397-08002B2CF9AE}" pid="3" name="KSOProductBuildVer">
    <vt:lpwstr>2052-12.1.0.24034</vt:lpwstr>
  </property>
  <property fmtid="{D5CDD505-2E9C-101B-9397-08002B2CF9AE}" pid="4" name="KSOTemplateDocerSaveRecord">
    <vt:lpwstr>eyJoZGlkIjoiZmZiNWI4YTZiM2FlNzYwZGU5NDk3YjFmOTE4NWZlNzgiLCJ1c2VySWQiOiI0MjAzOTU3OTAifQ==</vt:lpwstr>
  </property>
</Properties>
</file>