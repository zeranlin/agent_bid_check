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DDF55">
      <w:pPr>
        <w:ind w:firstLine="3654" w:firstLineChars="1300"/>
        <w:rPr>
          <w:rFonts w:ascii="宋体" w:hAnsi="宋体"/>
          <w:color w:val="FF0000"/>
          <w:szCs w:val="21"/>
        </w:rPr>
      </w:pPr>
      <w:bookmarkStart w:id="0" w:name="_Hlk71456902"/>
      <w:r>
        <w:rPr>
          <w:rFonts w:hint="eastAsia" w:ascii="宋体" w:hAnsi="宋体" w:eastAsia="黑体"/>
          <w:b/>
          <w:bCs/>
          <w:color w:val="FF0000"/>
          <w:kern w:val="44"/>
          <w:sz w:val="28"/>
          <w:szCs w:val="44"/>
          <w:lang w:val="en-US" w:eastAsia="zh-CN"/>
        </w:rPr>
        <w:t>特别</w:t>
      </w:r>
      <w:r>
        <w:rPr>
          <w:rFonts w:hint="eastAsia" w:ascii="宋体" w:hAnsi="宋体" w:eastAsia="黑体"/>
          <w:b/>
          <w:bCs/>
          <w:color w:val="FF0000"/>
          <w:kern w:val="44"/>
          <w:sz w:val="28"/>
          <w:szCs w:val="44"/>
        </w:rPr>
        <w:t>警示条款</w:t>
      </w:r>
    </w:p>
    <w:p w14:paraId="5F091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240" w:afterLines="100" w:line="400" w:lineRule="exact"/>
        <w:ind w:firstLine="422" w:firstLineChars="200"/>
        <w:jc w:val="both"/>
        <w:textAlignment w:val="auto"/>
        <w:rPr>
          <w:rFonts w:hint="eastAsia" w:ascii="宋体" w:hAnsi="宋体" w:eastAsia="宋体" w:cs="宋体"/>
          <w:b/>
          <w:bCs/>
          <w:color w:val="FF0000"/>
          <w:sz w:val="21"/>
          <w:szCs w:val="21"/>
          <w:highlight w:val="yellow"/>
          <w:lang w:val="en-US" w:eastAsia="zh-CN"/>
        </w:rPr>
      </w:pPr>
      <w:r>
        <w:rPr>
          <w:rFonts w:hint="eastAsia" w:ascii="宋体" w:hAnsi="宋体" w:eastAsia="宋体" w:cs="宋体"/>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7E90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811" w:type="dxa"/>
            <w:tcBorders>
              <w:tl2br w:val="nil"/>
              <w:tr2bl w:val="nil"/>
            </w:tcBorders>
            <w:noWrap w:val="0"/>
            <w:vAlign w:val="center"/>
          </w:tcPr>
          <w:p w14:paraId="5E1FA5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noWrap w:val="0"/>
            <w:vAlign w:val="center"/>
          </w:tcPr>
          <w:p w14:paraId="6CC84B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36FE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605C38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noWrap w:val="0"/>
            <w:vAlign w:val="center"/>
          </w:tcPr>
          <w:p w14:paraId="5A561B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4DB9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110A9B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noWrap w:val="0"/>
            <w:vAlign w:val="center"/>
          </w:tcPr>
          <w:p w14:paraId="592139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52BB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10EBB7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noWrap w:val="0"/>
            <w:vAlign w:val="center"/>
          </w:tcPr>
          <w:p w14:paraId="2035B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52A0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trPr>
        <w:tc>
          <w:tcPr>
            <w:tcW w:w="811" w:type="dxa"/>
            <w:tcBorders>
              <w:tl2br w:val="nil"/>
              <w:tr2bl w:val="nil"/>
            </w:tcBorders>
            <w:noWrap w:val="0"/>
            <w:vAlign w:val="center"/>
          </w:tcPr>
          <w:p w14:paraId="6D49D7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noWrap w:val="0"/>
            <w:vAlign w:val="center"/>
          </w:tcPr>
          <w:p w14:paraId="257025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25827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811" w:type="dxa"/>
            <w:tcBorders>
              <w:tl2br w:val="nil"/>
              <w:tr2bl w:val="nil"/>
            </w:tcBorders>
            <w:noWrap w:val="0"/>
            <w:vAlign w:val="center"/>
          </w:tcPr>
          <w:p w14:paraId="2E4655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noWrap w:val="0"/>
            <w:vAlign w:val="center"/>
          </w:tcPr>
          <w:p w14:paraId="27E6E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10CC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811" w:type="dxa"/>
            <w:tcBorders>
              <w:tl2br w:val="nil"/>
              <w:tr2bl w:val="nil"/>
            </w:tcBorders>
            <w:noWrap w:val="0"/>
            <w:vAlign w:val="center"/>
          </w:tcPr>
          <w:p w14:paraId="17C746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noWrap w:val="0"/>
            <w:vAlign w:val="center"/>
          </w:tcPr>
          <w:p w14:paraId="0A585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2E1EB6F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ascii="宋体" w:hAnsi="宋体"/>
          <w:color w:val="FF0000"/>
          <w:sz w:val="20"/>
          <w:szCs w:val="20"/>
        </w:rPr>
      </w:pPr>
    </w:p>
    <w:p w14:paraId="6B97E2C2">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7B2480EB">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（一）在采购活动中应当回避而未回避的；</w:t>
      </w:r>
    </w:p>
    <w:p w14:paraId="1B621B80">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（二）未按本条例规定签订、履行采购合同，造成严重后果的；</w:t>
      </w:r>
    </w:p>
    <w:p w14:paraId="20D9F29E">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（三）隐瞒真实情况，提供虚假资料的；</w:t>
      </w:r>
    </w:p>
    <w:p w14:paraId="458BAF00">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（四）以非法手段排斥其他供应商参与竞争的；</w:t>
      </w:r>
    </w:p>
    <w:p w14:paraId="5B1539A9">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（五）与其他采购参加人串通投标的；</w:t>
      </w:r>
    </w:p>
    <w:p w14:paraId="690879FA">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（六）恶意投诉的；</w:t>
      </w:r>
    </w:p>
    <w:p w14:paraId="797EE289">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（七）向采购项目相关人行贿或者提供其他不当利益的；</w:t>
      </w:r>
    </w:p>
    <w:p w14:paraId="57A85BB9">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（八）阻碍、抗拒主管部门监督检查的；</w:t>
      </w:r>
    </w:p>
    <w:p w14:paraId="416818DD">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（九）其他违反本条例规定的行为。</w:t>
      </w:r>
    </w:p>
    <w:p w14:paraId="1D3D15F9">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二、《深圳经济特区政府采购条例实施细则》第七十五条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w:t>
      </w:r>
      <w:r>
        <w:rPr>
          <w:rFonts w:hint="eastAsia" w:ascii="宋体" w:hAnsi="宋体"/>
          <w:color w:val="FF0000"/>
          <w:sz w:val="20"/>
          <w:szCs w:val="20"/>
          <w:lang w:val="en-US" w:eastAsia="zh-CN"/>
        </w:rPr>
        <w:t>之一</w:t>
      </w:r>
      <w:r>
        <w:rPr>
          <w:rFonts w:hint="eastAsia" w:ascii="宋体" w:hAnsi="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lang w:eastAsia="zh-CN"/>
        </w:rPr>
        <w:t>。</w:t>
      </w:r>
      <w:r>
        <w:rPr>
          <w:rFonts w:hint="eastAsia" w:ascii="宋体" w:hAnsi="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lang w:eastAsia="zh-CN"/>
        </w:rPr>
        <w:t>。</w:t>
      </w:r>
      <w:r>
        <w:rPr>
          <w:rFonts w:hint="eastAsia" w:ascii="宋体" w:hAnsi="宋体"/>
          <w:color w:val="FF0000"/>
          <w:sz w:val="20"/>
          <w:szCs w:val="20"/>
        </w:rPr>
        <w:t>（三）不同投标供应商的投标文件由同一单位或者同一人编制，或者由同一人分阶段参与编制的</w:t>
      </w:r>
      <w:r>
        <w:rPr>
          <w:rFonts w:hint="eastAsia" w:ascii="宋体" w:hAnsi="宋体"/>
          <w:color w:val="FF0000"/>
          <w:sz w:val="20"/>
          <w:szCs w:val="20"/>
          <w:lang w:eastAsia="zh-CN"/>
        </w:rPr>
        <w:t>。</w:t>
      </w:r>
      <w:r>
        <w:rPr>
          <w:rFonts w:hint="eastAsia" w:ascii="宋体" w:hAnsi="宋体"/>
          <w:color w:val="FF0000"/>
          <w:sz w:val="20"/>
          <w:szCs w:val="20"/>
        </w:rPr>
        <w:t>（四）不同投标供应商的投标文件或部分投标文件相互混装</w:t>
      </w:r>
      <w:r>
        <w:rPr>
          <w:rFonts w:hint="eastAsia" w:ascii="宋体" w:hAnsi="宋体"/>
          <w:color w:val="FF0000"/>
          <w:sz w:val="20"/>
          <w:szCs w:val="20"/>
          <w:lang w:eastAsia="zh-CN"/>
        </w:rPr>
        <w:t>。</w:t>
      </w:r>
      <w:r>
        <w:rPr>
          <w:rFonts w:hint="eastAsia" w:ascii="宋体" w:hAnsi="宋体"/>
          <w:color w:val="FF0000"/>
          <w:sz w:val="20"/>
          <w:szCs w:val="20"/>
        </w:rPr>
        <w:t>（五）不同投标供应商的投标文件内容存在非正常一致</w:t>
      </w:r>
      <w:r>
        <w:rPr>
          <w:rFonts w:hint="eastAsia" w:ascii="宋体" w:hAnsi="宋体"/>
          <w:color w:val="FF0000"/>
          <w:sz w:val="20"/>
          <w:szCs w:val="20"/>
          <w:lang w:eastAsia="zh-CN"/>
        </w:rPr>
        <w:t>。</w:t>
      </w:r>
      <w:r>
        <w:rPr>
          <w:rFonts w:hint="eastAsia" w:ascii="宋体" w:hAnsi="宋体"/>
          <w:color w:val="FF0000"/>
          <w:sz w:val="20"/>
          <w:szCs w:val="20"/>
        </w:rPr>
        <w:t>（六）由同一单位工作人员为两家以上（含两家）供应商进行同一项投标活动的</w:t>
      </w:r>
      <w:r>
        <w:rPr>
          <w:rFonts w:hint="eastAsia" w:ascii="宋体" w:hAnsi="宋体"/>
          <w:color w:val="FF0000"/>
          <w:sz w:val="20"/>
          <w:szCs w:val="20"/>
          <w:lang w:eastAsia="zh-CN"/>
        </w:rPr>
        <w:t>。</w:t>
      </w:r>
      <w:r>
        <w:rPr>
          <w:rFonts w:hint="eastAsia" w:ascii="宋体" w:hAnsi="宋体"/>
          <w:color w:val="FF0000"/>
          <w:sz w:val="20"/>
          <w:szCs w:val="20"/>
        </w:rPr>
        <w:t>（七）主管部门依照法律、法规认定的其他情形。</w:t>
      </w:r>
    </w:p>
    <w:p w14:paraId="3E08C6DC">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三、《深圳经济特区政府采购条例实施细则》第七十七条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供应商有下列情形之一的，属于隐瞒真实情况，提供虚假资料，按照采购条例第五十七</w:t>
      </w:r>
      <w:r>
        <w:rPr>
          <w:rFonts w:hint="eastAsia" w:ascii="宋体" w:hAnsi="宋体"/>
          <w:color w:val="FF0000"/>
          <w:sz w:val="20"/>
          <w:szCs w:val="20"/>
          <w:lang w:val="en-US" w:eastAsia="zh-CN"/>
        </w:rPr>
        <w:t>条</w:t>
      </w:r>
      <w:r>
        <w:rPr>
          <w:rFonts w:hint="eastAsia" w:ascii="宋体" w:hAnsi="宋体"/>
          <w:color w:val="FF0000"/>
          <w:sz w:val="20"/>
          <w:szCs w:val="20"/>
        </w:rPr>
        <w:t>的有关规定处理：（一）通过转让或者租借等方式从其他单位获取资格或者资质证书投标的</w:t>
      </w:r>
      <w:r>
        <w:rPr>
          <w:rFonts w:hint="eastAsia" w:ascii="宋体" w:hAnsi="宋体"/>
          <w:color w:val="FF0000"/>
          <w:sz w:val="20"/>
          <w:szCs w:val="20"/>
          <w:lang w:eastAsia="zh-CN"/>
        </w:rPr>
        <w:t>。</w:t>
      </w:r>
      <w:r>
        <w:rPr>
          <w:rFonts w:hint="eastAsia" w:ascii="宋体" w:hAnsi="宋体"/>
          <w:color w:val="FF0000"/>
          <w:sz w:val="20"/>
          <w:szCs w:val="20"/>
        </w:rPr>
        <w:t>（二）由其他单位或者其他单位负责人在投标供应商编制的投标文件上加盖印章或者签字的</w:t>
      </w:r>
      <w:r>
        <w:rPr>
          <w:rFonts w:hint="eastAsia" w:ascii="宋体" w:hAnsi="宋体"/>
          <w:color w:val="FF0000"/>
          <w:sz w:val="20"/>
          <w:szCs w:val="20"/>
          <w:lang w:eastAsia="zh-CN"/>
        </w:rPr>
        <w:t>。</w:t>
      </w:r>
      <w:r>
        <w:rPr>
          <w:rFonts w:hint="eastAsia" w:ascii="宋体" w:hAnsi="宋体"/>
          <w:color w:val="FF0000"/>
          <w:sz w:val="20"/>
          <w:szCs w:val="20"/>
        </w:rPr>
        <w:t>（三）项目负责人或者主要技术人员不是本单位人员的</w:t>
      </w:r>
      <w:r>
        <w:rPr>
          <w:rFonts w:hint="eastAsia" w:ascii="宋体" w:hAnsi="宋体"/>
          <w:color w:val="FF0000"/>
          <w:sz w:val="20"/>
          <w:szCs w:val="20"/>
          <w:lang w:eastAsia="zh-CN"/>
        </w:rPr>
        <w:t>。</w:t>
      </w:r>
      <w:r>
        <w:rPr>
          <w:rFonts w:hint="eastAsia" w:ascii="宋体" w:hAnsi="宋体"/>
          <w:color w:val="FF0000"/>
          <w:sz w:val="20"/>
          <w:szCs w:val="20"/>
        </w:rPr>
        <w:t>（四）投标保证金不是从投标供应商基本账户转出的</w:t>
      </w:r>
      <w:r>
        <w:rPr>
          <w:rFonts w:hint="eastAsia" w:ascii="宋体" w:hAnsi="宋体"/>
          <w:color w:val="FF0000"/>
          <w:sz w:val="20"/>
          <w:szCs w:val="20"/>
          <w:lang w:eastAsia="zh-CN"/>
        </w:rPr>
        <w:t>。</w:t>
      </w:r>
      <w:r>
        <w:rPr>
          <w:rFonts w:hint="eastAsia" w:ascii="宋体" w:hAnsi="宋体"/>
          <w:color w:val="FF0000"/>
          <w:sz w:val="20"/>
          <w:szCs w:val="20"/>
        </w:rPr>
        <w:t>（五）其他隐瞒真实情况、提供虚假资料的行为。</w:t>
      </w:r>
    </w:p>
    <w:p w14:paraId="7DDA3F9B">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14:paraId="19F43D22">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hint="eastAsia" w:ascii="Times New Roman" w:eastAsia="宋体"/>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479DA6F2">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ascii="Times New Roman" w:eastAsia="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4D17CE2A">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ascii="Times New Roman" w:eastAsia="宋体"/>
          <w:b w:val="0"/>
          <w:bCs/>
          <w:color w:val="FF0000"/>
          <w:sz w:val="20"/>
          <w:szCs w:val="20"/>
          <w:lang w:val="en-US" w:eastAsia="zh-CN"/>
        </w:rPr>
      </w:pPr>
      <w:r>
        <w:rPr>
          <w:rFonts w:hint="eastAsia" w:ascii="Times New Roman" w:eastAsia="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rPr>
        <w:t>取消参与本市政府采购资格</w:t>
      </w:r>
      <w:r>
        <w:rPr>
          <w:rFonts w:hint="eastAsia" w:hAnsi="宋体"/>
          <w:color w:val="FF0000"/>
          <w:sz w:val="20"/>
          <w:szCs w:val="20"/>
          <w:lang w:eastAsia="zh-CN"/>
        </w:rPr>
        <w:t>、</w:t>
      </w:r>
      <w:r>
        <w:rPr>
          <w:rFonts w:hint="eastAsia" w:ascii="宋体" w:hAnsi="宋体"/>
          <w:color w:val="FF0000"/>
          <w:sz w:val="20"/>
          <w:szCs w:val="20"/>
        </w:rPr>
        <w:t>依法吊销其营业</w:t>
      </w:r>
      <w:r>
        <w:rPr>
          <w:rFonts w:hint="eastAsia" w:hAnsi="宋体"/>
          <w:color w:val="FF0000"/>
          <w:sz w:val="20"/>
          <w:szCs w:val="20"/>
          <w:lang w:val="en-US" w:eastAsia="zh-CN"/>
        </w:rPr>
        <w:t>执照等行政处罚，</w:t>
      </w:r>
      <w:r>
        <w:rPr>
          <w:rFonts w:hint="eastAsia" w:ascii="宋体" w:hAnsi="宋体"/>
          <w:color w:val="FF0000"/>
          <w:sz w:val="20"/>
          <w:szCs w:val="20"/>
        </w:rPr>
        <w:t>构成犯罪的，依法追究刑事责任</w:t>
      </w:r>
      <w:r>
        <w:rPr>
          <w:rFonts w:hint="eastAsia" w:ascii="Times New Roman" w:eastAsia="宋体"/>
          <w:b w:val="0"/>
          <w:bCs/>
          <w:color w:val="FF0000"/>
          <w:sz w:val="20"/>
          <w:szCs w:val="20"/>
          <w:lang w:val="en-US" w:eastAsia="zh-CN"/>
        </w:rPr>
        <w:t>，请各供应商独立编制、上传投标文件，妥善保管和使用电子秘钥。</w:t>
      </w:r>
    </w:p>
    <w:p w14:paraId="7BCB5C3E">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22"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53C4F0B6">
      <w:pPr>
        <w:pStyle w:val="63"/>
        <w:rPr>
          <w:rFonts w:hint="eastAsia"/>
          <w:lang w:val="en-US" w:eastAsia="zh-CN"/>
        </w:rPr>
      </w:pPr>
    </w:p>
    <w:p w14:paraId="7D87AF6E">
      <w:pPr>
        <w:rPr>
          <w:rFonts w:hint="eastAsia"/>
        </w:rPr>
      </w:pPr>
      <w:r>
        <w:rPr>
          <w:rFonts w:hint="eastAsia" w:ascii="Times New Roman" w:hAnsi="Times New Roman" w:eastAsia="宋体" w:cs="Times New Roman"/>
          <w:b/>
          <w:color w:val="FF0000"/>
          <w:kern w:val="2"/>
          <w:sz w:val="21"/>
          <w:szCs w:val="24"/>
          <w:lang w:val="en-US" w:eastAsia="zh-CN" w:bidi="ar-SA"/>
        </w:rPr>
        <w:t>注：“特别警示条款”和《政府采购违法行为风险知悉确认书》用于对供应商违法行为的提醒，不作为供应商资格性审查及符合性审查条件。</w:t>
      </w:r>
      <w:r>
        <w:br w:type="page"/>
      </w:r>
    </w:p>
    <w:p w14:paraId="1A5ED80C">
      <w:pPr>
        <w:pStyle w:val="40"/>
        <w:widowControl/>
        <w:jc w:val="center"/>
        <w:outlineLvl w:val="1"/>
        <w:rPr>
          <w:rFonts w:ascii="黑体" w:hAnsi="宋体" w:eastAsia="黑体" w:cs="黑体"/>
          <w:sz w:val="40"/>
          <w:szCs w:val="40"/>
        </w:rPr>
      </w:pPr>
      <w:r>
        <w:rPr>
          <w:rFonts w:hint="eastAsia" w:ascii="黑体" w:hAnsi="宋体" w:eastAsia="黑体" w:cs="黑体"/>
          <w:sz w:val="40"/>
          <w:szCs w:val="40"/>
        </w:rPr>
        <w:t>招标文件信息</w:t>
      </w:r>
    </w:p>
    <w:tbl>
      <w:tblPr>
        <w:tblStyle w:val="45"/>
        <w:tblW w:w="7943" w:type="dxa"/>
        <w:jc w:val="center"/>
        <w:tblCellSpacing w:w="0" w:type="dxa"/>
        <w:tblLayout w:type="fixed"/>
        <w:tblCellMar>
          <w:top w:w="45" w:type="dxa"/>
          <w:left w:w="45" w:type="dxa"/>
          <w:bottom w:w="45" w:type="dxa"/>
          <w:right w:w="45" w:type="dxa"/>
        </w:tblCellMar>
      </w:tblPr>
      <w:tblGrid>
        <w:gridCol w:w="2723"/>
        <w:gridCol w:w="5220"/>
      </w:tblGrid>
      <w:tr w14:paraId="118EF55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C217C1B">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14:paraId="2AB895FD">
            <w:pPr>
              <w:rPr>
                <w:rFonts w:hint="eastAsia" w:eastAsia="宋体"/>
                <w:sz w:val="30"/>
                <w:szCs w:val="30"/>
                <w:lang w:eastAsia="zh-CN"/>
              </w:rPr>
            </w:pPr>
            <w:r>
              <w:rPr>
                <w:rFonts w:hint="eastAsia" w:ascii="宋体" w:hAnsi="宋体"/>
                <w:sz w:val="30"/>
                <w:szCs w:val="30"/>
                <w:lang w:eastAsia="zh-CN"/>
              </w:rPr>
              <w:t>BACG2024000513</w:t>
            </w:r>
          </w:p>
        </w:tc>
      </w:tr>
      <w:tr w14:paraId="3AC1EAE5">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CCF0B19">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14:paraId="10AF0A62">
            <w:pPr>
              <w:rPr>
                <w:sz w:val="30"/>
                <w:szCs w:val="30"/>
              </w:rPr>
            </w:pPr>
            <w:r>
              <w:rPr>
                <w:rFonts w:hint="eastAsia" w:ascii="宋体" w:hAnsi="宋体"/>
                <w:sz w:val="30"/>
                <w:szCs w:val="30"/>
              </w:rPr>
              <w:t>深圳市宝安区中心医院开办医用家具一批采购</w:t>
            </w:r>
          </w:p>
        </w:tc>
      </w:tr>
      <w:tr w14:paraId="7CAC5AA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705B1E9">
            <w:pPr>
              <w:widowControl/>
              <w:jc w:val="right"/>
              <w:rPr>
                <w:sz w:val="30"/>
                <w:szCs w:val="30"/>
              </w:rPr>
            </w:pPr>
            <w:r>
              <w:rPr>
                <w:rFonts w:ascii="宋体" w:hAnsi="宋体" w:cs="宋体"/>
                <w:kern w:val="0"/>
                <w:sz w:val="30"/>
                <w:szCs w:val="30"/>
              </w:rPr>
              <w:t xml:space="preserve">包 </w:t>
            </w:r>
            <w:r>
              <w:rPr>
                <w:rFonts w:hint="eastAsia" w:ascii="宋体" w:hAnsi="宋体" w:cs="宋体"/>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14:paraId="2C56171A">
            <w:pPr>
              <w:widowControl/>
              <w:jc w:val="left"/>
              <w:rPr>
                <w:sz w:val="30"/>
                <w:szCs w:val="30"/>
              </w:rPr>
            </w:pPr>
            <w:r>
              <w:rPr>
                <w:rFonts w:ascii="宋体" w:hAnsi="宋体" w:cs="宋体"/>
                <w:kern w:val="0"/>
                <w:sz w:val="30"/>
                <w:szCs w:val="30"/>
              </w:rPr>
              <w:t>A</w:t>
            </w:r>
          </w:p>
        </w:tc>
      </w:tr>
      <w:tr w14:paraId="73D0970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B76AC54">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14:paraId="688F699E">
            <w:pPr>
              <w:widowControl/>
              <w:jc w:val="left"/>
              <w:rPr>
                <w:sz w:val="30"/>
                <w:szCs w:val="30"/>
              </w:rPr>
            </w:pPr>
            <w:r>
              <w:rPr>
                <w:rFonts w:ascii="宋体" w:hAnsi="宋体" w:cs="宋体"/>
                <w:kern w:val="0"/>
                <w:sz w:val="30"/>
                <w:szCs w:val="30"/>
              </w:rPr>
              <w:t>货物类</w:t>
            </w:r>
          </w:p>
        </w:tc>
      </w:tr>
      <w:tr w14:paraId="6E2A9A3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354DC96">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14:paraId="587BAB6A">
            <w:pPr>
              <w:widowControl/>
              <w:jc w:val="left"/>
              <w:rPr>
                <w:sz w:val="30"/>
                <w:szCs w:val="30"/>
              </w:rPr>
            </w:pPr>
            <w:r>
              <w:rPr>
                <w:rFonts w:ascii="宋体" w:hAnsi="宋体" w:cs="宋体"/>
                <w:kern w:val="0"/>
                <w:sz w:val="30"/>
                <w:szCs w:val="30"/>
              </w:rPr>
              <w:t>公开招标</w:t>
            </w:r>
          </w:p>
        </w:tc>
      </w:tr>
      <w:tr w14:paraId="01EC689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8688170">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14:paraId="72236E6E">
            <w:pPr>
              <w:widowControl/>
              <w:jc w:val="left"/>
              <w:rPr>
                <w:sz w:val="30"/>
                <w:szCs w:val="30"/>
              </w:rPr>
            </w:pPr>
            <w:r>
              <w:rPr>
                <w:rFonts w:ascii="宋体" w:hAnsi="宋体" w:cs="宋体"/>
                <w:kern w:val="0"/>
                <w:sz w:val="30"/>
                <w:szCs w:val="30"/>
              </w:rPr>
              <w:t>人民币</w:t>
            </w:r>
          </w:p>
        </w:tc>
      </w:tr>
      <w:tr w14:paraId="4CE9B9C7">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1206E25">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14:paraId="1C1F4A3F">
            <w:pPr>
              <w:widowControl/>
              <w:jc w:val="left"/>
              <w:rPr>
                <w:sz w:val="30"/>
                <w:szCs w:val="30"/>
              </w:rPr>
            </w:pPr>
            <w:r>
              <w:rPr>
                <w:rFonts w:ascii="宋体" w:hAnsi="宋体" w:cs="宋体"/>
                <w:kern w:val="0"/>
                <w:sz w:val="30"/>
                <w:szCs w:val="30"/>
              </w:rPr>
              <w:t>综合评分法</w:t>
            </w:r>
            <w:bookmarkEnd w:id="0"/>
          </w:p>
        </w:tc>
      </w:tr>
    </w:tbl>
    <w:p w14:paraId="4D4DBA8A">
      <w:pPr>
        <w:pStyle w:val="40"/>
        <w:widowControl/>
        <w:jc w:val="center"/>
        <w:outlineLvl w:val="1"/>
        <w:rPr>
          <w:rFonts w:hint="eastAsia" w:ascii="黑体" w:hAnsi="宋体" w:eastAsia="黑体" w:cs="黑体"/>
          <w:sz w:val="40"/>
          <w:szCs w:val="40"/>
        </w:rPr>
        <w:sectPr>
          <w:headerReference r:id="rId5" w:type="first"/>
          <w:footerReference r:id="rId6" w:type="default"/>
          <w:footerReference r:id="rId7" w:type="even"/>
          <w:pgSz w:w="11907" w:h="16840"/>
          <w:pgMar w:top="1440" w:right="1418" w:bottom="1440" w:left="1418" w:header="851" w:footer="992" w:gutter="0"/>
          <w:cols w:space="425" w:num="1"/>
          <w:titlePg/>
          <w:docGrid w:linePitch="462" w:charSpace="0"/>
        </w:sectPr>
      </w:pPr>
    </w:p>
    <w:p w14:paraId="5A0E9308">
      <w:pPr>
        <w:pStyle w:val="40"/>
        <w:widowControl/>
        <w:jc w:val="center"/>
        <w:outlineLvl w:val="1"/>
        <w:rPr>
          <w:rFonts w:ascii="黑体" w:hAnsi="宋体" w:eastAsia="黑体" w:cs="黑体"/>
          <w:sz w:val="40"/>
          <w:szCs w:val="40"/>
        </w:rPr>
      </w:pPr>
      <w:r>
        <w:rPr>
          <w:rFonts w:hint="eastAsia" w:ascii="黑体" w:hAnsi="宋体" w:eastAsia="黑体" w:cs="黑体"/>
          <w:sz w:val="40"/>
          <w:szCs w:val="40"/>
        </w:rPr>
        <w:t>资格性审查表</w:t>
      </w:r>
    </w:p>
    <w:tbl>
      <w:tblPr>
        <w:tblStyle w:val="45"/>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31328A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DCF8F96">
            <w:pPr>
              <w:widowControl/>
              <w:jc w:val="center"/>
              <w:rPr>
                <w:sz w:val="28"/>
                <w:szCs w:val="28"/>
              </w:rPr>
            </w:pPr>
            <w:r>
              <w:rPr>
                <w:rFonts w:ascii="宋体" w:hAnsi="宋体" w:cs="宋体"/>
                <w:kern w:val="0"/>
                <w:sz w:val="28"/>
                <w:szCs w:val="28"/>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005707B">
            <w:pPr>
              <w:widowControl/>
              <w:jc w:val="center"/>
              <w:rPr>
                <w:sz w:val="28"/>
                <w:szCs w:val="28"/>
              </w:rPr>
            </w:pPr>
            <w:r>
              <w:rPr>
                <w:rFonts w:ascii="宋体" w:hAnsi="宋体" w:cs="宋体"/>
                <w:kern w:val="0"/>
                <w:sz w:val="28"/>
                <w:szCs w:val="28"/>
              </w:rPr>
              <w:t>内容</w:t>
            </w:r>
          </w:p>
        </w:tc>
      </w:tr>
      <w:tr w14:paraId="1BF82B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525EAB3D">
            <w:pPr>
              <w:widowControl/>
              <w:jc w:val="center"/>
              <w:textAlignment w:val="top"/>
              <w:rPr>
                <w:szCs w:val="21"/>
              </w:rPr>
            </w:pPr>
            <w:r>
              <w:rPr>
                <w:rFonts w:ascii="宋体" w:hAnsi="宋体" w:cs="宋体"/>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63D7B7C">
            <w:pPr>
              <w:widowControl/>
              <w:jc w:val="left"/>
              <w:textAlignment w:val="top"/>
              <w:rPr>
                <w:szCs w:val="21"/>
              </w:rPr>
            </w:pPr>
            <w:r>
              <w:rPr>
                <w:rFonts w:ascii="宋体" w:hAnsi="宋体" w:cs="宋体"/>
                <w:kern w:val="0"/>
                <w:szCs w:val="21"/>
              </w:rPr>
              <w:t>投标人不</w:t>
            </w:r>
            <w:r>
              <w:rPr>
                <w:rFonts w:hint="eastAsia" w:ascii="宋体" w:hAnsi="宋体" w:cs="宋体"/>
                <w:kern w:val="0"/>
                <w:szCs w:val="21"/>
              </w:rPr>
              <w:t>符合</w:t>
            </w:r>
            <w:r>
              <w:rPr>
                <w:rFonts w:ascii="宋体" w:hAnsi="宋体" w:cs="宋体"/>
                <w:kern w:val="0"/>
                <w:szCs w:val="21"/>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rPr>
              <w:t>）</w:t>
            </w:r>
          </w:p>
        </w:tc>
      </w:tr>
    </w:tbl>
    <w:p w14:paraId="4B04AF9D">
      <w:pPr>
        <w:pStyle w:val="40"/>
        <w:widowControl/>
        <w:spacing w:before="280" w:beforeAutospacing="0"/>
        <w:jc w:val="center"/>
        <w:outlineLvl w:val="1"/>
        <w:rPr>
          <w:rFonts w:ascii="黑体" w:hAnsi="宋体" w:eastAsia="黑体" w:cs="黑体"/>
          <w:sz w:val="40"/>
          <w:szCs w:val="40"/>
        </w:rPr>
      </w:pPr>
      <w:r>
        <w:rPr>
          <w:rFonts w:hint="eastAsia" w:ascii="黑体" w:hAnsi="宋体" w:eastAsia="黑体" w:cs="黑体"/>
          <w:sz w:val="40"/>
          <w:szCs w:val="40"/>
        </w:rPr>
        <w:t>符合性审查表</w:t>
      </w:r>
    </w:p>
    <w:tbl>
      <w:tblPr>
        <w:tblStyle w:val="45"/>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38877D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781F559">
            <w:pPr>
              <w:widowControl/>
              <w:jc w:val="center"/>
              <w:rPr>
                <w:sz w:val="28"/>
                <w:szCs w:val="28"/>
              </w:rPr>
            </w:pPr>
            <w:r>
              <w:rPr>
                <w:rFonts w:ascii="宋体" w:hAnsi="宋体" w:cs="宋体"/>
                <w:kern w:val="0"/>
                <w:sz w:val="28"/>
                <w:szCs w:val="28"/>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E0196B6">
            <w:pPr>
              <w:widowControl/>
              <w:jc w:val="center"/>
              <w:rPr>
                <w:sz w:val="28"/>
                <w:szCs w:val="28"/>
              </w:rPr>
            </w:pPr>
            <w:r>
              <w:rPr>
                <w:rFonts w:ascii="宋体" w:hAnsi="宋体" w:cs="宋体"/>
                <w:kern w:val="0"/>
                <w:sz w:val="28"/>
                <w:szCs w:val="28"/>
              </w:rPr>
              <w:t>内容</w:t>
            </w:r>
          </w:p>
        </w:tc>
      </w:tr>
      <w:tr w14:paraId="2364C0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5D9AB5">
            <w:pPr>
              <w:widowControl/>
              <w:jc w:val="center"/>
              <w:textAlignment w:val="top"/>
              <w:rPr>
                <w:szCs w:val="21"/>
              </w:rPr>
            </w:pPr>
            <w:r>
              <w:rPr>
                <w:rFonts w:ascii="宋体" w:hAnsi="宋体" w:cs="宋体"/>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C48C28E">
            <w:pPr>
              <w:widowControl/>
              <w:jc w:val="left"/>
              <w:textAlignment w:val="top"/>
              <w:rPr>
                <w:szCs w:val="21"/>
              </w:rPr>
            </w:pPr>
            <w:r>
              <w:rPr>
                <w:rFonts w:hint="eastAsia"/>
                <w:lang w:val="en-US" w:eastAsia="zh-CN"/>
              </w:rPr>
              <w:t>不得</w:t>
            </w:r>
            <w:r>
              <w:rPr>
                <w:rFonts w:hint="eastAsia"/>
              </w:rPr>
              <w:t>将一个包的内容拆开投标；</w:t>
            </w:r>
          </w:p>
        </w:tc>
      </w:tr>
      <w:tr w14:paraId="36269B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7CF834">
            <w:pPr>
              <w:widowControl/>
              <w:jc w:val="center"/>
              <w:textAlignment w:val="top"/>
              <w:rPr>
                <w:szCs w:val="21"/>
              </w:rPr>
            </w:pPr>
            <w:r>
              <w:rPr>
                <w:rFonts w:ascii="宋体" w:hAnsi="宋体" w:cs="宋体"/>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17DA221">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14:paraId="093D8A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5085FD">
            <w:pPr>
              <w:widowControl/>
              <w:jc w:val="center"/>
              <w:textAlignment w:val="top"/>
              <w:rPr>
                <w:szCs w:val="21"/>
              </w:rPr>
            </w:pPr>
            <w:r>
              <w:rPr>
                <w:rFonts w:ascii="宋体" w:hAnsi="宋体" w:cs="宋体"/>
                <w:kern w:val="0"/>
                <w:szCs w:val="21"/>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8A964FB">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14:paraId="1C4A49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3454FDB">
            <w:pPr>
              <w:widowControl/>
              <w:jc w:val="center"/>
              <w:textAlignment w:val="top"/>
              <w:rPr>
                <w:szCs w:val="21"/>
              </w:rPr>
            </w:pPr>
            <w:r>
              <w:rPr>
                <w:rFonts w:ascii="宋体" w:hAnsi="宋体" w:cs="宋体"/>
                <w:kern w:val="0"/>
                <w:szCs w:val="21"/>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7C1558F">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32D169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32B48F">
            <w:pPr>
              <w:widowControl/>
              <w:jc w:val="center"/>
              <w:textAlignment w:val="top"/>
              <w:rPr>
                <w:szCs w:val="21"/>
              </w:rPr>
            </w:pPr>
            <w:r>
              <w:rPr>
                <w:rFonts w:ascii="宋体" w:hAnsi="宋体" w:cs="宋体"/>
                <w:kern w:val="0"/>
                <w:szCs w:val="21"/>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E46C029">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14:paraId="46A666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79AFFF">
            <w:pPr>
              <w:widowControl/>
              <w:jc w:val="center"/>
              <w:textAlignment w:val="top"/>
              <w:rPr>
                <w:szCs w:val="21"/>
              </w:rPr>
            </w:pPr>
            <w:r>
              <w:rPr>
                <w:rFonts w:ascii="宋体" w:hAnsi="宋体" w:cs="宋体"/>
                <w:kern w:val="0"/>
                <w:szCs w:val="21"/>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AFB5934">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14:paraId="4406EE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523CCA">
            <w:pPr>
              <w:widowControl/>
              <w:jc w:val="center"/>
              <w:textAlignment w:val="top"/>
              <w:rPr>
                <w:rFonts w:hint="eastAsia"/>
              </w:rPr>
            </w:pPr>
            <w:r>
              <w:rPr>
                <w:rFonts w:hint="eastAsia"/>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2E421D7">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14:paraId="5922B2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A99C1B9">
            <w:pPr>
              <w:widowControl/>
              <w:jc w:val="center"/>
              <w:textAlignment w:val="top"/>
              <w:rPr>
                <w:szCs w:val="21"/>
              </w:rPr>
            </w:pPr>
            <w:r>
              <w:rPr>
                <w:rFonts w:ascii="宋体" w:hAnsi="宋体" w:cs="宋体"/>
                <w:kern w:val="0"/>
                <w:szCs w:val="21"/>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4A0A05E">
            <w:pPr>
              <w:widowControl/>
              <w:jc w:val="left"/>
              <w:textAlignment w:val="top"/>
              <w:rPr>
                <w:szCs w:val="21"/>
              </w:rPr>
            </w:pPr>
            <w:r>
              <w:rPr>
                <w:rFonts w:hint="eastAsia"/>
              </w:rPr>
              <w:t>投标文件存在列放位置错误，导致属于信息公开情形的没有被公开；</w:t>
            </w:r>
          </w:p>
        </w:tc>
      </w:tr>
      <w:tr w14:paraId="43DDA8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DAC9AC">
            <w:pPr>
              <w:widowControl/>
              <w:jc w:val="center"/>
              <w:textAlignment w:val="top"/>
              <w:rPr>
                <w:szCs w:val="21"/>
              </w:rPr>
            </w:pPr>
            <w:r>
              <w:rPr>
                <w:rFonts w:ascii="宋体" w:hAnsi="宋体" w:cs="宋体"/>
                <w:kern w:val="0"/>
                <w:szCs w:val="21"/>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163E2FF">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14:paraId="7EE9A8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483CDA">
            <w:pPr>
              <w:widowControl/>
              <w:jc w:val="center"/>
              <w:textAlignment w:val="top"/>
              <w:rPr>
                <w:szCs w:val="21"/>
              </w:rPr>
            </w:pPr>
            <w:r>
              <w:rPr>
                <w:rFonts w:ascii="宋体" w:hAnsi="宋体" w:cs="宋体"/>
                <w:kern w:val="0"/>
                <w:szCs w:val="21"/>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C881DBB">
            <w:pPr>
              <w:widowControl/>
              <w:jc w:val="left"/>
              <w:textAlignment w:val="top"/>
              <w:rPr>
                <w:szCs w:val="21"/>
              </w:rPr>
            </w:pPr>
            <w:r>
              <w:rPr>
                <w:rFonts w:hint="eastAsia"/>
              </w:rPr>
              <w:t>投标文件用不属于本公司的电子密钥或电子营业执照进行加密的；</w:t>
            </w:r>
          </w:p>
        </w:tc>
      </w:tr>
      <w:tr w14:paraId="37CA26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9AFCA9">
            <w:pPr>
              <w:widowControl/>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6C426D1">
            <w:pPr>
              <w:widowControl/>
              <w:jc w:val="left"/>
              <w:textAlignment w:val="top"/>
              <w:rPr>
                <w:rFonts w:hint="eastAsia" w:eastAsia="宋体"/>
                <w:szCs w:val="24"/>
                <w:lang w:eastAsia="zh-CN"/>
              </w:rPr>
            </w:pPr>
            <w:r>
              <w:rPr>
                <w:rFonts w:hint="eastAsia" w:ascii="Times New Roman" w:hAnsi="Times New Roman" w:eastAsia="宋体" w:cs="Times New Roman"/>
                <w:sz w:val="21"/>
                <w:szCs w:val="24"/>
              </w:rPr>
              <w:t>不同投标供应商投标文件“文件制作机器码”一致</w:t>
            </w:r>
            <w:r>
              <w:rPr>
                <w:rFonts w:hint="eastAsia" w:ascii="Times New Roman" w:hAnsi="Times New Roman" w:eastAsia="宋体" w:cs="Times New Roman"/>
                <w:sz w:val="21"/>
                <w:szCs w:val="24"/>
                <w:lang w:eastAsia="zh-CN"/>
              </w:rPr>
              <w:t>；</w:t>
            </w:r>
          </w:p>
        </w:tc>
      </w:tr>
      <w:tr w14:paraId="7CEE7F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66A8AB">
            <w:pPr>
              <w:widowControl/>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6D08F44">
            <w:pPr>
              <w:widowControl/>
              <w:jc w:val="left"/>
              <w:textAlignment w:val="top"/>
              <w:rPr>
                <w:rFonts w:hint="eastAsia" w:eastAsia="宋体"/>
                <w:szCs w:val="24"/>
                <w:lang w:eastAsia="zh-CN"/>
              </w:rPr>
            </w:pPr>
            <w:r>
              <w:rPr>
                <w:rFonts w:hint="eastAsia" w:ascii="Times New Roman" w:hAnsi="Times New Roman" w:eastAsia="宋体" w:cs="Times New Roman"/>
                <w:sz w:val="21"/>
                <w:szCs w:val="24"/>
              </w:rPr>
              <w:t>不同投标供应商投标文件“文件创建标识码”一致</w:t>
            </w:r>
            <w:r>
              <w:rPr>
                <w:rFonts w:hint="eastAsia" w:ascii="Times New Roman" w:hAnsi="Times New Roman" w:eastAsia="宋体" w:cs="Times New Roman"/>
                <w:sz w:val="21"/>
                <w:szCs w:val="24"/>
                <w:lang w:eastAsia="zh-CN"/>
              </w:rPr>
              <w:t>；</w:t>
            </w:r>
          </w:p>
        </w:tc>
      </w:tr>
      <w:tr w14:paraId="6501FA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FAEDC4">
            <w:pPr>
              <w:widowControl/>
              <w:jc w:val="center"/>
              <w:textAlignment w:val="top"/>
              <w:rPr>
                <w:rFonts w:hint="default" w:eastAsia="宋体"/>
                <w:szCs w:val="21"/>
                <w:lang w:val="en-US" w:eastAsia="zh-CN"/>
              </w:rPr>
            </w:pPr>
            <w:r>
              <w:rPr>
                <w:rFonts w:hint="eastAsia" w:ascii="宋体" w:hAnsi="宋体" w:cs="宋体"/>
                <w:kern w:val="0"/>
                <w:szCs w:val="21"/>
                <w:lang w:val="en-US" w:eastAsia="zh-CN"/>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B7FB4DC">
            <w:pPr>
              <w:widowControl/>
              <w:jc w:val="left"/>
              <w:textAlignment w:val="top"/>
              <w:rPr>
                <w:szCs w:val="21"/>
              </w:rPr>
            </w:pPr>
            <w:r>
              <w:rPr>
                <w:rFonts w:hint="eastAsia"/>
              </w:rPr>
              <w:t>法律、法规、规章、规范性文件规定的其他情形。</w:t>
            </w:r>
          </w:p>
        </w:tc>
      </w:tr>
    </w:tbl>
    <w:p w14:paraId="2E613F00">
      <w:pPr>
        <w:pStyle w:val="40"/>
        <w:widowControl/>
        <w:jc w:val="center"/>
        <w:outlineLvl w:val="1"/>
        <w:rPr>
          <w:rFonts w:hint="eastAsia" w:ascii="黑体" w:hAnsi="宋体" w:eastAsia="黑体" w:cs="黑体"/>
          <w:sz w:val="40"/>
          <w:szCs w:val="40"/>
        </w:rPr>
        <w:sectPr>
          <w:pgSz w:w="11907" w:h="16840"/>
          <w:pgMar w:top="1440" w:right="1418" w:bottom="1440" w:left="1418" w:header="851" w:footer="992" w:gutter="0"/>
          <w:cols w:space="425" w:num="1"/>
          <w:titlePg/>
          <w:docGrid w:linePitch="462" w:charSpace="0"/>
        </w:sectPr>
      </w:pPr>
    </w:p>
    <w:p w14:paraId="114F1799">
      <w:pPr>
        <w:pStyle w:val="40"/>
        <w:widowControl/>
        <w:jc w:val="center"/>
        <w:outlineLvl w:val="1"/>
        <w:rPr>
          <w:rFonts w:ascii="黑体" w:hAnsi="宋体" w:eastAsia="黑体" w:cs="黑体"/>
          <w:sz w:val="40"/>
          <w:szCs w:val="40"/>
        </w:rPr>
      </w:pPr>
      <w:r>
        <w:rPr>
          <w:rFonts w:hint="eastAsia" w:ascii="黑体" w:hAnsi="宋体" w:eastAsia="黑体" w:cs="黑体"/>
          <w:sz w:val="40"/>
          <w:szCs w:val="40"/>
        </w:rPr>
        <w:t>评标信息</w:t>
      </w:r>
    </w:p>
    <w:tbl>
      <w:tblPr>
        <w:tblStyle w:val="45"/>
        <w:tblW w:w="9141"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9078"/>
      </w:tblGrid>
      <w:tr w14:paraId="4BCA2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14:paraId="6093A164">
            <w:pPr>
              <w:jc w:val="left"/>
              <w:rPr>
                <w:rFonts w:ascii="宋体"/>
                <w:b/>
                <w:bCs/>
                <w:sz w:val="24"/>
              </w:rPr>
            </w:pPr>
            <w:r>
              <w:rPr>
                <w:b/>
                <w:bCs/>
              </w:rPr>
              <w:t>评标方法：综合评分法</w:t>
            </w:r>
          </w:p>
        </w:tc>
      </w:tr>
      <w:tr w14:paraId="65111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14:paraId="74421CD1">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p>
          <w:p w14:paraId="5CA43281">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lang w:eastAsia="zh-CN"/>
              </w:rPr>
            </w:pPr>
            <w:r>
              <w:rPr>
                <w:szCs w:val="21"/>
              </w:rPr>
              <w:t>综合评分法，</w:t>
            </w:r>
            <w:r>
              <w:rPr>
                <w:rFonts w:hint="eastAsia"/>
                <w:szCs w:val="21"/>
              </w:rPr>
              <w:t>是指投标文件满足招标文件全部实质性要求，且按照评审因素的量化指标评审得分最高的投标人为中标候选人的评标方法。</w:t>
            </w:r>
          </w:p>
          <w:p w14:paraId="1464E203">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lang w:eastAsia="zh-CN"/>
              </w:rPr>
            </w:pPr>
          </w:p>
          <w:p w14:paraId="2720BD97">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14:paraId="6CF0F585">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14:paraId="740A1D36">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14:paraId="19E0022A">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投标报价得分=(评标基准价／投标报价)×100 </w:t>
            </w:r>
          </w:p>
          <w:p w14:paraId="232A6791">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评标总得分＝F1×A1＋F2×A2＋……＋Fn×An </w:t>
            </w:r>
          </w:p>
          <w:p w14:paraId="20FEE549">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F1、F2……Fn分别为各项评审因素的得分； </w:t>
            </w:r>
          </w:p>
          <w:p w14:paraId="500ACE39">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A1、A2、……An 分别为各项评审因素所占的权重(A1＋A2＋……＋An＝1)。 </w:t>
            </w:r>
          </w:p>
          <w:p w14:paraId="194C71C6">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14:paraId="54C2EB5D">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14:paraId="793B6540">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b/>
                <w:bCs/>
                <w:color w:val="FF0000"/>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p w14:paraId="7A0F5009">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b/>
                <w:bCs/>
                <w:color w:val="FF0000"/>
              </w:rPr>
            </w:pPr>
          </w:p>
          <w:tbl>
            <w:tblPr>
              <w:tblStyle w:val="45"/>
              <w:tblW w:w="9078" w:type="dxa"/>
              <w:jc w:val="center"/>
              <w:tblCellSpacing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1"/>
              <w:gridCol w:w="681"/>
              <w:gridCol w:w="2837"/>
              <w:gridCol w:w="681"/>
              <w:gridCol w:w="4198"/>
            </w:tblGrid>
            <w:tr w14:paraId="251DB7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tblCellSpacing w:w="0" w:type="dxa"/>
                <w:jc w:val="center"/>
              </w:trPr>
              <w:tc>
                <w:tcPr>
                  <w:tcW w:w="681" w:type="dxa"/>
                  <w:tcBorders>
                    <w:top w:val="single" w:color="000000" w:sz="8" w:space="0"/>
                    <w:left w:val="single" w:color="000000" w:sz="8" w:space="0"/>
                    <w:bottom w:val="single" w:color="000000" w:sz="8" w:space="0"/>
                    <w:right w:val="single" w:color="000000" w:sz="8" w:space="0"/>
                  </w:tcBorders>
                  <w:shd w:val="clear" w:color="auto" w:fill="E6EFFA"/>
                  <w:noWrap w:val="0"/>
                  <w:vAlign w:val="center"/>
                </w:tcPr>
                <w:p w14:paraId="4E1F1BFF">
                  <w:pPr>
                    <w:widowControl/>
                    <w:wordWrap w:val="0"/>
                    <w:jc w:val="center"/>
                    <w:rPr>
                      <w:rFonts w:hint="eastAsia" w:ascii="宋体" w:hAnsi="宋体" w:eastAsia="宋体" w:cs="宋体"/>
                      <w:b/>
                      <w:bCs/>
                      <w:sz w:val="21"/>
                      <w:szCs w:val="21"/>
                      <w:highlight w:val="none"/>
                    </w:rPr>
                  </w:pPr>
                  <w:bookmarkStart w:id="2" w:name="OLE_LINK114"/>
                  <w:r>
                    <w:rPr>
                      <w:rFonts w:hint="eastAsia" w:ascii="宋体" w:hAnsi="宋体" w:eastAsia="宋体" w:cs="宋体"/>
                      <w:b/>
                      <w:bCs/>
                      <w:kern w:val="0"/>
                      <w:sz w:val="21"/>
                      <w:szCs w:val="21"/>
                      <w:highlight w:val="none"/>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noWrap w:val="0"/>
                  <w:vAlign w:val="center"/>
                </w:tcPr>
                <w:p w14:paraId="0C2EA715">
                  <w:pPr>
                    <w:widowControl/>
                    <w:wordWrap w:val="0"/>
                    <w:jc w:val="center"/>
                    <w:rPr>
                      <w:rFonts w:hint="eastAsia" w:ascii="宋体" w:hAnsi="宋体" w:eastAsia="宋体" w:cs="宋体"/>
                      <w:b/>
                      <w:bCs/>
                      <w:sz w:val="21"/>
                      <w:szCs w:val="21"/>
                      <w:highlight w:val="none"/>
                    </w:rPr>
                  </w:pPr>
                  <w:r>
                    <w:rPr>
                      <w:rFonts w:hint="eastAsia" w:ascii="宋体" w:hAnsi="宋体" w:eastAsia="宋体" w:cs="宋体"/>
                      <w:b/>
                      <w:bCs/>
                      <w:kern w:val="0"/>
                      <w:sz w:val="21"/>
                      <w:szCs w:val="21"/>
                      <w:highlight w:val="none"/>
                    </w:rPr>
                    <w:t>评分项</w:t>
                  </w:r>
                </w:p>
              </w:tc>
              <w:tc>
                <w:tcPr>
                  <w:tcW w:w="4198" w:type="dxa"/>
                  <w:tcBorders>
                    <w:top w:val="single" w:color="000000" w:sz="8" w:space="0"/>
                    <w:left w:val="single" w:color="000000" w:sz="8" w:space="0"/>
                    <w:bottom w:val="single" w:color="000000" w:sz="8" w:space="0"/>
                    <w:right w:val="single" w:color="000000" w:sz="8" w:space="0"/>
                  </w:tcBorders>
                  <w:shd w:val="clear" w:color="auto" w:fill="E6EFFA"/>
                  <w:noWrap w:val="0"/>
                  <w:vAlign w:val="center"/>
                </w:tcPr>
                <w:p w14:paraId="5E676D94">
                  <w:pPr>
                    <w:widowControl/>
                    <w:wordWrap w:val="0"/>
                    <w:jc w:val="center"/>
                    <w:rPr>
                      <w:rFonts w:hint="eastAsia" w:ascii="宋体" w:hAnsi="宋体" w:eastAsia="宋体" w:cs="宋体"/>
                      <w:b/>
                      <w:bCs/>
                      <w:sz w:val="21"/>
                      <w:szCs w:val="21"/>
                      <w:highlight w:val="none"/>
                    </w:rPr>
                  </w:pPr>
                  <w:r>
                    <w:rPr>
                      <w:rFonts w:hint="eastAsia" w:ascii="宋体" w:hAnsi="宋体" w:eastAsia="宋体" w:cs="宋体"/>
                      <w:b/>
                      <w:bCs/>
                      <w:kern w:val="0"/>
                      <w:sz w:val="21"/>
                      <w:szCs w:val="21"/>
                      <w:highlight w:val="none"/>
                    </w:rPr>
                    <w:t>权重(%)</w:t>
                  </w:r>
                </w:p>
              </w:tc>
            </w:tr>
            <w:tr w14:paraId="1AA069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restart"/>
                  <w:tcBorders>
                    <w:top w:val="single" w:color="000000" w:sz="8" w:space="0"/>
                    <w:left w:val="single" w:color="000000" w:sz="8" w:space="0"/>
                    <w:bottom w:val="single" w:color="000000" w:sz="8" w:space="0"/>
                    <w:right w:val="single" w:color="000000" w:sz="8" w:space="0"/>
                  </w:tcBorders>
                  <w:noWrap w:val="0"/>
                  <w:vAlign w:val="center"/>
                </w:tcPr>
                <w:p w14:paraId="7FF43DB0">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1</w:t>
                  </w:r>
                </w:p>
              </w:tc>
              <w:tc>
                <w:tcPr>
                  <w:tcW w:w="4199" w:type="dxa"/>
                  <w:gridSpan w:val="3"/>
                  <w:tcBorders>
                    <w:top w:val="single" w:color="000000" w:sz="8" w:space="0"/>
                    <w:left w:val="single" w:color="000000" w:sz="8" w:space="0"/>
                    <w:bottom w:val="single" w:color="000000" w:sz="8" w:space="0"/>
                    <w:right w:val="single" w:color="000000" w:sz="8" w:space="0"/>
                  </w:tcBorders>
                  <w:noWrap w:val="0"/>
                  <w:vAlign w:val="center"/>
                </w:tcPr>
                <w:p w14:paraId="4EF0CBE2">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价格</w:t>
                  </w:r>
                </w:p>
              </w:tc>
              <w:tc>
                <w:tcPr>
                  <w:tcW w:w="4198" w:type="dxa"/>
                  <w:tcBorders>
                    <w:top w:val="single" w:color="000000" w:sz="8" w:space="0"/>
                    <w:left w:val="single" w:color="000000" w:sz="8" w:space="0"/>
                    <w:bottom w:val="single" w:color="000000" w:sz="8" w:space="0"/>
                    <w:right w:val="single" w:color="000000" w:sz="8" w:space="0"/>
                  </w:tcBorders>
                  <w:noWrap w:val="0"/>
                  <w:vAlign w:val="center"/>
                </w:tcPr>
                <w:p w14:paraId="0A8F0EA4">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30</w:t>
                  </w:r>
                </w:p>
              </w:tc>
            </w:tr>
            <w:tr w14:paraId="521AEC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top w:val="single" w:color="000000" w:sz="8" w:space="0"/>
                    <w:left w:val="single" w:color="000000" w:sz="8" w:space="0"/>
                    <w:bottom w:val="single" w:color="000000" w:sz="8" w:space="0"/>
                    <w:right w:val="single" w:color="000000" w:sz="8" w:space="0"/>
                  </w:tcBorders>
                  <w:noWrap w:val="0"/>
                  <w:vAlign w:val="center"/>
                </w:tcPr>
                <w:p w14:paraId="4C1B0C20">
                  <w:pPr>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noWrap w:val="0"/>
                  <w:vAlign w:val="top"/>
                </w:tcPr>
                <w:p w14:paraId="7B85FE98">
                  <w:pPr>
                    <w:rPr>
                      <w:rFonts w:hint="eastAsia" w:ascii="宋体" w:hAnsi="宋体" w:eastAsia="宋体" w:cs="宋体"/>
                      <w:sz w:val="21"/>
                      <w:szCs w:val="21"/>
                      <w:highlight w:val="none"/>
                    </w:rPr>
                  </w:pPr>
                </w:p>
              </w:tc>
            </w:tr>
            <w:tr w14:paraId="1B3869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restart"/>
                  <w:tcBorders>
                    <w:top w:val="single" w:color="000000" w:sz="8" w:space="0"/>
                    <w:left w:val="single" w:color="000000" w:sz="8" w:space="0"/>
                    <w:right w:val="single" w:color="000000" w:sz="8" w:space="0"/>
                  </w:tcBorders>
                  <w:noWrap w:val="0"/>
                  <w:vAlign w:val="center"/>
                </w:tcPr>
                <w:p w14:paraId="3D2450AF">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2</w:t>
                  </w:r>
                </w:p>
              </w:tc>
              <w:tc>
                <w:tcPr>
                  <w:tcW w:w="4199" w:type="dxa"/>
                  <w:gridSpan w:val="3"/>
                  <w:tcBorders>
                    <w:top w:val="single" w:color="000000" w:sz="8" w:space="0"/>
                    <w:left w:val="single" w:color="000000" w:sz="8" w:space="0"/>
                    <w:bottom w:val="single" w:color="000000" w:sz="8" w:space="0"/>
                    <w:right w:val="single" w:color="000000" w:sz="8" w:space="0"/>
                  </w:tcBorders>
                  <w:noWrap w:val="0"/>
                  <w:vAlign w:val="center"/>
                </w:tcPr>
                <w:p w14:paraId="16733BC9">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技术部分</w:t>
                  </w:r>
                </w:p>
              </w:tc>
              <w:tc>
                <w:tcPr>
                  <w:tcW w:w="4198" w:type="dxa"/>
                  <w:tcBorders>
                    <w:top w:val="single" w:color="000000" w:sz="8" w:space="0"/>
                    <w:left w:val="single" w:color="000000" w:sz="8" w:space="0"/>
                    <w:bottom w:val="single" w:color="000000" w:sz="8" w:space="0"/>
                    <w:right w:val="single" w:color="000000" w:sz="8" w:space="0"/>
                  </w:tcBorders>
                  <w:noWrap w:val="0"/>
                  <w:vAlign w:val="center"/>
                </w:tcPr>
                <w:p w14:paraId="7B31ADCA">
                  <w:pPr>
                    <w:widowControl/>
                    <w:wordWrap w:val="0"/>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59</w:t>
                  </w:r>
                </w:p>
              </w:tc>
            </w:tr>
            <w:tr w14:paraId="5ED270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6612893E">
                  <w:pPr>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noWrap w:val="0"/>
                  <w:vAlign w:val="top"/>
                </w:tcPr>
                <w:p w14:paraId="7BBE6D86">
                  <w:pPr>
                    <w:rPr>
                      <w:rFonts w:hint="eastAsia" w:ascii="宋体" w:hAnsi="宋体" w:eastAsia="宋体" w:cs="宋体"/>
                      <w:sz w:val="21"/>
                      <w:szCs w:val="21"/>
                      <w:highlight w:val="none"/>
                    </w:rPr>
                  </w:pPr>
                </w:p>
              </w:tc>
            </w:tr>
            <w:tr w14:paraId="571475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shd w:val="clear" w:color="auto" w:fill="E6EFFA"/>
                  <w:noWrap w:val="0"/>
                  <w:vAlign w:val="center"/>
                </w:tcPr>
                <w:p w14:paraId="2B0E9E57">
                  <w:pPr>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0C459CEB">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40AC290D">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38DB8A4C">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36DC7CC0">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评分准则</w:t>
                  </w:r>
                </w:p>
              </w:tc>
            </w:tr>
            <w:tr w14:paraId="361E93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05794157">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03C71A90">
                  <w:pPr>
                    <w:widowControl/>
                    <w:wordWrap w:val="0"/>
                    <w:jc w:val="center"/>
                    <w:textAlignment w:val="top"/>
                    <w:rPr>
                      <w:rFonts w:hint="eastAsia" w:ascii="宋体" w:hAnsi="宋体" w:eastAsia="宋体" w:cs="宋体"/>
                      <w:sz w:val="21"/>
                      <w:szCs w:val="21"/>
                      <w:highlight w:val="none"/>
                    </w:rPr>
                  </w:pPr>
                  <w:r>
                    <w:rPr>
                      <w:rFonts w:hint="eastAsia" w:ascii="宋体" w:hAnsi="宋体" w:eastAsia="宋体" w:cs="宋体"/>
                      <w:kern w:val="0"/>
                      <w:sz w:val="21"/>
                      <w:szCs w:val="21"/>
                      <w:highlight w:val="none"/>
                    </w:rPr>
                    <w:t>1</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325F24BB">
                  <w:pPr>
                    <w:snapToGrid w:val="0"/>
                    <w:jc w:val="center"/>
                    <w:rPr>
                      <w:rFonts w:hint="eastAsia" w:ascii="宋体" w:hAnsi="宋体" w:eastAsia="宋体" w:cs="宋体"/>
                      <w:b/>
                      <w:sz w:val="21"/>
                      <w:szCs w:val="21"/>
                      <w:highlight w:val="none"/>
                    </w:rPr>
                  </w:pPr>
                  <w:r>
                    <w:rPr>
                      <w:rFonts w:hint="eastAsia" w:ascii="宋体" w:hAnsi="宋体" w:eastAsia="宋体" w:cs="宋体"/>
                      <w:bCs/>
                      <w:sz w:val="21"/>
                      <w:szCs w:val="21"/>
                      <w:highlight w:val="none"/>
                    </w:rPr>
                    <w:t>“▲”参数响应情况评价</w:t>
                  </w: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3D5D8EE0">
                  <w:pPr>
                    <w:widowControl/>
                    <w:wordWrap w:val="0"/>
                    <w:jc w:val="center"/>
                    <w:textAlignment w:val="top"/>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26</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1D20F863">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rPr>
                    <w:t>（一）评审内容：</w:t>
                  </w:r>
                </w:p>
                <w:p w14:paraId="2679F3D1">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rPr>
                    <w:t>考察投标人对招标文件《第一册 专用条款 第三章 用户需求书：</w:t>
                  </w:r>
                  <w:r>
                    <w:rPr>
                      <w:rFonts w:hint="eastAsia" w:ascii="宋体" w:hAnsi="宋体" w:eastAsia="宋体" w:cs="宋体"/>
                      <w:kern w:val="0"/>
                      <w:sz w:val="21"/>
                      <w:szCs w:val="21"/>
                      <w:highlight w:val="none"/>
                      <w:lang w:val="en-US" w:eastAsia="zh-CN"/>
                    </w:rPr>
                    <w:t>四</w:t>
                  </w:r>
                  <w:r>
                    <w:rPr>
                      <w:rFonts w:hint="eastAsia" w:ascii="宋体" w:hAnsi="宋体" w:eastAsia="宋体" w:cs="宋体"/>
                      <w:kern w:val="0"/>
                      <w:sz w:val="21"/>
                      <w:szCs w:val="21"/>
                      <w:highlight w:val="none"/>
                    </w:rPr>
                    <w:t>、技术要求》内容中的“▲”参数响应情况。</w:t>
                  </w:r>
                </w:p>
                <w:p w14:paraId="07ABC193">
                  <w:pPr>
                    <w:autoSpaceDE w:val="0"/>
                    <w:autoSpaceDN w:val="0"/>
                    <w:adjustRightInd w:val="0"/>
                    <w:spacing w:line="300" w:lineRule="exact"/>
                    <w:jc w:val="left"/>
                    <w:rPr>
                      <w:rFonts w:hint="eastAsia" w:ascii="宋体" w:hAnsi="宋体" w:eastAsia="宋体" w:cs="宋体"/>
                      <w:color w:val="0000FF"/>
                      <w:kern w:val="0"/>
                      <w:sz w:val="21"/>
                      <w:szCs w:val="21"/>
                      <w:highlight w:val="none"/>
                      <w:lang w:eastAsia="zh-CN"/>
                    </w:rPr>
                  </w:pPr>
                  <w:r>
                    <w:rPr>
                      <w:rFonts w:hint="eastAsia" w:ascii="宋体" w:hAnsi="宋体" w:eastAsia="宋体" w:cs="宋体"/>
                      <w:color w:val="0000FF"/>
                      <w:kern w:val="0"/>
                      <w:sz w:val="21"/>
                      <w:szCs w:val="21"/>
                      <w:highlight w:val="none"/>
                    </w:rPr>
                    <w:t>（二）评审依据：</w:t>
                  </w:r>
                </w:p>
                <w:p w14:paraId="302C27D8">
                  <w:pPr>
                    <w:autoSpaceDE w:val="0"/>
                    <w:autoSpaceDN w:val="0"/>
                    <w:adjustRightInd w:val="0"/>
                    <w:spacing w:line="300" w:lineRule="exact"/>
                    <w:jc w:val="left"/>
                    <w:rPr>
                      <w:rFonts w:hint="eastAsia" w:ascii="宋体" w:hAnsi="宋体" w:eastAsia="宋体" w:cs="宋体"/>
                      <w:sz w:val="21"/>
                      <w:szCs w:val="21"/>
                      <w:highlight w:val="none"/>
                    </w:rPr>
                  </w:pPr>
                  <w:r>
                    <w:rPr>
                      <w:rFonts w:hint="eastAsia" w:ascii="宋体" w:hAnsi="宋体" w:eastAsia="宋体" w:cs="宋体"/>
                      <w:color w:val="0000FF"/>
                      <w:kern w:val="0"/>
                      <w:sz w:val="21"/>
                      <w:szCs w:val="21"/>
                      <w:highlight w:val="none"/>
                    </w:rPr>
                    <w:t>以投标文件《技术要求偏离表》为评审依据，完全符合招标要求的，得100分。</w:t>
                  </w:r>
                  <w:r>
                    <w:rPr>
                      <w:rFonts w:hint="eastAsia" w:ascii="宋体" w:hAnsi="宋体" w:eastAsia="宋体" w:cs="宋体"/>
                      <w:color w:val="0000FF"/>
                      <w:kern w:val="0"/>
                      <w:sz w:val="21"/>
                      <w:szCs w:val="21"/>
                      <w:highlight w:val="none"/>
                      <w:lang w:val="en-US" w:eastAsia="zh-CN"/>
                    </w:rPr>
                    <w:t>每</w:t>
                  </w:r>
                  <w:r>
                    <w:rPr>
                      <w:rFonts w:hint="eastAsia" w:ascii="宋体" w:hAnsi="宋体" w:eastAsia="宋体" w:cs="宋体"/>
                      <w:color w:val="0000FF"/>
                      <w:kern w:val="0"/>
                      <w:sz w:val="21"/>
                      <w:szCs w:val="21"/>
                      <w:highlight w:val="none"/>
                    </w:rPr>
                    <w:t>1项“▲”参数不符合招标要求（或缺漏）的扣</w:t>
                  </w:r>
                  <w:r>
                    <w:rPr>
                      <w:rFonts w:hint="eastAsia" w:ascii="宋体" w:hAnsi="宋体" w:eastAsia="宋体" w:cs="宋体"/>
                      <w:color w:val="0000FF"/>
                      <w:kern w:val="0"/>
                      <w:sz w:val="21"/>
                      <w:szCs w:val="21"/>
                      <w:highlight w:val="none"/>
                      <w:lang w:val="en-US" w:eastAsia="zh-CN"/>
                    </w:rPr>
                    <w:t>4.6</w:t>
                  </w:r>
                  <w:r>
                    <w:rPr>
                      <w:rFonts w:hint="eastAsia" w:ascii="宋体" w:hAnsi="宋体" w:eastAsia="宋体" w:cs="宋体"/>
                      <w:color w:val="0000FF"/>
                      <w:kern w:val="0"/>
                      <w:sz w:val="21"/>
                      <w:szCs w:val="21"/>
                      <w:highlight w:val="none"/>
                    </w:rPr>
                    <w:t>分，最低得0分。</w:t>
                  </w:r>
                </w:p>
              </w:tc>
            </w:tr>
            <w:tr w14:paraId="22A48B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1F29DF81">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518BFC2E">
                  <w:pPr>
                    <w:widowControl/>
                    <w:wordWrap w:val="0"/>
                    <w:jc w:val="center"/>
                    <w:textAlignment w:val="top"/>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729BBF81">
                  <w:pPr>
                    <w:snapToGrid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非“</w:t>
                  </w:r>
                  <w:r>
                    <w:rPr>
                      <w:rFonts w:hint="eastAsia" w:ascii="宋体" w:hAnsi="宋体" w:eastAsia="宋体" w:cs="宋体"/>
                      <w:bCs/>
                      <w:sz w:val="21"/>
                      <w:szCs w:val="21"/>
                      <w:highlight w:val="none"/>
                    </w:rPr>
                    <w:t>▲”参数</w:t>
                  </w:r>
                  <w:r>
                    <w:rPr>
                      <w:rFonts w:hint="eastAsia" w:ascii="宋体" w:hAnsi="宋体" w:eastAsia="宋体" w:cs="宋体"/>
                      <w:sz w:val="21"/>
                      <w:szCs w:val="21"/>
                      <w:highlight w:val="none"/>
                    </w:rPr>
                    <w:t>响应情况评价</w:t>
                  </w: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4085D78A">
                  <w:pPr>
                    <w:widowControl/>
                    <w:wordWrap w:val="0"/>
                    <w:jc w:val="center"/>
                    <w:textAlignment w:val="top"/>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0E23ECA6">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（一）评审内容：</w:t>
                  </w:r>
                </w:p>
                <w:p w14:paraId="390B2A55">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考察投标人对招标文件</w:t>
                  </w:r>
                  <w:r>
                    <w:rPr>
                      <w:rFonts w:hint="eastAsia" w:ascii="宋体" w:hAnsi="宋体" w:eastAsia="宋体" w:cs="宋体"/>
                      <w:b/>
                      <w:bCs/>
                      <w:kern w:val="0"/>
                      <w:sz w:val="21"/>
                      <w:szCs w:val="21"/>
                      <w:highlight w:val="none"/>
                    </w:rPr>
                    <w:t>《第一册 专用条款 第三章 用户需求书：</w:t>
                  </w:r>
                  <w:r>
                    <w:rPr>
                      <w:rFonts w:hint="eastAsia" w:ascii="宋体" w:hAnsi="宋体" w:eastAsia="宋体" w:cs="宋体"/>
                      <w:b/>
                      <w:bCs/>
                      <w:color w:val="auto"/>
                      <w:kern w:val="0"/>
                      <w:sz w:val="21"/>
                      <w:szCs w:val="21"/>
                      <w:highlight w:val="none"/>
                      <w:lang w:val="en-US" w:eastAsia="zh-CN"/>
                    </w:rPr>
                    <w:t>四</w:t>
                  </w:r>
                  <w:r>
                    <w:rPr>
                      <w:rFonts w:hint="eastAsia" w:ascii="宋体" w:hAnsi="宋体" w:eastAsia="宋体" w:cs="宋体"/>
                      <w:b/>
                      <w:bCs/>
                      <w:color w:val="auto"/>
                      <w:kern w:val="0"/>
                      <w:sz w:val="21"/>
                      <w:szCs w:val="21"/>
                      <w:highlight w:val="none"/>
                    </w:rPr>
                    <w:t>、技术要求</w:t>
                  </w:r>
                  <w:r>
                    <w:rPr>
                      <w:rFonts w:hint="eastAsia" w:ascii="宋体" w:hAnsi="宋体" w:eastAsia="宋体" w:cs="宋体"/>
                      <w:b/>
                      <w:bCs/>
                      <w:kern w:val="0"/>
                      <w:sz w:val="21"/>
                      <w:szCs w:val="21"/>
                      <w:highlight w:val="none"/>
                    </w:rPr>
                    <w:t>》</w:t>
                  </w:r>
                  <w:r>
                    <w:rPr>
                      <w:rFonts w:hint="eastAsia" w:ascii="宋体" w:hAnsi="宋体" w:eastAsia="宋体" w:cs="宋体"/>
                      <w:kern w:val="0"/>
                      <w:sz w:val="21"/>
                      <w:szCs w:val="21"/>
                      <w:highlight w:val="none"/>
                    </w:rPr>
                    <w:t>内容中的</w:t>
                  </w:r>
                  <w:r>
                    <w:rPr>
                      <w:rFonts w:hint="eastAsia" w:ascii="宋体" w:hAnsi="宋体" w:eastAsia="宋体" w:cs="宋体"/>
                      <w:b/>
                      <w:kern w:val="0"/>
                      <w:sz w:val="21"/>
                      <w:szCs w:val="21"/>
                      <w:highlight w:val="none"/>
                    </w:rPr>
                    <w:t>非“▲”参数响应</w:t>
                  </w:r>
                  <w:r>
                    <w:rPr>
                      <w:rFonts w:hint="eastAsia" w:ascii="宋体" w:hAnsi="宋体" w:eastAsia="宋体" w:cs="宋体"/>
                      <w:kern w:val="0"/>
                      <w:sz w:val="21"/>
                      <w:szCs w:val="21"/>
                      <w:highlight w:val="none"/>
                    </w:rPr>
                    <w:t>情况。</w:t>
                  </w:r>
                </w:p>
                <w:p w14:paraId="3CE9CB9B">
                  <w:pPr>
                    <w:keepNext w:val="0"/>
                    <w:keepLines w:val="0"/>
                    <w:suppressLineNumbers w:val="0"/>
                    <w:spacing w:before="0" w:beforeAutospacing="0" w:after="0" w:afterAutospacing="0" w:line="300" w:lineRule="exact"/>
                    <w:ind w:left="0" w:right="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（二）评审依据：</w:t>
                  </w:r>
                </w:p>
                <w:p w14:paraId="49B9EBD3">
                  <w:pPr>
                    <w:autoSpaceDE w:val="0"/>
                    <w:autoSpaceDN w:val="0"/>
                    <w:adjustRightInd w:val="0"/>
                    <w:spacing w:line="300" w:lineRule="exact"/>
                    <w:jc w:val="left"/>
                    <w:rPr>
                      <w:rFonts w:hint="eastAsia" w:ascii="宋体" w:hAnsi="宋体" w:eastAsia="宋体" w:cs="宋体"/>
                      <w:color w:val="0000FF"/>
                      <w:kern w:val="0"/>
                      <w:sz w:val="21"/>
                      <w:szCs w:val="21"/>
                      <w:highlight w:val="none"/>
                    </w:rPr>
                  </w:pPr>
                  <w:r>
                    <w:rPr>
                      <w:rFonts w:hint="eastAsia" w:ascii="宋体" w:hAnsi="宋体" w:eastAsia="宋体" w:cs="宋体"/>
                      <w:color w:val="0000FF"/>
                      <w:kern w:val="0"/>
                      <w:sz w:val="21"/>
                      <w:szCs w:val="21"/>
                      <w:highlight w:val="none"/>
                    </w:rPr>
                    <w:t>以投标文件《技术</w:t>
                  </w:r>
                  <w:r>
                    <w:rPr>
                      <w:rFonts w:hint="eastAsia" w:ascii="宋体" w:hAnsi="宋体" w:eastAsia="宋体" w:cs="宋体"/>
                      <w:color w:val="0000FF"/>
                      <w:kern w:val="0"/>
                      <w:sz w:val="21"/>
                      <w:szCs w:val="21"/>
                      <w:highlight w:val="none"/>
                      <w:lang w:val="en-US" w:eastAsia="zh-CN"/>
                    </w:rPr>
                    <w:t>要求</w:t>
                  </w:r>
                  <w:r>
                    <w:rPr>
                      <w:rFonts w:hint="eastAsia" w:ascii="宋体" w:hAnsi="宋体" w:eastAsia="宋体" w:cs="宋体"/>
                      <w:color w:val="0000FF"/>
                      <w:kern w:val="0"/>
                      <w:sz w:val="21"/>
                      <w:szCs w:val="21"/>
                      <w:highlight w:val="none"/>
                    </w:rPr>
                    <w:t>偏离表》为评审依据，完全符合招标要求的，得100分。</w:t>
                  </w:r>
                  <w:r>
                    <w:rPr>
                      <w:rFonts w:hint="eastAsia" w:ascii="宋体" w:hAnsi="宋体" w:eastAsia="宋体" w:cs="宋体"/>
                      <w:color w:val="0000FF"/>
                      <w:kern w:val="0"/>
                      <w:sz w:val="21"/>
                      <w:szCs w:val="21"/>
                      <w:highlight w:val="none"/>
                      <w:lang w:val="en-US" w:eastAsia="zh-CN"/>
                    </w:rPr>
                    <w:t>每</w:t>
                  </w:r>
                  <w:r>
                    <w:rPr>
                      <w:rFonts w:hint="eastAsia" w:ascii="宋体" w:hAnsi="宋体" w:eastAsia="宋体" w:cs="宋体"/>
                      <w:color w:val="0000FF"/>
                      <w:kern w:val="0"/>
                      <w:sz w:val="21"/>
                      <w:szCs w:val="21"/>
                      <w:highlight w:val="none"/>
                    </w:rPr>
                    <w:t>1项非“▲”参数不符合招标要求（或缺漏）的扣</w:t>
                  </w:r>
                  <w:r>
                    <w:rPr>
                      <w:rFonts w:hint="eastAsia" w:ascii="宋体" w:hAnsi="宋体" w:eastAsia="宋体" w:cs="宋体"/>
                      <w:color w:val="0000FF"/>
                      <w:kern w:val="0"/>
                      <w:sz w:val="21"/>
                      <w:szCs w:val="21"/>
                      <w:highlight w:val="none"/>
                      <w:lang w:val="en-US" w:eastAsia="zh-CN"/>
                    </w:rPr>
                    <w:t>0.2</w:t>
                  </w:r>
                  <w:r>
                    <w:rPr>
                      <w:rFonts w:hint="eastAsia" w:ascii="宋体" w:hAnsi="宋体" w:eastAsia="宋体" w:cs="宋体"/>
                      <w:color w:val="0000FF"/>
                      <w:kern w:val="0"/>
                      <w:sz w:val="21"/>
                      <w:szCs w:val="21"/>
                      <w:highlight w:val="none"/>
                    </w:rPr>
                    <w:t>分，最低得0分。</w:t>
                  </w:r>
                </w:p>
              </w:tc>
            </w:tr>
            <w:tr w14:paraId="30EB15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457AAC60">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7EDC439F">
                  <w:pPr>
                    <w:widowControl/>
                    <w:wordWrap w:val="0"/>
                    <w:jc w:val="center"/>
                    <w:textAlignment w:val="top"/>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4F8BC3DD">
                  <w:pPr>
                    <w:snapToGrid w:val="0"/>
                    <w:jc w:val="center"/>
                    <w:rPr>
                      <w:rFonts w:hint="eastAsia" w:ascii="宋体" w:hAnsi="宋体" w:eastAsia="宋体" w:cs="宋体"/>
                      <w:sz w:val="21"/>
                      <w:szCs w:val="21"/>
                      <w:highlight w:val="none"/>
                    </w:rPr>
                  </w:pPr>
                  <w:bookmarkStart w:id="3" w:name="OLE_LINK11"/>
                  <w:r>
                    <w:rPr>
                      <w:rFonts w:hint="eastAsia" w:ascii="宋体" w:hAnsi="宋体" w:eastAsia="宋体" w:cs="宋体"/>
                      <w:sz w:val="21"/>
                      <w:szCs w:val="21"/>
                      <w:highlight w:val="none"/>
                    </w:rPr>
                    <w:t>绿色采购情况</w:t>
                  </w:r>
                  <w:bookmarkEnd w:id="3"/>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035AC75E">
                  <w:pPr>
                    <w:widowControl/>
                    <w:wordWrap w:val="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1F594C6E">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（一）评审内容：</w:t>
                  </w:r>
                </w:p>
                <w:p w14:paraId="113EE1AF">
                  <w:pPr>
                    <w:snapToGrid w:val="0"/>
                    <w:ind w:firstLine="420" w:firstLineChars="200"/>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项目采购内容中包含需要对相关产品需要进行商品包装和快递包装的，投标人承诺所进行的商品包装和快递包装满足财政部《商品包装政府采购需求标准（试行）》《快递包装政府采购需求标准（试行）》（财办库〔2020〕123号）的要求，采用环保材料进行包装。</w:t>
                  </w:r>
                </w:p>
                <w:p w14:paraId="1D0CAEC7">
                  <w:pPr>
                    <w:keepNext w:val="0"/>
                    <w:keepLines w:val="0"/>
                    <w:suppressLineNumbers w:val="0"/>
                    <w:spacing w:before="0" w:beforeAutospacing="0" w:after="0" w:afterAutospacing="0" w:line="300" w:lineRule="exact"/>
                    <w:ind w:left="0" w:right="0"/>
                    <w:rPr>
                      <w:rFonts w:hint="eastAsia" w:ascii="宋体" w:hAnsi="宋体" w:eastAsia="宋体" w:cs="宋体"/>
                      <w:kern w:val="0"/>
                      <w:sz w:val="21"/>
                      <w:szCs w:val="21"/>
                      <w:highlight w:val="none"/>
                    </w:rPr>
                  </w:pPr>
                  <w:r>
                    <w:rPr>
                      <w:rFonts w:hint="eastAsia" w:ascii="宋体" w:hAnsi="宋体" w:eastAsia="宋体" w:cs="宋体"/>
                      <w:color w:val="0000FF"/>
                      <w:sz w:val="21"/>
                      <w:szCs w:val="21"/>
                      <w:highlight w:val="none"/>
                    </w:rPr>
                    <w:t>（二）评审依据：</w:t>
                  </w:r>
                </w:p>
                <w:p w14:paraId="3D383F88">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投标人提供符合相关要求的承诺函</w:t>
                  </w:r>
                  <w:r>
                    <w:rPr>
                      <w:rFonts w:hint="eastAsia" w:ascii="宋体" w:hAnsi="宋体" w:eastAsia="宋体" w:cs="宋体"/>
                      <w:color w:val="0000FF"/>
                      <w:sz w:val="21"/>
                      <w:szCs w:val="21"/>
                      <w:highlight w:val="none"/>
                      <w:lang w:val="en-US" w:eastAsia="zh-CN"/>
                    </w:rPr>
                    <w:t>得100分</w:t>
                  </w:r>
                  <w:r>
                    <w:rPr>
                      <w:rFonts w:hint="eastAsia" w:ascii="宋体" w:hAnsi="宋体" w:eastAsia="宋体" w:cs="宋体"/>
                      <w:color w:val="0000FF"/>
                      <w:sz w:val="21"/>
                      <w:szCs w:val="21"/>
                      <w:highlight w:val="none"/>
                    </w:rPr>
                    <w:t>（格式自定，</w:t>
                  </w:r>
                  <w:r>
                    <w:rPr>
                      <w:rFonts w:hint="eastAsia" w:ascii="宋体" w:hAnsi="宋体" w:eastAsia="宋体" w:cs="宋体"/>
                      <w:color w:val="0000FF"/>
                      <w:sz w:val="21"/>
                      <w:szCs w:val="21"/>
                      <w:highlight w:val="none"/>
                      <w:lang w:val="en-US" w:eastAsia="zh-CN"/>
                    </w:rPr>
                    <w:t>应在《政府采购投标及履约承诺函》外另起承诺函）可视为符合规定，</w:t>
                  </w:r>
                  <w:r>
                    <w:rPr>
                      <w:rFonts w:hint="eastAsia" w:ascii="宋体" w:hAnsi="宋体" w:eastAsia="宋体" w:cs="宋体"/>
                      <w:color w:val="0000FF"/>
                      <w:sz w:val="21"/>
                      <w:szCs w:val="21"/>
                      <w:highlight w:val="none"/>
                    </w:rPr>
                    <w:t>无需提供检测报告、认证报告。未提供或不符合的不得分。</w:t>
                  </w:r>
                </w:p>
              </w:tc>
            </w:tr>
            <w:tr w14:paraId="343689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59FF9380">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114B6803">
                  <w:pPr>
                    <w:widowControl/>
                    <w:wordWrap w:val="0"/>
                    <w:jc w:val="center"/>
                    <w:textAlignment w:val="top"/>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4</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3C6F1E20">
                  <w:pPr>
                    <w:widowControl/>
                    <w:jc w:val="center"/>
                    <w:rPr>
                      <w:rFonts w:hint="eastAsia" w:ascii="宋体" w:hAnsi="宋体" w:eastAsia="宋体" w:cs="宋体"/>
                      <w:sz w:val="21"/>
                      <w:szCs w:val="21"/>
                      <w:highlight w:val="none"/>
                    </w:rPr>
                  </w:pPr>
                  <w:bookmarkStart w:id="4" w:name="OLE_LINK101"/>
                  <w:r>
                    <w:rPr>
                      <w:rFonts w:hint="eastAsia" w:ascii="宋体" w:hAnsi="宋体" w:eastAsia="宋体" w:cs="宋体"/>
                      <w:sz w:val="21"/>
                      <w:szCs w:val="21"/>
                      <w:highlight w:val="none"/>
                    </w:rPr>
                    <w:t>项目实施方案</w:t>
                  </w:r>
                  <w:bookmarkEnd w:id="4"/>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7ABCBF59">
                  <w:pPr>
                    <w:widowControl/>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2</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7740299E">
                  <w:pPr>
                    <w:widowControl/>
                    <w:jc w:val="left"/>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（一）评审内容：</w:t>
                  </w:r>
                </w:p>
                <w:p w14:paraId="3A2B0E39">
                  <w:pPr>
                    <w:widowControl/>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投标人结合项目需求提供项目实施方案，考察点包括：①实施进度；②产品质量控制流程；③包装、运输方案及安装、验收方案；④保修期及应急维修时间安排；⑤质保期外的维修服务收费标准。</w:t>
                  </w:r>
                </w:p>
                <w:p w14:paraId="731D25AA">
                  <w:pPr>
                    <w:widowControl/>
                    <w:jc w:val="left"/>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（二）评审依据：</w:t>
                  </w:r>
                </w:p>
                <w:p w14:paraId="4A362951">
                  <w:pPr>
                    <w:widowControl/>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1.投标人提供的项目实施方案每满足以上1点要求的得</w:t>
                  </w: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分，最高得</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0分。</w:t>
                  </w:r>
                </w:p>
                <w:p w14:paraId="6D896D2B">
                  <w:pPr>
                    <w:widowControl/>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2.在第1项得分基础上，评审委员会按照以下标准进一步评审：</w:t>
                  </w:r>
                </w:p>
                <w:p w14:paraId="0D8E138F">
                  <w:pPr>
                    <w:widowControl/>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（1）优：内容完整准确，思路清晰，贴合实际情况，方案内容详实具体、针对性强，且有较强的可执行性，得</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 xml:space="preserve">0分； </w:t>
                  </w:r>
                </w:p>
                <w:p w14:paraId="7ADB17A4">
                  <w:pPr>
                    <w:widowControl/>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（2）良：内容完整准确，思路清晰，方案内容详实具体，但针对性一般，可执行性一般，得</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 xml:space="preserve">0分； </w:t>
                  </w:r>
                </w:p>
                <w:p w14:paraId="7D25CC47">
                  <w:pPr>
                    <w:widowControl/>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（3）中：方案内容简单，针对性一般，可执行性一般，得10分；</w:t>
                  </w:r>
                </w:p>
                <w:p w14:paraId="5E251525">
                  <w:pPr>
                    <w:widowControl/>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（4）差：方案内容简单，可执行性差，或未提供的，得0分。</w:t>
                  </w:r>
                </w:p>
                <w:p w14:paraId="5FC5922D">
                  <w:pPr>
                    <w:snapToGrid w:val="0"/>
                    <w:rPr>
                      <w:rFonts w:hint="eastAsia" w:ascii="宋体" w:hAnsi="宋体" w:eastAsia="宋体" w:cs="宋体"/>
                      <w:color w:val="0000FF"/>
                      <w:sz w:val="21"/>
                      <w:szCs w:val="21"/>
                      <w:highlight w:val="none"/>
                    </w:rPr>
                  </w:pPr>
                  <w:r>
                    <w:rPr>
                      <w:rFonts w:hint="eastAsia" w:ascii="宋体" w:hAnsi="宋体" w:eastAsia="宋体" w:cs="宋体"/>
                      <w:sz w:val="21"/>
                      <w:szCs w:val="21"/>
                      <w:highlight w:val="none"/>
                    </w:rPr>
                    <w:t>以上2项得分累计，最高得100分。</w:t>
                  </w:r>
                </w:p>
              </w:tc>
            </w:tr>
            <w:tr w14:paraId="471652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5A1CBF57">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419FFA0A">
                  <w:pPr>
                    <w:widowControl/>
                    <w:wordWrap w:val="0"/>
                    <w:jc w:val="center"/>
                    <w:textAlignment w:val="top"/>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5</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05D57150">
                  <w:pPr>
                    <w:widowControl/>
                    <w:jc w:val="center"/>
                    <w:rPr>
                      <w:rFonts w:hint="eastAsia" w:ascii="宋体" w:hAnsi="宋体" w:eastAsia="宋体" w:cs="宋体"/>
                      <w:sz w:val="21"/>
                      <w:szCs w:val="21"/>
                      <w:highlight w:val="none"/>
                      <w:lang w:val="en-US" w:eastAsia="zh-CN"/>
                    </w:rPr>
                  </w:pPr>
                  <w:bookmarkStart w:id="5" w:name="OLE_LINK134"/>
                  <w:r>
                    <w:rPr>
                      <w:rFonts w:hint="eastAsia" w:ascii="宋体" w:hAnsi="宋体" w:eastAsia="宋体" w:cs="宋体"/>
                      <w:sz w:val="21"/>
                      <w:szCs w:val="21"/>
                      <w:highlight w:val="none"/>
                      <w:lang w:val="en-US" w:eastAsia="zh-CN"/>
                    </w:rPr>
                    <w:t>技术保障措施</w:t>
                  </w:r>
                  <w:bookmarkEnd w:id="5"/>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64E71862">
                  <w:pPr>
                    <w:widowControl/>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26E07AB3">
                  <w:pPr>
                    <w:snapToGrid w:val="0"/>
                    <w:ind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（一）评审内容：</w:t>
                  </w:r>
                </w:p>
                <w:p w14:paraId="397A3FCC">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投标人或</w:t>
                  </w:r>
                  <w:r>
                    <w:rPr>
                      <w:rFonts w:hint="eastAsia" w:ascii="宋体" w:hAnsi="宋体" w:eastAsia="宋体" w:cs="宋体"/>
                      <w:sz w:val="21"/>
                      <w:szCs w:val="21"/>
                      <w:highlight w:val="none"/>
                      <w:lang w:val="en-US" w:eastAsia="zh-CN"/>
                    </w:rPr>
                    <w:t>所投产品</w:t>
                  </w:r>
                  <w:r>
                    <w:rPr>
                      <w:rFonts w:hint="eastAsia" w:ascii="宋体" w:hAnsi="宋体" w:eastAsia="宋体" w:cs="宋体"/>
                      <w:sz w:val="21"/>
                      <w:szCs w:val="21"/>
                      <w:highlight w:val="none"/>
                    </w:rPr>
                    <w:t>制造商具备以下</w:t>
                  </w:r>
                  <w:r>
                    <w:rPr>
                      <w:rFonts w:hint="eastAsia" w:ascii="宋体" w:hAnsi="宋体" w:eastAsia="宋体" w:cs="宋体"/>
                      <w:sz w:val="21"/>
                      <w:szCs w:val="21"/>
                      <w:highlight w:val="none"/>
                      <w:lang w:val="en-US" w:eastAsia="zh-CN"/>
                    </w:rPr>
                    <w:t>相关</w:t>
                  </w:r>
                  <w:r>
                    <w:rPr>
                      <w:rFonts w:hint="eastAsia" w:ascii="宋体" w:hAnsi="宋体" w:eastAsia="宋体" w:cs="宋体"/>
                      <w:sz w:val="21"/>
                      <w:szCs w:val="21"/>
                      <w:highlight w:val="none"/>
                    </w:rPr>
                    <w:t>生产设备：</w:t>
                  </w:r>
                </w:p>
                <w:p w14:paraId="38105871">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1、柔性激光切割机</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3B6A29A5">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2、智能木工钻铣加工中心</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78F14CE7">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3、自动封边机</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5E1D2F99">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4、数控双头切割锯床（摆臂式）</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20634EE0">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5、拼缝机</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43B9E663">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6、高性能气动冲床</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173D01E2">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7、（数控）折弯机</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38FB48CF">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8、数控液压式剪板机</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27C63E0E">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9、全自动喷淋式喷塑生产线</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0664AB6F">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10、注塑机</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3A0194CE">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11、全自动后上料电子开料锯</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7F897677">
                  <w:pPr>
                    <w:snapToGrid w:val="0"/>
                    <w:ind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12、全自动多轴六排钻机</w:t>
                  </w:r>
                  <w:r>
                    <w:rPr>
                      <w:rFonts w:hint="eastAsia" w:ascii="宋体" w:hAnsi="宋体" w:eastAsia="宋体" w:cs="宋体"/>
                      <w:sz w:val="21"/>
                      <w:szCs w:val="21"/>
                      <w:highlight w:val="none"/>
                      <w:lang w:val="en-US" w:eastAsia="zh-CN"/>
                    </w:rPr>
                    <w:t>类</w:t>
                  </w:r>
                  <w:r>
                    <w:rPr>
                      <w:rFonts w:hint="eastAsia" w:ascii="宋体" w:hAnsi="宋体" w:eastAsia="宋体" w:cs="宋体"/>
                      <w:sz w:val="21"/>
                      <w:szCs w:val="21"/>
                      <w:highlight w:val="none"/>
                    </w:rPr>
                    <w:t>。</w:t>
                  </w:r>
                </w:p>
                <w:p w14:paraId="5B0F4398">
                  <w:pPr>
                    <w:snapToGrid w:val="0"/>
                    <w:ind w:firstLine="0" w:firstLineChars="0"/>
                    <w:rPr>
                      <w:rFonts w:hint="eastAsia" w:ascii="宋体" w:hAnsi="宋体" w:eastAsia="宋体" w:cs="宋体"/>
                      <w:sz w:val="21"/>
                      <w:szCs w:val="21"/>
                      <w:highlight w:val="none"/>
                    </w:rPr>
                  </w:pPr>
                  <w:bookmarkStart w:id="6" w:name="OLE_LINK1"/>
                  <w:r>
                    <w:rPr>
                      <w:rFonts w:hint="eastAsia" w:ascii="宋体" w:hAnsi="宋体" w:eastAsia="宋体" w:cs="宋体"/>
                      <w:sz w:val="21"/>
                      <w:szCs w:val="21"/>
                      <w:highlight w:val="none"/>
                    </w:rPr>
                    <w:t>每提供上述一样</w:t>
                  </w:r>
                  <w:r>
                    <w:rPr>
                      <w:rFonts w:hint="eastAsia"/>
                      <w:highlight w:val="none"/>
                      <w:lang w:val="en-US" w:eastAsia="zh-CN"/>
                    </w:rPr>
                    <w:t>相关</w:t>
                  </w:r>
                  <w:r>
                    <w:rPr>
                      <w:rFonts w:hint="eastAsia" w:ascii="宋体" w:hAnsi="宋体" w:eastAsia="宋体" w:cs="宋体"/>
                      <w:sz w:val="21"/>
                      <w:szCs w:val="21"/>
                      <w:highlight w:val="none"/>
                    </w:rPr>
                    <w:t>设备得</w:t>
                  </w:r>
                  <w:bookmarkEnd w:id="6"/>
                  <w:r>
                    <w:rPr>
                      <w:rFonts w:hint="eastAsia" w:ascii="宋体" w:hAnsi="宋体" w:eastAsia="宋体" w:cs="宋体"/>
                      <w:sz w:val="21"/>
                      <w:szCs w:val="21"/>
                      <w:highlight w:val="none"/>
                    </w:rPr>
                    <w:t>8.</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分，全部提供得100分。</w:t>
                  </w:r>
                </w:p>
                <w:p w14:paraId="55D032B7">
                  <w:pPr>
                    <w:snapToGrid w:val="0"/>
                    <w:ind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（二）评审依据：</w:t>
                  </w:r>
                </w:p>
                <w:p w14:paraId="564F68CB">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1、如设备为自有设备，投标需同时提供：①设备购买合同关键页；②购买发票及设备图片（发票需提供国家税务总局平台验证证明，体现购买方为投标人或制造商）</w:t>
                  </w:r>
                </w:p>
                <w:p w14:paraId="534D213A">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2、如设备为租赁设备，投标需同时提供：①设备租赁合同关键页；②租金支付发票（发票需能</w:t>
                  </w:r>
                  <w:r>
                    <w:rPr>
                      <w:rFonts w:hint="eastAsia" w:ascii="宋体" w:hAnsi="宋体" w:eastAsia="宋体" w:cs="宋体"/>
                      <w:color w:val="0000FF"/>
                      <w:sz w:val="21"/>
                      <w:szCs w:val="21"/>
                      <w:highlight w:val="none"/>
                      <w:lang w:val="en-US" w:eastAsia="zh-CN"/>
                    </w:rPr>
                    <w:t>提供</w:t>
                  </w:r>
                  <w:r>
                    <w:rPr>
                      <w:rFonts w:hint="eastAsia" w:ascii="宋体" w:hAnsi="宋体" w:eastAsia="宋体" w:cs="宋体"/>
                      <w:color w:val="0000FF"/>
                      <w:sz w:val="21"/>
                      <w:szCs w:val="21"/>
                      <w:highlight w:val="none"/>
                    </w:rPr>
                    <w:t>国家税务总局平台验证证明，体现购</w:t>
                  </w:r>
                  <w:r>
                    <w:rPr>
                      <w:rFonts w:hint="eastAsia" w:ascii="宋体" w:hAnsi="宋体" w:eastAsia="宋体" w:cs="宋体"/>
                      <w:color w:val="0000FF"/>
                      <w:sz w:val="21"/>
                      <w:szCs w:val="21"/>
                      <w:highlight w:val="none"/>
                      <w:lang w:val="en-US" w:eastAsia="zh-CN"/>
                    </w:rPr>
                    <w:t>租赁</w:t>
                  </w:r>
                  <w:r>
                    <w:rPr>
                      <w:rFonts w:hint="eastAsia" w:ascii="宋体" w:hAnsi="宋体" w:eastAsia="宋体" w:cs="宋体"/>
                      <w:color w:val="0000FF"/>
                      <w:sz w:val="21"/>
                      <w:szCs w:val="21"/>
                      <w:highlight w:val="none"/>
                    </w:rPr>
                    <w:t>方为投标人或制造商）及银行转账凭证；③出租方的购买设备发票；</w:t>
                  </w:r>
                </w:p>
                <w:p w14:paraId="5B8A2763">
                  <w:pPr>
                    <w:snapToGrid w:val="0"/>
                    <w:ind w:firstLine="0" w:firstLineChars="0"/>
                    <w:rPr>
                      <w:rFonts w:hint="eastAsia" w:ascii="宋体" w:hAnsi="宋体" w:eastAsia="宋体" w:cs="宋体"/>
                      <w:sz w:val="21"/>
                      <w:szCs w:val="21"/>
                      <w:highlight w:val="none"/>
                    </w:rPr>
                  </w:pPr>
                  <w:r>
                    <w:rPr>
                      <w:rFonts w:hint="eastAsia" w:ascii="宋体" w:hAnsi="宋体" w:eastAsia="宋体" w:cs="宋体"/>
                      <w:color w:val="0000FF"/>
                      <w:sz w:val="21"/>
                      <w:szCs w:val="21"/>
                      <w:highlight w:val="none"/>
                    </w:rPr>
                    <w:t>3、未按要求提供证明材料（或证明材料无法判断是否符合评分要求）的不得分，原件备查。</w:t>
                  </w:r>
                </w:p>
              </w:tc>
            </w:tr>
            <w:tr w14:paraId="485F00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41C98A17">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05E92F73">
                  <w:pPr>
                    <w:widowControl/>
                    <w:wordWrap w:val="0"/>
                    <w:jc w:val="center"/>
                    <w:textAlignment w:val="top"/>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6</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1B38A150">
                  <w:pPr>
                    <w:widowControl/>
                    <w:jc w:val="center"/>
                    <w:rPr>
                      <w:rFonts w:hint="eastAsia" w:ascii="宋体" w:hAnsi="宋体" w:eastAsia="宋体" w:cs="宋体"/>
                      <w:sz w:val="21"/>
                      <w:szCs w:val="21"/>
                      <w:highlight w:val="none"/>
                      <w:lang w:val="en-US" w:eastAsia="zh-CN"/>
                    </w:rPr>
                  </w:pPr>
                  <w:bookmarkStart w:id="7" w:name="OLE_LINK137"/>
                  <w:r>
                    <w:rPr>
                      <w:rFonts w:hint="eastAsia" w:ascii="宋体" w:hAnsi="宋体" w:eastAsia="宋体" w:cs="宋体"/>
                      <w:sz w:val="21"/>
                      <w:szCs w:val="21"/>
                      <w:highlight w:val="none"/>
                      <w:lang w:val="en-US" w:eastAsia="zh-CN"/>
                    </w:rPr>
                    <w:t>深化设计方案</w:t>
                  </w:r>
                  <w:bookmarkEnd w:id="7"/>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431CD747">
                  <w:pPr>
                    <w:widowControl/>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6044E8E2">
                  <w:pPr>
                    <w:snapToGrid w:val="0"/>
                    <w:ind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（一）评审内容：</w:t>
                  </w:r>
                </w:p>
                <w:p w14:paraId="58340EB7">
                  <w:pPr>
                    <w:snapToGrid w:val="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投标人参考招标文件平面图，提供以下内容：</w:t>
                  </w:r>
                </w:p>
                <w:p w14:paraId="34878FE2">
                  <w:pPr>
                    <w:snapToGrid w:val="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根据要求场景空间提供相应的平面布局图及室内设计效果图，具体要求如下：</w:t>
                  </w:r>
                </w:p>
                <w:p w14:paraId="41AFD8E4">
                  <w:pPr>
                    <w:snapToGrid w:val="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（1）实验室（需包含采购需求清单产品：序号5.</w:t>
                  </w:r>
                  <w:bookmarkStart w:id="8" w:name="OLE_LINK2"/>
                  <w:r>
                    <w:rPr>
                      <w:rFonts w:hint="eastAsia" w:ascii="宋体" w:hAnsi="宋体" w:eastAsia="宋体" w:cs="宋体"/>
                      <w:color w:val="auto"/>
                      <w:sz w:val="21"/>
                      <w:szCs w:val="21"/>
                      <w:highlight w:val="none"/>
                    </w:rPr>
                    <w:t>靠背圆凳</w:t>
                  </w:r>
                  <w:bookmarkEnd w:id="8"/>
                  <w:r>
                    <w:rPr>
                      <w:rFonts w:hint="eastAsia" w:ascii="宋体" w:hAnsi="宋体" w:eastAsia="宋体" w:cs="宋体"/>
                      <w:color w:val="auto"/>
                      <w:sz w:val="21"/>
                      <w:szCs w:val="21"/>
                      <w:highlight w:val="none"/>
                    </w:rPr>
                    <w:t>、序号63.</w:t>
                  </w:r>
                  <w:bookmarkStart w:id="9" w:name="OLE_LINK3"/>
                  <w:r>
                    <w:rPr>
                      <w:rFonts w:hint="eastAsia" w:ascii="宋体" w:hAnsi="宋体" w:eastAsia="宋体" w:cs="宋体"/>
                      <w:color w:val="auto"/>
                      <w:sz w:val="21"/>
                      <w:szCs w:val="21"/>
                      <w:highlight w:val="none"/>
                    </w:rPr>
                    <w:t>实验边台</w:t>
                  </w:r>
                  <w:bookmarkEnd w:id="9"/>
                  <w:r>
                    <w:rPr>
                      <w:rFonts w:hint="eastAsia" w:ascii="宋体" w:hAnsi="宋体" w:eastAsia="宋体" w:cs="宋体"/>
                      <w:color w:val="auto"/>
                      <w:sz w:val="21"/>
                      <w:szCs w:val="21"/>
                      <w:highlight w:val="none"/>
                    </w:rPr>
                    <w:t>、序号81.</w:t>
                  </w:r>
                  <w:bookmarkStart w:id="10" w:name="OLE_LINK4"/>
                  <w:r>
                    <w:rPr>
                      <w:rFonts w:hint="eastAsia" w:ascii="宋体" w:hAnsi="宋体" w:eastAsia="宋体" w:cs="宋体"/>
                      <w:color w:val="auto"/>
                      <w:sz w:val="21"/>
                      <w:szCs w:val="21"/>
                      <w:highlight w:val="none"/>
                    </w:rPr>
                    <w:t>通风柜1</w:t>
                  </w:r>
                  <w:bookmarkEnd w:id="10"/>
                  <w:r>
                    <w:rPr>
                      <w:rFonts w:hint="eastAsia" w:ascii="宋体" w:hAnsi="宋体" w:eastAsia="宋体" w:cs="宋体"/>
                      <w:color w:val="auto"/>
                      <w:sz w:val="21"/>
                      <w:szCs w:val="21"/>
                      <w:highlight w:val="none"/>
                    </w:rPr>
                    <w:t>）。</w:t>
                  </w:r>
                </w:p>
                <w:p w14:paraId="423E10F2">
                  <w:pPr>
                    <w:snapToGrid w:val="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（2）治疗室（需包含采购需求清单产品：序号15.</w:t>
                  </w:r>
                  <w:bookmarkStart w:id="11" w:name="OLE_LINK6"/>
                  <w:bookmarkStart w:id="12" w:name="OLE_LINK5"/>
                  <w:r>
                    <w:rPr>
                      <w:rFonts w:hint="eastAsia" w:ascii="宋体" w:hAnsi="宋体" w:eastAsia="宋体" w:cs="宋体"/>
                      <w:color w:val="auto"/>
                      <w:sz w:val="21"/>
                      <w:szCs w:val="21"/>
                      <w:highlight w:val="none"/>
                    </w:rPr>
                    <w:t>医用治疗柜</w:t>
                  </w:r>
                  <w:bookmarkEnd w:id="11"/>
                  <w:r>
                    <w:rPr>
                      <w:rFonts w:hint="eastAsia" w:ascii="宋体" w:hAnsi="宋体" w:eastAsia="宋体" w:cs="宋体"/>
                      <w:color w:val="auto"/>
                      <w:sz w:val="21"/>
                      <w:szCs w:val="21"/>
                      <w:highlight w:val="none"/>
                    </w:rPr>
                    <w:t>（大输液柜）</w:t>
                  </w:r>
                  <w:bookmarkEnd w:id="12"/>
                  <w:r>
                    <w:rPr>
                      <w:rFonts w:hint="eastAsia" w:ascii="宋体" w:hAnsi="宋体" w:eastAsia="宋体" w:cs="宋体"/>
                      <w:color w:val="auto"/>
                      <w:sz w:val="21"/>
                      <w:szCs w:val="21"/>
                      <w:highlight w:val="none"/>
                    </w:rPr>
                    <w:t>）。</w:t>
                  </w:r>
                </w:p>
                <w:p w14:paraId="027E3C84">
                  <w:pPr>
                    <w:snapToGrid w:val="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（3）雾化室（需包含采购需求清单产品：序号31.</w:t>
                  </w:r>
                  <w:bookmarkStart w:id="13" w:name="OLE_LINK7"/>
                  <w:r>
                    <w:rPr>
                      <w:rFonts w:hint="eastAsia" w:ascii="宋体" w:hAnsi="宋体" w:eastAsia="宋体" w:cs="宋体"/>
                      <w:color w:val="auto"/>
                      <w:sz w:val="21"/>
                      <w:szCs w:val="21"/>
                      <w:highlight w:val="none"/>
                    </w:rPr>
                    <w:t>儿童雾化台</w:t>
                  </w:r>
                  <w:bookmarkEnd w:id="13"/>
                  <w:r>
                    <w:rPr>
                      <w:rFonts w:hint="eastAsia" w:ascii="宋体" w:hAnsi="宋体" w:eastAsia="宋体" w:cs="宋体"/>
                      <w:color w:val="auto"/>
                      <w:sz w:val="21"/>
                      <w:szCs w:val="21"/>
                      <w:highlight w:val="none"/>
                    </w:rPr>
                    <w:t>）。</w:t>
                  </w:r>
                </w:p>
                <w:p w14:paraId="11620E01">
                  <w:pPr>
                    <w:snapToGrid w:val="0"/>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（4）口腔诊室（需包含采购需求清单产品：序号49.</w:t>
                  </w:r>
                  <w:bookmarkStart w:id="14" w:name="OLE_LINK142"/>
                  <w:r>
                    <w:rPr>
                      <w:rFonts w:hint="eastAsia" w:ascii="宋体" w:hAnsi="宋体" w:eastAsia="宋体" w:cs="宋体"/>
                      <w:color w:val="auto"/>
                      <w:sz w:val="21"/>
                      <w:szCs w:val="21"/>
                      <w:highlight w:val="none"/>
                    </w:rPr>
                    <w:t>口腔科靠背凳</w:t>
                  </w:r>
                  <w:bookmarkEnd w:id="14"/>
                  <w:r>
                    <w:rPr>
                      <w:rFonts w:hint="eastAsia" w:ascii="宋体" w:hAnsi="宋体" w:eastAsia="宋体" w:cs="宋体"/>
                      <w:color w:val="auto"/>
                      <w:sz w:val="21"/>
                      <w:szCs w:val="21"/>
                      <w:highlight w:val="none"/>
                    </w:rPr>
                    <w:t>、序号50.</w:t>
                  </w:r>
                  <w:bookmarkStart w:id="15" w:name="OLE_LINK143"/>
                  <w:r>
                    <w:rPr>
                      <w:rFonts w:hint="eastAsia" w:ascii="宋体" w:hAnsi="宋体" w:eastAsia="宋体" w:cs="宋体"/>
                      <w:color w:val="auto"/>
                      <w:sz w:val="21"/>
                      <w:szCs w:val="21"/>
                      <w:highlight w:val="none"/>
                    </w:rPr>
                    <w:t>口腔边柜</w:t>
                  </w:r>
                  <w:bookmarkEnd w:id="15"/>
                  <w:r>
                    <w:rPr>
                      <w:rFonts w:hint="eastAsia" w:ascii="宋体" w:hAnsi="宋体" w:eastAsia="宋体" w:cs="宋体"/>
                      <w:color w:val="auto"/>
                      <w:sz w:val="21"/>
                      <w:szCs w:val="21"/>
                      <w:highlight w:val="none"/>
                    </w:rPr>
                    <w:t>、序号51.</w:t>
                  </w:r>
                  <w:bookmarkStart w:id="16" w:name="OLE_LINK144"/>
                  <w:r>
                    <w:rPr>
                      <w:rFonts w:hint="eastAsia" w:ascii="宋体" w:hAnsi="宋体" w:eastAsia="宋体" w:cs="宋体"/>
                      <w:color w:val="auto"/>
                      <w:sz w:val="21"/>
                      <w:szCs w:val="21"/>
                      <w:highlight w:val="none"/>
                    </w:rPr>
                    <w:t>口腔移动边柜</w:t>
                  </w:r>
                  <w:bookmarkEnd w:id="16"/>
                  <w:r>
                    <w:rPr>
                      <w:rFonts w:hint="eastAsia" w:ascii="宋体" w:hAnsi="宋体" w:eastAsia="宋体" w:cs="宋体"/>
                      <w:color w:val="auto"/>
                      <w:sz w:val="21"/>
                      <w:szCs w:val="21"/>
                      <w:highlight w:val="none"/>
                    </w:rPr>
                    <w:t>、序号52.</w:t>
                  </w:r>
                  <w:bookmarkStart w:id="17" w:name="OLE_LINK145"/>
                  <w:r>
                    <w:rPr>
                      <w:rFonts w:hint="eastAsia" w:ascii="宋体" w:hAnsi="宋体" w:eastAsia="宋体" w:cs="宋体"/>
                      <w:color w:val="auto"/>
                      <w:sz w:val="21"/>
                      <w:szCs w:val="21"/>
                      <w:highlight w:val="none"/>
                    </w:rPr>
                    <w:t>分格盘</w:t>
                  </w:r>
                  <w:bookmarkEnd w:id="17"/>
                  <w:r>
                    <w:rPr>
                      <w:rFonts w:hint="eastAsia" w:ascii="宋体" w:hAnsi="宋体" w:eastAsia="宋体" w:cs="宋体"/>
                      <w:color w:val="auto"/>
                      <w:sz w:val="21"/>
                      <w:szCs w:val="21"/>
                      <w:highlight w:val="none"/>
                    </w:rPr>
                    <w:t>）。</w:t>
                  </w:r>
                </w:p>
                <w:p w14:paraId="107EB4F8">
                  <w:pPr>
                    <w:pStyle w:val="63"/>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（5）污洗间（需包含采购需求清单产品：序号23.</w:t>
                  </w:r>
                  <w:bookmarkStart w:id="18" w:name="OLE_LINK146"/>
                  <w:r>
                    <w:rPr>
                      <w:rFonts w:hint="eastAsia" w:ascii="宋体" w:hAnsi="宋体" w:eastAsia="宋体" w:cs="宋体"/>
                      <w:color w:val="auto"/>
                      <w:kern w:val="2"/>
                      <w:sz w:val="21"/>
                      <w:szCs w:val="21"/>
                      <w:highlight w:val="none"/>
                      <w:lang w:val="en-US" w:eastAsia="zh-CN" w:bidi="ar-SA"/>
                    </w:rPr>
                    <w:t>定制不锈钢污洗柜（带池）</w:t>
                  </w:r>
                  <w:bookmarkEnd w:id="18"/>
                  <w:r>
                    <w:rPr>
                      <w:rFonts w:hint="eastAsia" w:ascii="宋体" w:hAnsi="宋体" w:eastAsia="宋体" w:cs="宋体"/>
                      <w:color w:val="auto"/>
                      <w:kern w:val="2"/>
                      <w:sz w:val="21"/>
                      <w:szCs w:val="21"/>
                      <w:highlight w:val="none"/>
                      <w:lang w:val="en-US" w:eastAsia="zh-CN" w:bidi="ar-SA"/>
                    </w:rPr>
                    <w:t xml:space="preserve">）  </w:t>
                  </w:r>
                </w:p>
                <w:p w14:paraId="72C20A03">
                  <w:pPr>
                    <w:pStyle w:val="63"/>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（6）病房（需包含采购需求清单产品：序号18.</w:t>
                  </w:r>
                  <w:bookmarkStart w:id="19" w:name="OLE_LINK148"/>
                  <w:r>
                    <w:rPr>
                      <w:rFonts w:hint="eastAsia" w:ascii="宋体" w:hAnsi="宋体" w:eastAsia="宋体" w:cs="宋体"/>
                      <w:color w:val="auto"/>
                      <w:kern w:val="2"/>
                      <w:sz w:val="21"/>
                      <w:szCs w:val="21"/>
                      <w:highlight w:val="none"/>
                      <w:lang w:val="en-US" w:eastAsia="zh-CN" w:bidi="ar-SA"/>
                    </w:rPr>
                    <w:t>陪护椅</w:t>
                  </w:r>
                  <w:bookmarkEnd w:id="19"/>
                  <w:r>
                    <w:rPr>
                      <w:rFonts w:hint="eastAsia" w:ascii="宋体" w:hAnsi="宋体" w:eastAsia="宋体" w:cs="宋体"/>
                      <w:color w:val="auto"/>
                      <w:kern w:val="2"/>
                      <w:sz w:val="21"/>
                      <w:szCs w:val="21"/>
                      <w:highlight w:val="none"/>
                      <w:lang w:val="en-US" w:eastAsia="zh-CN" w:bidi="ar-SA"/>
                    </w:rPr>
                    <w:t>)</w:t>
                  </w:r>
                </w:p>
                <w:p w14:paraId="25DF079A">
                  <w:pPr>
                    <w:pStyle w:val="63"/>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（7）输液室（需包含采购需求清单产品：17.</w:t>
                  </w:r>
                  <w:bookmarkStart w:id="20" w:name="OLE_LINK149"/>
                  <w:r>
                    <w:rPr>
                      <w:rFonts w:hint="eastAsia" w:ascii="宋体" w:hAnsi="宋体" w:eastAsia="宋体" w:cs="宋体"/>
                      <w:color w:val="auto"/>
                      <w:kern w:val="2"/>
                      <w:sz w:val="21"/>
                      <w:szCs w:val="21"/>
                      <w:highlight w:val="none"/>
                      <w:lang w:val="en-US" w:eastAsia="zh-CN" w:bidi="ar-SA"/>
                    </w:rPr>
                    <w:t>输液椅</w:t>
                  </w:r>
                  <w:bookmarkEnd w:id="20"/>
                  <w:r>
                    <w:rPr>
                      <w:rFonts w:hint="eastAsia" w:ascii="宋体" w:hAnsi="宋体" w:eastAsia="宋体" w:cs="宋体"/>
                      <w:color w:val="auto"/>
                      <w:kern w:val="2"/>
                      <w:sz w:val="21"/>
                      <w:szCs w:val="21"/>
                      <w:highlight w:val="none"/>
                      <w:lang w:val="en-US" w:eastAsia="zh-CN" w:bidi="ar-SA"/>
                    </w:rPr>
                    <w:t>)</w:t>
                  </w:r>
                </w:p>
                <w:p w14:paraId="275C0071">
                  <w:pPr>
                    <w:pStyle w:val="63"/>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（8）针灸室（需包含采购需求清单产品：57.</w:t>
                  </w:r>
                  <w:bookmarkStart w:id="21" w:name="OLE_LINK150"/>
                  <w:r>
                    <w:rPr>
                      <w:rFonts w:hint="eastAsia" w:ascii="宋体" w:hAnsi="宋体" w:eastAsia="宋体" w:cs="宋体"/>
                      <w:color w:val="auto"/>
                      <w:kern w:val="2"/>
                      <w:sz w:val="21"/>
                      <w:szCs w:val="21"/>
                      <w:highlight w:val="none"/>
                      <w:lang w:val="en-US" w:eastAsia="zh-CN" w:bidi="ar-SA"/>
                    </w:rPr>
                    <w:t>针灸床</w:t>
                  </w:r>
                  <w:bookmarkEnd w:id="21"/>
                  <w:r>
                    <w:rPr>
                      <w:rFonts w:hint="eastAsia" w:ascii="宋体" w:hAnsi="宋体" w:eastAsia="宋体" w:cs="宋体"/>
                      <w:color w:val="auto"/>
                      <w:kern w:val="2"/>
                      <w:sz w:val="21"/>
                      <w:szCs w:val="21"/>
                      <w:highlight w:val="none"/>
                      <w:lang w:val="en-US" w:eastAsia="zh-CN" w:bidi="ar-SA"/>
                    </w:rPr>
                    <w:t>)</w:t>
                  </w:r>
                </w:p>
                <w:p w14:paraId="37126924">
                  <w:pPr>
                    <w:snapToGrid w:val="0"/>
                    <w:ind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（二）评</w:t>
                  </w:r>
                  <w:r>
                    <w:rPr>
                      <w:rFonts w:hint="eastAsia" w:ascii="宋体" w:hAnsi="宋体" w:eastAsia="宋体" w:cs="宋体"/>
                      <w:b/>
                      <w:bCs/>
                      <w:sz w:val="21"/>
                      <w:szCs w:val="21"/>
                      <w:highlight w:val="none"/>
                      <w:lang w:val="en-US" w:eastAsia="zh-CN"/>
                    </w:rPr>
                    <w:t>审</w:t>
                  </w:r>
                  <w:r>
                    <w:rPr>
                      <w:rFonts w:hint="eastAsia" w:ascii="宋体" w:hAnsi="宋体" w:eastAsia="宋体" w:cs="宋体"/>
                      <w:b/>
                      <w:bCs/>
                      <w:sz w:val="21"/>
                      <w:szCs w:val="21"/>
                      <w:highlight w:val="none"/>
                    </w:rPr>
                    <w:t>依据：</w:t>
                  </w:r>
                </w:p>
                <w:p w14:paraId="687BC39B">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1、每提供以上任意一个空间（需包含空间内提到的所有货物）的平面布局图及室内设计效果图（室内设计效果图至少提供三张不同角度），得</w:t>
                  </w:r>
                  <w:r>
                    <w:rPr>
                      <w:rFonts w:hint="eastAsia" w:ascii="宋体" w:hAnsi="宋体" w:eastAsia="宋体" w:cs="宋体"/>
                      <w:color w:val="0000FF"/>
                      <w:sz w:val="21"/>
                      <w:szCs w:val="21"/>
                      <w:highlight w:val="none"/>
                      <w:lang w:val="en-US" w:eastAsia="zh-CN"/>
                    </w:rPr>
                    <w:t>5</w:t>
                  </w:r>
                  <w:r>
                    <w:rPr>
                      <w:rFonts w:hint="eastAsia" w:ascii="宋体" w:hAnsi="宋体" w:eastAsia="宋体" w:cs="宋体"/>
                      <w:color w:val="0000FF"/>
                      <w:sz w:val="21"/>
                      <w:szCs w:val="21"/>
                      <w:highlight w:val="none"/>
                    </w:rPr>
                    <w:t>分，最高得</w:t>
                  </w:r>
                  <w:r>
                    <w:rPr>
                      <w:rFonts w:hint="eastAsia" w:ascii="宋体" w:hAnsi="宋体" w:eastAsia="宋体" w:cs="宋体"/>
                      <w:color w:val="0000FF"/>
                      <w:sz w:val="21"/>
                      <w:szCs w:val="21"/>
                      <w:highlight w:val="none"/>
                      <w:lang w:val="en-US" w:eastAsia="zh-CN"/>
                    </w:rPr>
                    <w:t>4</w:t>
                  </w:r>
                  <w:r>
                    <w:rPr>
                      <w:rFonts w:hint="eastAsia" w:ascii="宋体" w:hAnsi="宋体" w:eastAsia="宋体" w:cs="宋体"/>
                      <w:color w:val="0000FF"/>
                      <w:sz w:val="21"/>
                      <w:szCs w:val="21"/>
                      <w:highlight w:val="none"/>
                    </w:rPr>
                    <w:t>0分，未提供或不符合要求的不得分。</w:t>
                  </w:r>
                </w:p>
                <w:p w14:paraId="58AAAF1E">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2.在此基础上，专家根据具体响应内容进一步评审:</w:t>
                  </w:r>
                </w:p>
                <w:p w14:paraId="3A0A40DB">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（1）优：内容完整，家具摆放设计合理、实用性强，家具设计美观、图片清晰、整体效果完全符合场景环境实际需求，得</w:t>
                  </w:r>
                  <w:r>
                    <w:rPr>
                      <w:rFonts w:hint="eastAsia" w:ascii="宋体" w:hAnsi="宋体" w:eastAsia="宋体" w:cs="宋体"/>
                      <w:color w:val="0000FF"/>
                      <w:sz w:val="21"/>
                      <w:szCs w:val="21"/>
                      <w:highlight w:val="none"/>
                      <w:lang w:val="en-US" w:eastAsia="zh-CN"/>
                    </w:rPr>
                    <w:t>6</w:t>
                  </w:r>
                  <w:r>
                    <w:rPr>
                      <w:rFonts w:hint="eastAsia" w:ascii="宋体" w:hAnsi="宋体" w:eastAsia="宋体" w:cs="宋体"/>
                      <w:color w:val="0000FF"/>
                      <w:sz w:val="21"/>
                      <w:szCs w:val="21"/>
                      <w:highlight w:val="none"/>
                    </w:rPr>
                    <w:t>0分；</w:t>
                  </w:r>
                </w:p>
                <w:p w14:paraId="35A291C2">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（2）良：内容完整，家具摆放设计较为合理、实用性较好，家具设计较好、图片清晰、整体效果基本符合场景环境实际需求，得</w:t>
                  </w:r>
                  <w:r>
                    <w:rPr>
                      <w:rFonts w:hint="eastAsia" w:ascii="宋体" w:hAnsi="宋体" w:eastAsia="宋体" w:cs="宋体"/>
                      <w:color w:val="0000FF"/>
                      <w:sz w:val="21"/>
                      <w:szCs w:val="21"/>
                      <w:highlight w:val="none"/>
                      <w:lang w:val="en-US" w:eastAsia="zh-CN"/>
                    </w:rPr>
                    <w:t>30</w:t>
                  </w:r>
                  <w:r>
                    <w:rPr>
                      <w:rFonts w:hint="eastAsia" w:ascii="宋体" w:hAnsi="宋体" w:eastAsia="宋体" w:cs="宋体"/>
                      <w:color w:val="0000FF"/>
                      <w:sz w:val="21"/>
                      <w:szCs w:val="21"/>
                      <w:highlight w:val="none"/>
                    </w:rPr>
                    <w:t>分；</w:t>
                  </w:r>
                </w:p>
                <w:p w14:paraId="4D777CA9">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（3）中：内容基本完整，家具摆放设计合理性一般、实用性一般，家具设计一般、图片清晰、整体效果不完全符合场景环境实际需求，得</w:t>
                  </w:r>
                  <w:r>
                    <w:rPr>
                      <w:rFonts w:hint="eastAsia" w:ascii="宋体" w:hAnsi="宋体" w:eastAsia="宋体" w:cs="宋体"/>
                      <w:color w:val="0000FF"/>
                      <w:sz w:val="21"/>
                      <w:szCs w:val="21"/>
                      <w:highlight w:val="none"/>
                      <w:lang w:val="en-US" w:eastAsia="zh-CN"/>
                    </w:rPr>
                    <w:t>10</w:t>
                  </w:r>
                  <w:r>
                    <w:rPr>
                      <w:rFonts w:hint="eastAsia" w:ascii="宋体" w:hAnsi="宋体" w:eastAsia="宋体" w:cs="宋体"/>
                      <w:color w:val="0000FF"/>
                      <w:sz w:val="21"/>
                      <w:szCs w:val="21"/>
                      <w:highlight w:val="none"/>
                    </w:rPr>
                    <w:t>分；</w:t>
                  </w:r>
                </w:p>
                <w:p w14:paraId="15DDE7B5">
                  <w:pPr>
                    <w:snapToGrid w:val="0"/>
                    <w:ind w:firstLine="0" w:firstLineChars="0"/>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（4）差：内容不完整，家具摆放设计合理性较差、实用性较差，家具设计较差、图片不清晰、整体效果不符合场景环境实际需求，不得分。</w:t>
                  </w:r>
                </w:p>
              </w:tc>
            </w:tr>
            <w:tr w14:paraId="76E78A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bottom w:val="single" w:color="000000" w:sz="8" w:space="0"/>
                    <w:right w:val="single" w:color="000000" w:sz="8" w:space="0"/>
                  </w:tcBorders>
                  <w:noWrap w:val="0"/>
                  <w:vAlign w:val="center"/>
                </w:tcPr>
                <w:p w14:paraId="093977CF">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2B221B23">
                  <w:pPr>
                    <w:widowControl/>
                    <w:wordWrap w:val="0"/>
                    <w:jc w:val="center"/>
                    <w:textAlignment w:val="top"/>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val="en-US" w:eastAsia="zh-CN"/>
                    </w:rPr>
                    <w:t>7</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387828A0">
                  <w:pPr>
                    <w:spacing w:line="260" w:lineRule="exact"/>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样品情况</w:t>
                  </w: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0ADDAD1E">
                  <w:pPr>
                    <w:snapToGrid w:val="0"/>
                    <w:spacing w:line="260" w:lineRule="exact"/>
                    <w:jc w:val="center"/>
                    <w:rPr>
                      <w:rFonts w:hint="eastAsia" w:ascii="宋体" w:hAnsi="宋体" w:eastAsia="宋体" w:cs="宋体"/>
                      <w:bCs/>
                      <w:sz w:val="21"/>
                      <w:szCs w:val="21"/>
                      <w:highlight w:val="none"/>
                      <w:lang w:val="en-US" w:eastAsia="zh-CN"/>
                    </w:rPr>
                  </w:pPr>
                  <w:r>
                    <w:rPr>
                      <w:rFonts w:hint="eastAsia" w:ascii="宋体" w:hAnsi="宋体" w:eastAsia="宋体" w:cs="宋体"/>
                      <w:bCs/>
                      <w:sz w:val="21"/>
                      <w:szCs w:val="21"/>
                      <w:highlight w:val="none"/>
                      <w:lang w:val="en-US" w:eastAsia="zh-CN"/>
                    </w:rPr>
                    <w:t>15</w:t>
                  </w:r>
                </w:p>
              </w:tc>
              <w:tc>
                <w:tcPr>
                  <w:tcW w:w="4198" w:type="dxa"/>
                  <w:tcBorders>
                    <w:top w:val="single" w:color="000000" w:sz="8" w:space="0"/>
                    <w:left w:val="single" w:color="000000" w:sz="8" w:space="0"/>
                    <w:bottom w:val="single" w:color="000000" w:sz="8" w:space="0"/>
                    <w:right w:val="single" w:color="000000" w:sz="8" w:space="0"/>
                  </w:tcBorders>
                  <w:noWrap w:val="0"/>
                  <w:vAlign w:val="center"/>
                </w:tcPr>
                <w:p w14:paraId="7411B4A4">
                  <w:pPr>
                    <w:numPr>
                      <w:ilvl w:val="0"/>
                      <w:numId w:val="0"/>
                    </w:numPr>
                    <w:snapToGrid/>
                    <w:spacing w:line="240" w:lineRule="auto"/>
                    <w:jc w:val="left"/>
                    <w:rPr>
                      <w:rFonts w:hint="eastAsia" w:ascii="宋体" w:hAnsi="宋体" w:eastAsia="宋体" w:cs="宋体"/>
                      <w:b/>
                      <w:bCs/>
                      <w:kern w:val="0"/>
                      <w:sz w:val="21"/>
                      <w:szCs w:val="21"/>
                      <w:highlight w:val="none"/>
                    </w:rPr>
                  </w:pPr>
                  <w:r>
                    <w:rPr>
                      <w:rFonts w:hint="eastAsia" w:ascii="宋体" w:hAnsi="宋体" w:eastAsia="宋体" w:cs="宋体"/>
                      <w:b/>
                      <w:bCs/>
                      <w:sz w:val="21"/>
                      <w:szCs w:val="21"/>
                      <w:highlight w:val="none"/>
                      <w:lang w:eastAsia="zh-CN"/>
                    </w:rPr>
                    <w:t>（</w:t>
                  </w:r>
                  <w:r>
                    <w:rPr>
                      <w:rFonts w:hint="eastAsia" w:ascii="宋体" w:hAnsi="宋体" w:eastAsia="宋体" w:cs="宋体"/>
                      <w:b/>
                      <w:bCs/>
                      <w:sz w:val="21"/>
                      <w:szCs w:val="21"/>
                      <w:highlight w:val="none"/>
                      <w:lang w:val="en-US" w:eastAsia="zh-CN"/>
                    </w:rPr>
                    <w:t>一）</w:t>
                  </w:r>
                  <w:r>
                    <w:rPr>
                      <w:rFonts w:hint="eastAsia" w:ascii="宋体" w:hAnsi="宋体" w:eastAsia="宋体" w:cs="宋体"/>
                      <w:b/>
                      <w:bCs/>
                      <w:sz w:val="21"/>
                      <w:szCs w:val="21"/>
                      <w:highlight w:val="none"/>
                    </w:rPr>
                    <w:t>评审内容：</w:t>
                  </w:r>
                </w:p>
                <w:p w14:paraId="64ABE833">
                  <w:pPr>
                    <w:widowControl/>
                    <w:jc w:val="left"/>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评审委员会根据</w:t>
                  </w:r>
                  <w:r>
                    <w:rPr>
                      <w:rFonts w:hint="eastAsia" w:ascii="宋体" w:hAnsi="宋体" w:eastAsia="宋体" w:cs="宋体"/>
                      <w:b/>
                      <w:bCs/>
                      <w:kern w:val="0"/>
                      <w:sz w:val="21"/>
                      <w:szCs w:val="21"/>
                      <w:highlight w:val="none"/>
                    </w:rPr>
                    <w:t>“第一册第三章“六、样品</w:t>
                  </w:r>
                  <w:r>
                    <w:rPr>
                      <w:rFonts w:hint="eastAsia" w:ascii="宋体" w:hAnsi="宋体" w:eastAsia="宋体" w:cs="宋体"/>
                      <w:b/>
                      <w:bCs/>
                      <w:kern w:val="0"/>
                      <w:sz w:val="21"/>
                      <w:szCs w:val="21"/>
                      <w:highlight w:val="none"/>
                      <w:lang w:val="en-US" w:eastAsia="zh-CN"/>
                    </w:rPr>
                    <w:t>提供</w:t>
                  </w:r>
                  <w:r>
                    <w:rPr>
                      <w:rFonts w:hint="eastAsia" w:ascii="宋体" w:hAnsi="宋体" w:eastAsia="宋体" w:cs="宋体"/>
                      <w:b/>
                      <w:bCs/>
                      <w:kern w:val="0"/>
                      <w:sz w:val="21"/>
                      <w:szCs w:val="21"/>
                      <w:highlight w:val="none"/>
                    </w:rPr>
                    <w:t>要求”</w:t>
                  </w:r>
                  <w:r>
                    <w:rPr>
                      <w:rFonts w:hint="eastAsia" w:ascii="宋体" w:hAnsi="宋体" w:eastAsia="宋体" w:cs="宋体"/>
                      <w:kern w:val="0"/>
                      <w:sz w:val="21"/>
                      <w:szCs w:val="21"/>
                      <w:highlight w:val="none"/>
                    </w:rPr>
                    <w:t>对投标人提供的样品进行打分。</w:t>
                  </w:r>
                </w:p>
                <w:p w14:paraId="6B6CC492">
                  <w:pPr>
                    <w:snapToGrid/>
                    <w:spacing w:line="240" w:lineRule="auto"/>
                    <w:jc w:val="left"/>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（二）评审标准：</w:t>
                  </w:r>
                </w:p>
                <w:p w14:paraId="2CCBAEAC">
                  <w:pPr>
                    <w:pStyle w:val="18"/>
                    <w:rPr>
                      <w:rFonts w:hint="eastAsia" w:ascii="宋体" w:hAnsi="宋体" w:eastAsia="宋体" w:cs="宋体"/>
                      <w:color w:val="0000FF"/>
                      <w:kern w:val="0"/>
                      <w:sz w:val="21"/>
                      <w:szCs w:val="21"/>
                      <w:highlight w:val="none"/>
                    </w:rPr>
                  </w:pPr>
                  <w:r>
                    <w:rPr>
                      <w:rFonts w:hint="eastAsia" w:ascii="宋体" w:hAnsi="宋体" w:eastAsia="宋体" w:cs="宋体"/>
                      <w:color w:val="0000FF"/>
                      <w:kern w:val="0"/>
                      <w:sz w:val="21"/>
                      <w:szCs w:val="21"/>
                      <w:highlight w:val="none"/>
                    </w:rPr>
                    <w:t>1、投标人提供符合《</w:t>
                  </w:r>
                  <w:bookmarkStart w:id="22" w:name="OLE_LINK12"/>
                  <w:r>
                    <w:rPr>
                      <w:rFonts w:hint="eastAsia" w:ascii="宋体" w:hAnsi="宋体" w:eastAsia="宋体" w:cs="宋体"/>
                      <w:color w:val="0000FF"/>
                      <w:kern w:val="0"/>
                      <w:sz w:val="21"/>
                      <w:szCs w:val="21"/>
                      <w:highlight w:val="none"/>
                    </w:rPr>
                    <w:t>样品要求表</w:t>
                  </w:r>
                  <w:bookmarkEnd w:id="22"/>
                  <w:r>
                    <w:rPr>
                      <w:rFonts w:hint="eastAsia" w:ascii="宋体" w:hAnsi="宋体" w:eastAsia="宋体" w:cs="宋体"/>
                      <w:color w:val="0000FF"/>
                      <w:kern w:val="0"/>
                      <w:sz w:val="21"/>
                      <w:szCs w:val="21"/>
                      <w:highlight w:val="none"/>
                    </w:rPr>
                    <w:t>》中</w:t>
                  </w:r>
                  <w:r>
                    <w:rPr>
                      <w:rFonts w:hint="eastAsia" w:ascii="宋体" w:hAnsi="宋体" w:eastAsia="宋体" w:cs="宋体"/>
                      <w:color w:val="0000FF"/>
                      <w:kern w:val="0"/>
                      <w:sz w:val="21"/>
                      <w:szCs w:val="21"/>
                      <w:highlight w:val="none"/>
                      <w:lang w:val="en-US" w:eastAsia="zh-CN"/>
                    </w:rPr>
                    <w:t>技术</w:t>
                  </w:r>
                  <w:r>
                    <w:rPr>
                      <w:rFonts w:hint="eastAsia" w:ascii="宋体" w:hAnsi="宋体" w:eastAsia="宋体" w:cs="宋体"/>
                      <w:color w:val="0000FF"/>
                      <w:kern w:val="0"/>
                      <w:sz w:val="21"/>
                      <w:szCs w:val="21"/>
                      <w:highlight w:val="none"/>
                    </w:rPr>
                    <w:t>要求的</w:t>
                  </w:r>
                  <w:r>
                    <w:rPr>
                      <w:rFonts w:hint="eastAsia" w:ascii="宋体" w:hAnsi="宋体" w:eastAsia="宋体" w:cs="宋体"/>
                      <w:color w:val="0000FF"/>
                      <w:kern w:val="0"/>
                      <w:sz w:val="21"/>
                      <w:szCs w:val="21"/>
                      <w:highlight w:val="none"/>
                      <w:lang w:val="en-US" w:eastAsia="zh-CN"/>
                    </w:rPr>
                    <w:t>样品</w:t>
                  </w:r>
                  <w:r>
                    <w:rPr>
                      <w:rFonts w:hint="eastAsia" w:ascii="宋体" w:hAnsi="宋体" w:eastAsia="宋体" w:cs="宋体"/>
                      <w:color w:val="0000FF"/>
                      <w:kern w:val="0"/>
                      <w:sz w:val="21"/>
                      <w:szCs w:val="21"/>
                      <w:highlight w:val="none"/>
                      <w:lang w:eastAsia="zh-CN"/>
                    </w:rPr>
                    <w:t>，</w:t>
                  </w:r>
                  <w:r>
                    <w:rPr>
                      <w:rFonts w:hint="eastAsia" w:ascii="宋体" w:hAnsi="宋体" w:eastAsia="宋体" w:cs="宋体"/>
                      <w:color w:val="0000FF"/>
                      <w:sz w:val="21"/>
                      <w:szCs w:val="21"/>
                      <w:highlight w:val="none"/>
                      <w:lang w:val="en-US" w:eastAsia="zh-CN"/>
                    </w:rPr>
                    <w:t>每提供一项符合要求的样品得10</w:t>
                  </w:r>
                  <w:r>
                    <w:rPr>
                      <w:rFonts w:hint="eastAsia" w:ascii="宋体" w:hAnsi="宋体" w:eastAsia="宋体" w:cs="宋体"/>
                      <w:color w:val="0000FF"/>
                      <w:kern w:val="0"/>
                      <w:sz w:val="21"/>
                      <w:szCs w:val="21"/>
                      <w:highlight w:val="none"/>
                    </w:rPr>
                    <w:t>分</w:t>
                  </w:r>
                  <w:r>
                    <w:rPr>
                      <w:rFonts w:hint="eastAsia" w:ascii="宋体" w:hAnsi="宋体" w:eastAsia="宋体" w:cs="宋体"/>
                      <w:color w:val="0000FF"/>
                      <w:kern w:val="0"/>
                      <w:sz w:val="21"/>
                      <w:szCs w:val="21"/>
                      <w:highlight w:val="none"/>
                      <w:lang w:eastAsia="zh-CN"/>
                    </w:rPr>
                    <w:t>，</w:t>
                  </w:r>
                  <w:r>
                    <w:rPr>
                      <w:rFonts w:hint="eastAsia" w:ascii="宋体" w:hAnsi="宋体" w:eastAsia="宋体" w:cs="宋体"/>
                      <w:color w:val="0000FF"/>
                      <w:kern w:val="0"/>
                      <w:sz w:val="21"/>
                      <w:szCs w:val="21"/>
                      <w:highlight w:val="none"/>
                      <w:lang w:val="en-US" w:eastAsia="zh-CN"/>
                    </w:rPr>
                    <w:t>最高得40分</w:t>
                  </w:r>
                  <w:r>
                    <w:rPr>
                      <w:rFonts w:hint="eastAsia" w:ascii="宋体" w:hAnsi="宋体" w:eastAsia="宋体" w:cs="宋体"/>
                      <w:color w:val="0000FF"/>
                      <w:kern w:val="0"/>
                      <w:sz w:val="21"/>
                      <w:szCs w:val="21"/>
                      <w:highlight w:val="none"/>
                    </w:rPr>
                    <w:t>，提供不</w:t>
                  </w:r>
                  <w:r>
                    <w:rPr>
                      <w:rFonts w:hint="eastAsia" w:ascii="宋体" w:hAnsi="宋体" w:eastAsia="宋体" w:cs="宋体"/>
                      <w:color w:val="0000FF"/>
                      <w:kern w:val="0"/>
                      <w:sz w:val="21"/>
                      <w:szCs w:val="21"/>
                      <w:highlight w:val="none"/>
                      <w:lang w:val="en-US" w:eastAsia="zh-CN"/>
                    </w:rPr>
                    <w:t>符合要求</w:t>
                  </w:r>
                  <w:r>
                    <w:rPr>
                      <w:rFonts w:hint="eastAsia" w:ascii="宋体" w:hAnsi="宋体" w:eastAsia="宋体" w:cs="宋体"/>
                      <w:color w:val="0000FF"/>
                      <w:kern w:val="0"/>
                      <w:sz w:val="21"/>
                      <w:szCs w:val="21"/>
                      <w:highlight w:val="none"/>
                    </w:rPr>
                    <w:t>或未提供样品不得分。</w:t>
                  </w:r>
                </w:p>
                <w:p w14:paraId="15A4D0B0">
                  <w:pPr>
                    <w:widowControl/>
                    <w:jc w:val="left"/>
                    <w:textAlignment w:val="auto"/>
                    <w:rPr>
                      <w:rFonts w:hint="eastAsia" w:ascii="宋体" w:hAnsi="宋体" w:eastAsia="宋体" w:cs="宋体"/>
                      <w:color w:val="0000FF"/>
                      <w:kern w:val="0"/>
                      <w:sz w:val="21"/>
                      <w:szCs w:val="21"/>
                      <w:highlight w:val="none"/>
                    </w:rPr>
                  </w:pPr>
                  <w:r>
                    <w:rPr>
                      <w:rFonts w:hint="eastAsia" w:ascii="宋体" w:hAnsi="宋体" w:eastAsia="宋体" w:cs="宋体"/>
                      <w:color w:val="0000FF"/>
                      <w:kern w:val="0"/>
                      <w:sz w:val="21"/>
                      <w:szCs w:val="21"/>
                      <w:highlight w:val="none"/>
                    </w:rPr>
                    <w:t>2、在第1项基础上，专家根据各投标人提供的样品具体响应内容（材质、工艺、性能等）进一步评审：</w:t>
                  </w:r>
                </w:p>
                <w:p w14:paraId="754CE750">
                  <w:pPr>
                    <w:widowControl/>
                    <w:jc w:val="left"/>
                    <w:textAlignment w:val="auto"/>
                    <w:rPr>
                      <w:rFonts w:hint="eastAsia" w:ascii="宋体" w:hAnsi="宋体" w:eastAsia="宋体" w:cs="宋体"/>
                      <w:color w:val="0000FF"/>
                      <w:kern w:val="0"/>
                      <w:sz w:val="21"/>
                      <w:szCs w:val="21"/>
                      <w:highlight w:val="none"/>
                    </w:rPr>
                  </w:pPr>
                  <w:r>
                    <w:rPr>
                      <w:rFonts w:hint="eastAsia" w:ascii="宋体" w:hAnsi="宋体" w:eastAsia="宋体" w:cs="宋体"/>
                      <w:color w:val="0000FF"/>
                      <w:kern w:val="0"/>
                      <w:sz w:val="21"/>
                      <w:szCs w:val="21"/>
                      <w:highlight w:val="none"/>
                    </w:rPr>
                    <w:t>（1）优：样品材质和工艺质量好，且制作工艺和设计合理精美，满足采购人实际需求的，加</w:t>
                  </w:r>
                  <w:r>
                    <w:rPr>
                      <w:rFonts w:hint="eastAsia" w:ascii="宋体" w:hAnsi="宋体" w:eastAsia="宋体" w:cs="宋体"/>
                      <w:color w:val="0000FF"/>
                      <w:kern w:val="0"/>
                      <w:sz w:val="21"/>
                      <w:szCs w:val="21"/>
                      <w:highlight w:val="none"/>
                      <w:lang w:val="en-US" w:eastAsia="zh-CN"/>
                    </w:rPr>
                    <w:t>60</w:t>
                  </w:r>
                  <w:r>
                    <w:rPr>
                      <w:rFonts w:hint="eastAsia" w:ascii="宋体" w:hAnsi="宋体" w:eastAsia="宋体" w:cs="宋体"/>
                      <w:color w:val="0000FF"/>
                      <w:kern w:val="0"/>
                      <w:sz w:val="21"/>
                      <w:szCs w:val="21"/>
                      <w:highlight w:val="none"/>
                    </w:rPr>
                    <w:t>分；</w:t>
                  </w:r>
                </w:p>
                <w:p w14:paraId="1543353D">
                  <w:pPr>
                    <w:widowControl/>
                    <w:jc w:val="left"/>
                    <w:textAlignment w:val="auto"/>
                    <w:rPr>
                      <w:rFonts w:hint="eastAsia" w:ascii="宋体" w:hAnsi="宋体" w:eastAsia="宋体" w:cs="宋体"/>
                      <w:color w:val="0000FF"/>
                      <w:kern w:val="0"/>
                      <w:sz w:val="21"/>
                      <w:szCs w:val="21"/>
                      <w:highlight w:val="none"/>
                    </w:rPr>
                  </w:pPr>
                  <w:r>
                    <w:rPr>
                      <w:rFonts w:hint="eastAsia" w:ascii="宋体" w:hAnsi="宋体" w:eastAsia="宋体" w:cs="宋体"/>
                      <w:color w:val="0000FF"/>
                      <w:kern w:val="0"/>
                      <w:sz w:val="21"/>
                      <w:szCs w:val="21"/>
                      <w:highlight w:val="none"/>
                    </w:rPr>
                    <w:t>（2）良：样品材质和工艺质量较好，且制作工艺和设计较合理精美的，较能满足采购人实际需求的，加</w:t>
                  </w:r>
                  <w:r>
                    <w:rPr>
                      <w:rFonts w:hint="eastAsia" w:ascii="宋体" w:hAnsi="宋体" w:eastAsia="宋体" w:cs="宋体"/>
                      <w:color w:val="0000FF"/>
                      <w:kern w:val="0"/>
                      <w:sz w:val="21"/>
                      <w:szCs w:val="21"/>
                      <w:highlight w:val="none"/>
                      <w:lang w:val="en-US" w:eastAsia="zh-CN"/>
                    </w:rPr>
                    <w:t>30</w:t>
                  </w:r>
                  <w:r>
                    <w:rPr>
                      <w:rFonts w:hint="eastAsia" w:ascii="宋体" w:hAnsi="宋体" w:eastAsia="宋体" w:cs="宋体"/>
                      <w:color w:val="0000FF"/>
                      <w:kern w:val="0"/>
                      <w:sz w:val="21"/>
                      <w:szCs w:val="21"/>
                      <w:highlight w:val="none"/>
                    </w:rPr>
                    <w:t>分；</w:t>
                  </w:r>
                </w:p>
                <w:p w14:paraId="6718063C">
                  <w:pPr>
                    <w:widowControl/>
                    <w:jc w:val="left"/>
                    <w:textAlignment w:val="auto"/>
                    <w:rPr>
                      <w:rFonts w:hint="eastAsia" w:ascii="宋体" w:hAnsi="宋体" w:eastAsia="宋体" w:cs="宋体"/>
                      <w:color w:val="0000FF"/>
                      <w:kern w:val="0"/>
                      <w:sz w:val="21"/>
                      <w:szCs w:val="21"/>
                      <w:highlight w:val="none"/>
                    </w:rPr>
                  </w:pPr>
                  <w:r>
                    <w:rPr>
                      <w:rFonts w:hint="eastAsia" w:ascii="宋体" w:hAnsi="宋体" w:eastAsia="宋体" w:cs="宋体"/>
                      <w:color w:val="0000FF"/>
                      <w:kern w:val="0"/>
                      <w:sz w:val="21"/>
                      <w:szCs w:val="21"/>
                      <w:highlight w:val="none"/>
                    </w:rPr>
                    <w:t>（3）中：样品材质和工艺质量一般，且制作工艺和设计基本合理精美的，基本能满足采购人实际需求的，加10分；</w:t>
                  </w:r>
                </w:p>
                <w:p w14:paraId="504BC197">
                  <w:pPr>
                    <w:widowControl/>
                    <w:jc w:val="left"/>
                    <w:textAlignment w:val="auto"/>
                    <w:rPr>
                      <w:rFonts w:hint="eastAsia" w:ascii="宋体" w:hAnsi="宋体" w:eastAsia="宋体" w:cs="宋体"/>
                      <w:color w:val="0000FF"/>
                      <w:kern w:val="0"/>
                      <w:sz w:val="21"/>
                      <w:szCs w:val="21"/>
                      <w:highlight w:val="none"/>
                    </w:rPr>
                  </w:pPr>
                  <w:r>
                    <w:rPr>
                      <w:rFonts w:hint="eastAsia" w:ascii="宋体" w:hAnsi="宋体" w:eastAsia="宋体" w:cs="宋体"/>
                      <w:color w:val="0000FF"/>
                      <w:kern w:val="0"/>
                      <w:sz w:val="21"/>
                      <w:szCs w:val="21"/>
                      <w:highlight w:val="none"/>
                    </w:rPr>
                    <w:t>（4）差：样品材质和工艺质量差，且制作工艺和设计不合理精美，不能满足采购人实际需求的不加分。</w:t>
                  </w:r>
                </w:p>
                <w:p w14:paraId="6E0CE619">
                  <w:pPr>
                    <w:snapToGrid/>
                    <w:spacing w:line="240" w:lineRule="auto"/>
                    <w:rPr>
                      <w:rFonts w:hint="eastAsia" w:ascii="宋体" w:hAnsi="宋体" w:eastAsia="宋体" w:cs="宋体"/>
                      <w:color w:val="0000FF"/>
                      <w:sz w:val="21"/>
                      <w:szCs w:val="21"/>
                      <w:highlight w:val="none"/>
                    </w:rPr>
                  </w:pPr>
                  <w:r>
                    <w:rPr>
                      <w:rFonts w:hint="eastAsia" w:ascii="宋体" w:hAnsi="宋体" w:eastAsia="宋体" w:cs="宋体"/>
                      <w:b/>
                      <w:bCs/>
                      <w:color w:val="0000FF"/>
                      <w:kern w:val="0"/>
                      <w:sz w:val="21"/>
                      <w:szCs w:val="21"/>
                      <w:highlight w:val="none"/>
                    </w:rPr>
                    <w:t>以上2项得分累计，最高得100分。</w:t>
                  </w:r>
                </w:p>
              </w:tc>
            </w:tr>
            <w:tr w14:paraId="1EC21B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tcBorders>
                    <w:left w:val="single" w:color="000000" w:sz="8" w:space="0"/>
                    <w:bottom w:val="single" w:color="000000" w:sz="8" w:space="0"/>
                    <w:right w:val="single" w:color="000000" w:sz="8" w:space="0"/>
                  </w:tcBorders>
                  <w:noWrap w:val="0"/>
                  <w:vAlign w:val="center"/>
                </w:tcPr>
                <w:p w14:paraId="3F1CB1D3">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666C5D8C">
                  <w:pPr>
                    <w:widowControl/>
                    <w:tabs>
                      <w:tab w:val="left" w:pos="360"/>
                    </w:tabs>
                    <w:wordWrap w:val="0"/>
                    <w:jc w:val="left"/>
                    <w:textAlignment w:val="top"/>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8</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4C7531C4">
                  <w:pPr>
                    <w:spacing w:line="260" w:lineRule="exact"/>
                    <w:jc w:val="center"/>
                    <w:rPr>
                      <w:rFonts w:hint="eastAsia" w:ascii="宋体" w:hAnsi="宋体" w:eastAsia="宋体" w:cs="宋体"/>
                      <w:sz w:val="21"/>
                      <w:szCs w:val="21"/>
                      <w:highlight w:val="none"/>
                      <w:lang w:val="en-US" w:eastAsia="zh-CN"/>
                    </w:rPr>
                  </w:pPr>
                  <w:bookmarkStart w:id="23" w:name="OLE_LINK138"/>
                  <w:r>
                    <w:rPr>
                      <w:rFonts w:hint="eastAsia" w:ascii="宋体" w:hAnsi="宋体" w:eastAsia="宋体" w:cs="宋体"/>
                      <w:sz w:val="21"/>
                      <w:szCs w:val="21"/>
                      <w:highlight w:val="none"/>
                      <w:lang w:val="en-US" w:eastAsia="zh-CN"/>
                    </w:rPr>
                    <w:t>创新能力评价</w:t>
                  </w:r>
                  <w:bookmarkEnd w:id="23"/>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3E4386EE">
                  <w:pPr>
                    <w:snapToGrid w:val="0"/>
                    <w:spacing w:line="260" w:lineRule="exact"/>
                    <w:jc w:val="center"/>
                    <w:rPr>
                      <w:rFonts w:hint="eastAsia" w:ascii="宋体" w:hAnsi="宋体" w:eastAsia="宋体" w:cs="宋体"/>
                      <w:bCs/>
                      <w:sz w:val="21"/>
                      <w:szCs w:val="21"/>
                      <w:highlight w:val="none"/>
                      <w:lang w:val="en-US" w:eastAsia="zh-CN"/>
                    </w:rPr>
                  </w:pPr>
                  <w:r>
                    <w:rPr>
                      <w:rFonts w:hint="eastAsia" w:ascii="宋体" w:hAnsi="宋体" w:eastAsia="宋体" w:cs="宋体"/>
                      <w:bCs/>
                      <w:sz w:val="21"/>
                      <w:szCs w:val="21"/>
                      <w:highlight w:val="none"/>
                      <w:lang w:val="en-US" w:eastAsia="zh-CN"/>
                    </w:rPr>
                    <w:t>4</w:t>
                  </w:r>
                </w:p>
              </w:tc>
              <w:tc>
                <w:tcPr>
                  <w:tcW w:w="4198" w:type="dxa"/>
                  <w:tcBorders>
                    <w:top w:val="single" w:color="000000" w:sz="8" w:space="0"/>
                    <w:left w:val="single" w:color="000000" w:sz="8" w:space="0"/>
                    <w:bottom w:val="single" w:color="000000" w:sz="8" w:space="0"/>
                    <w:right w:val="single" w:color="000000" w:sz="8" w:space="0"/>
                  </w:tcBorders>
                  <w:noWrap w:val="0"/>
                  <w:vAlign w:val="center"/>
                </w:tcPr>
                <w:p w14:paraId="0ECF1982">
                  <w:pPr>
                    <w:numPr>
                      <w:ilvl w:val="0"/>
                      <w:numId w:val="0"/>
                    </w:numPr>
                    <w:snapToGrid/>
                    <w:spacing w:line="240" w:lineRule="auto"/>
                    <w:jc w:val="left"/>
                    <w:rPr>
                      <w:rFonts w:hint="eastAsia" w:ascii="宋体" w:hAnsi="宋体" w:eastAsia="宋体" w:cs="宋体"/>
                      <w:sz w:val="21"/>
                      <w:szCs w:val="21"/>
                      <w:highlight w:val="none"/>
                    </w:rPr>
                  </w:pPr>
                  <w:bookmarkStart w:id="24" w:name="OLE_LINK135"/>
                  <w:r>
                    <w:rPr>
                      <w:rFonts w:hint="eastAsia" w:ascii="宋体" w:hAnsi="宋体" w:eastAsia="宋体" w:cs="宋体"/>
                      <w:b/>
                      <w:bCs/>
                      <w:sz w:val="21"/>
                      <w:szCs w:val="21"/>
                      <w:highlight w:val="none"/>
                      <w:lang w:eastAsia="zh-CN"/>
                    </w:rPr>
                    <w:t>（</w:t>
                  </w:r>
                  <w:r>
                    <w:rPr>
                      <w:rFonts w:hint="eastAsia" w:ascii="宋体" w:hAnsi="宋体" w:eastAsia="宋体" w:cs="宋体"/>
                      <w:b/>
                      <w:bCs/>
                      <w:sz w:val="21"/>
                      <w:szCs w:val="21"/>
                      <w:highlight w:val="none"/>
                      <w:lang w:val="en-US" w:eastAsia="zh-CN"/>
                    </w:rPr>
                    <w:t>一）</w:t>
                  </w:r>
                  <w:r>
                    <w:rPr>
                      <w:rFonts w:hint="eastAsia" w:ascii="宋体" w:hAnsi="宋体" w:eastAsia="宋体" w:cs="宋体"/>
                      <w:b/>
                      <w:bCs/>
                      <w:sz w:val="21"/>
                      <w:szCs w:val="21"/>
                      <w:highlight w:val="none"/>
                    </w:rPr>
                    <w:t>评审内容：</w:t>
                  </w:r>
                </w:p>
                <w:p w14:paraId="1EC5C5AC">
                  <w:pPr>
                    <w:numPr>
                      <w:ilvl w:val="0"/>
                      <w:numId w:val="0"/>
                    </w:numPr>
                    <w:snapToGrid/>
                    <w:spacing w:line="240" w:lineRule="auto"/>
                    <w:rPr>
                      <w:rFonts w:hint="eastAsia" w:ascii="宋体" w:hAnsi="宋体" w:eastAsia="宋体" w:cs="宋体"/>
                      <w:sz w:val="21"/>
                      <w:szCs w:val="21"/>
                      <w:highlight w:val="none"/>
                    </w:rPr>
                  </w:pPr>
                  <w:r>
                    <w:rPr>
                      <w:rFonts w:hint="eastAsia" w:ascii="宋体" w:hAnsi="宋体" w:eastAsia="宋体" w:cs="宋体"/>
                      <w:sz w:val="21"/>
                      <w:szCs w:val="21"/>
                      <w:highlight w:val="none"/>
                    </w:rPr>
                    <w:t>投标人所投“</w:t>
                  </w:r>
                  <w:bookmarkStart w:id="25" w:name="OLE_LINK151"/>
                  <w:r>
                    <w:rPr>
                      <w:rFonts w:hint="eastAsia" w:ascii="宋体" w:hAnsi="宋体" w:eastAsia="宋体" w:cs="宋体"/>
                      <w:sz w:val="21"/>
                      <w:szCs w:val="21"/>
                      <w:highlight w:val="none"/>
                    </w:rPr>
                    <w:t>定位管理标签模块</w:t>
                  </w:r>
                  <w:bookmarkEnd w:id="25"/>
                  <w:r>
                    <w:rPr>
                      <w:rFonts w:hint="eastAsia" w:ascii="宋体" w:hAnsi="宋体" w:eastAsia="宋体" w:cs="宋体"/>
                      <w:sz w:val="21"/>
                      <w:szCs w:val="21"/>
                      <w:highlight w:val="none"/>
                    </w:rPr>
                    <w:t>”具有：资产管理读写基站相关的软件著作权证书</w:t>
                  </w:r>
                  <w:r>
                    <w:rPr>
                      <w:rFonts w:hint="eastAsia" w:ascii="宋体" w:hAnsi="宋体" w:eastAsia="宋体" w:cs="宋体"/>
                      <w:sz w:val="21"/>
                      <w:szCs w:val="21"/>
                      <w:highlight w:val="none"/>
                      <w:lang w:val="en-US" w:eastAsia="zh-CN"/>
                    </w:rPr>
                    <w:t>或专利证书</w:t>
                  </w:r>
                  <w:r>
                    <w:rPr>
                      <w:rFonts w:hint="eastAsia" w:ascii="宋体" w:hAnsi="宋体" w:eastAsia="宋体" w:cs="宋体"/>
                      <w:sz w:val="21"/>
                      <w:szCs w:val="21"/>
                      <w:highlight w:val="none"/>
                    </w:rPr>
                    <w:t>得</w:t>
                  </w:r>
                  <w:r>
                    <w:rPr>
                      <w:rFonts w:hint="eastAsia" w:ascii="宋体" w:hAnsi="宋体" w:eastAsia="宋体" w:cs="宋体"/>
                      <w:sz w:val="21"/>
                      <w:szCs w:val="21"/>
                      <w:highlight w:val="none"/>
                      <w:lang w:val="en-US" w:eastAsia="zh-CN"/>
                    </w:rPr>
                    <w:t>100</w:t>
                  </w:r>
                  <w:r>
                    <w:rPr>
                      <w:rFonts w:hint="eastAsia" w:ascii="宋体" w:hAnsi="宋体" w:eastAsia="宋体" w:cs="宋体"/>
                      <w:sz w:val="21"/>
                      <w:szCs w:val="21"/>
                      <w:highlight w:val="none"/>
                    </w:rPr>
                    <w:t>分，本项最高得</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0分。</w:t>
                  </w:r>
                </w:p>
                <w:bookmarkEnd w:id="24"/>
                <w:p w14:paraId="4D688F6D">
                  <w:pPr>
                    <w:numPr>
                      <w:ilvl w:val="0"/>
                      <w:numId w:val="0"/>
                    </w:numPr>
                    <w:snapToGrid/>
                    <w:spacing w:line="240" w:lineRule="auto"/>
                    <w:rPr>
                      <w:rFonts w:hint="eastAsia" w:ascii="宋体" w:hAnsi="宋体" w:eastAsia="宋体" w:cs="宋体"/>
                      <w:color w:val="0000FF"/>
                      <w:kern w:val="0"/>
                      <w:sz w:val="21"/>
                      <w:szCs w:val="21"/>
                      <w:highlight w:val="none"/>
                      <w:lang w:val="en-US" w:eastAsia="zh-CN" w:bidi="ar-SA"/>
                    </w:rPr>
                  </w:pPr>
                  <w:r>
                    <w:rPr>
                      <w:rFonts w:hint="eastAsia" w:ascii="宋体" w:hAnsi="宋体" w:eastAsia="宋体" w:cs="宋体"/>
                      <w:color w:val="0000FF"/>
                      <w:kern w:val="0"/>
                      <w:sz w:val="21"/>
                      <w:szCs w:val="21"/>
                      <w:highlight w:val="none"/>
                      <w:lang w:val="en-US" w:eastAsia="zh-CN" w:bidi="ar-SA"/>
                    </w:rPr>
                    <w:t>（二）评审依据：</w:t>
                  </w:r>
                </w:p>
                <w:p w14:paraId="52EB26E3">
                  <w:pPr>
                    <w:numPr>
                      <w:ilvl w:val="0"/>
                      <w:numId w:val="7"/>
                    </w:numPr>
                    <w:snapToGrid/>
                    <w:spacing w:line="240" w:lineRule="auto"/>
                    <w:rPr>
                      <w:rFonts w:hint="eastAsia" w:ascii="宋体" w:hAnsi="宋体" w:eastAsia="宋体" w:cs="宋体"/>
                      <w:color w:val="0000FF"/>
                      <w:kern w:val="0"/>
                      <w:sz w:val="21"/>
                      <w:szCs w:val="21"/>
                      <w:highlight w:val="none"/>
                      <w:lang w:val="en-US" w:eastAsia="zh-CN" w:bidi="ar-SA"/>
                    </w:rPr>
                  </w:pPr>
                  <w:r>
                    <w:rPr>
                      <w:rFonts w:hint="eastAsia" w:ascii="宋体" w:hAnsi="宋体" w:eastAsia="宋体" w:cs="宋体"/>
                      <w:color w:val="0000FF"/>
                      <w:kern w:val="0"/>
                      <w:sz w:val="21"/>
                      <w:szCs w:val="21"/>
                      <w:highlight w:val="none"/>
                      <w:lang w:val="en-US" w:eastAsia="zh-CN" w:bidi="ar-SA"/>
                    </w:rPr>
                    <w:t>提供国家版权局或国家知识产权局颁发的</w:t>
                  </w:r>
                  <w:bookmarkStart w:id="26" w:name="OLE_LINK115"/>
                  <w:r>
                    <w:rPr>
                      <w:rFonts w:hint="eastAsia" w:ascii="宋体" w:hAnsi="宋体" w:eastAsia="宋体" w:cs="宋体"/>
                      <w:color w:val="0000FF"/>
                      <w:kern w:val="0"/>
                      <w:sz w:val="21"/>
                      <w:szCs w:val="21"/>
                      <w:highlight w:val="none"/>
                      <w:lang w:val="en-US" w:eastAsia="zh-CN" w:bidi="ar-SA"/>
                    </w:rPr>
                    <w:t>计算机软件著作权登记证书扫描件或专利证书</w:t>
                  </w:r>
                  <w:bookmarkEnd w:id="26"/>
                  <w:r>
                    <w:rPr>
                      <w:rFonts w:hint="eastAsia" w:ascii="宋体" w:hAnsi="宋体" w:eastAsia="宋体" w:cs="宋体"/>
                      <w:color w:val="0000FF"/>
                      <w:kern w:val="0"/>
                      <w:sz w:val="21"/>
                      <w:szCs w:val="21"/>
                      <w:highlight w:val="none"/>
                      <w:lang w:val="en-US" w:eastAsia="zh-CN" w:bidi="ar-SA"/>
                    </w:rPr>
                    <w:t>扫描件；</w:t>
                  </w:r>
                </w:p>
                <w:p w14:paraId="016FF262">
                  <w:pPr>
                    <w:numPr>
                      <w:ilvl w:val="0"/>
                      <w:numId w:val="7"/>
                    </w:numPr>
                    <w:snapToGrid/>
                    <w:spacing w:line="240" w:lineRule="auto"/>
                    <w:rPr>
                      <w:rFonts w:hint="eastAsia" w:ascii="宋体" w:hAnsi="宋体" w:eastAsia="宋体" w:cs="宋体"/>
                      <w:b/>
                      <w:bCs/>
                      <w:color w:val="0000FF"/>
                      <w:kern w:val="0"/>
                      <w:sz w:val="21"/>
                      <w:szCs w:val="21"/>
                      <w:highlight w:val="none"/>
                    </w:rPr>
                  </w:pPr>
                  <w:r>
                    <w:rPr>
                      <w:rFonts w:hint="eastAsia" w:ascii="宋体" w:hAnsi="宋体" w:eastAsia="宋体" w:cs="宋体"/>
                      <w:color w:val="0000FF"/>
                      <w:kern w:val="0"/>
                      <w:sz w:val="21"/>
                      <w:szCs w:val="21"/>
                      <w:highlight w:val="none"/>
                      <w:lang w:val="en-US" w:eastAsia="zh-CN" w:bidi="ar-SA"/>
                    </w:rPr>
                    <w:t>未按要求提供证明材料（或证明材料无法判断是否符合评分要求）的不得分，原件备查。）</w:t>
                  </w:r>
                </w:p>
              </w:tc>
            </w:tr>
            <w:tr w14:paraId="294FBD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restart"/>
                  <w:tcBorders>
                    <w:top w:val="single" w:color="000000" w:sz="8" w:space="0"/>
                    <w:left w:val="single" w:color="000000" w:sz="8" w:space="0"/>
                    <w:right w:val="single" w:color="000000" w:sz="8" w:space="0"/>
                  </w:tcBorders>
                  <w:noWrap w:val="0"/>
                  <w:vAlign w:val="center"/>
                </w:tcPr>
                <w:p w14:paraId="11200B76">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3</w:t>
                  </w:r>
                </w:p>
              </w:tc>
              <w:tc>
                <w:tcPr>
                  <w:tcW w:w="4199" w:type="dxa"/>
                  <w:gridSpan w:val="3"/>
                  <w:tcBorders>
                    <w:top w:val="single" w:color="000000" w:sz="8" w:space="0"/>
                    <w:left w:val="single" w:color="000000" w:sz="8" w:space="0"/>
                    <w:bottom w:val="single" w:color="000000" w:sz="8" w:space="0"/>
                    <w:right w:val="single" w:color="000000" w:sz="8" w:space="0"/>
                  </w:tcBorders>
                  <w:noWrap w:val="0"/>
                  <w:vAlign w:val="center"/>
                </w:tcPr>
                <w:p w14:paraId="3180B0CB">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商务部分</w:t>
                  </w:r>
                </w:p>
              </w:tc>
              <w:tc>
                <w:tcPr>
                  <w:tcW w:w="4198" w:type="dxa"/>
                  <w:tcBorders>
                    <w:top w:val="single" w:color="000000" w:sz="8" w:space="0"/>
                    <w:left w:val="single" w:color="000000" w:sz="8" w:space="0"/>
                    <w:bottom w:val="single" w:color="000000" w:sz="8" w:space="0"/>
                    <w:right w:val="single" w:color="000000" w:sz="8" w:space="0"/>
                  </w:tcBorders>
                  <w:noWrap w:val="0"/>
                  <w:vAlign w:val="center"/>
                </w:tcPr>
                <w:p w14:paraId="6806B88F">
                  <w:pPr>
                    <w:widowControl/>
                    <w:wordWrap w:val="0"/>
                    <w:jc w:val="center"/>
                    <w:rPr>
                      <w:rFonts w:hint="eastAsia" w:ascii="宋体" w:hAnsi="宋体" w:eastAsia="宋体" w:cs="宋体"/>
                      <w:b/>
                      <w:bCs/>
                      <w:color w:val="0000FF"/>
                      <w:sz w:val="21"/>
                      <w:szCs w:val="21"/>
                      <w:highlight w:val="none"/>
                      <w:lang w:eastAsia="zh-CN"/>
                    </w:rPr>
                  </w:pPr>
                  <w:r>
                    <w:rPr>
                      <w:rFonts w:hint="eastAsia" w:ascii="宋体" w:hAnsi="宋体" w:eastAsia="宋体" w:cs="宋体"/>
                      <w:b/>
                      <w:bCs/>
                      <w:color w:val="0000FF"/>
                      <w:sz w:val="21"/>
                      <w:szCs w:val="21"/>
                      <w:highlight w:val="none"/>
                      <w:lang w:val="en-US" w:eastAsia="zh-CN"/>
                    </w:rPr>
                    <w:t>8</w:t>
                  </w:r>
                </w:p>
              </w:tc>
            </w:tr>
            <w:tr w14:paraId="590498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60ECB97D">
                  <w:pPr>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noWrap w:val="0"/>
                  <w:vAlign w:val="top"/>
                </w:tcPr>
                <w:p w14:paraId="092088EA">
                  <w:pPr>
                    <w:rPr>
                      <w:rFonts w:hint="eastAsia" w:ascii="宋体" w:hAnsi="宋体" w:eastAsia="宋体" w:cs="宋体"/>
                      <w:sz w:val="21"/>
                      <w:szCs w:val="21"/>
                      <w:highlight w:val="none"/>
                    </w:rPr>
                  </w:pPr>
                </w:p>
              </w:tc>
            </w:tr>
            <w:tr w14:paraId="352259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shd w:val="clear" w:color="auto" w:fill="E6EFFA"/>
                  <w:noWrap w:val="0"/>
                  <w:vAlign w:val="center"/>
                </w:tcPr>
                <w:p w14:paraId="21BDE916">
                  <w:pPr>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306088BC">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5B6BFA51">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427FF1F1">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58D835A7">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评分准则</w:t>
                  </w:r>
                </w:p>
              </w:tc>
            </w:tr>
            <w:tr w14:paraId="76B26E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right w:val="single" w:color="000000" w:sz="8" w:space="0"/>
                  </w:tcBorders>
                  <w:noWrap w:val="0"/>
                  <w:vAlign w:val="center"/>
                </w:tcPr>
                <w:p w14:paraId="26D94E52">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7166C8C9">
                  <w:pPr>
                    <w:widowControl/>
                    <w:wordWrap w:val="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469EE05E">
                  <w:pPr>
                    <w:snapToGrid w:val="0"/>
                    <w:spacing w:after="60" w:line="260" w:lineRule="exact"/>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同类业绩</w:t>
                  </w: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7A330B09">
                  <w:pPr>
                    <w:snapToGrid w:val="0"/>
                    <w:spacing w:line="260" w:lineRule="exact"/>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3</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4AB9C1F8">
                  <w:pPr>
                    <w:snapToGrid w:val="0"/>
                    <w:jc w:val="left"/>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（一）评审内容：</w:t>
                  </w:r>
                </w:p>
                <w:p w14:paraId="1072547F">
                  <w:pPr>
                    <w:snapToGrid w:val="0"/>
                    <w:ind w:firstLine="420" w:firstLineChars="20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自202</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年1月1日以来（以合同签订日期为准），投标人具有</w:t>
                  </w:r>
                  <w:r>
                    <w:rPr>
                      <w:rFonts w:hint="eastAsia" w:ascii="宋体" w:hAnsi="宋体" w:eastAsia="宋体" w:cs="宋体"/>
                      <w:b/>
                      <w:bCs/>
                      <w:sz w:val="21"/>
                      <w:szCs w:val="21"/>
                      <w:highlight w:val="none"/>
                    </w:rPr>
                    <w:t>家具类（合同内容须包含本项目核心产品：</w:t>
                  </w:r>
                  <w:bookmarkStart w:id="27" w:name="OLE_LINK14"/>
                  <w:r>
                    <w:rPr>
                      <w:rFonts w:hint="eastAsia" w:ascii="宋体" w:hAnsi="宋体" w:eastAsia="宋体" w:cs="宋体"/>
                      <w:b/>
                      <w:bCs/>
                      <w:sz w:val="21"/>
                      <w:szCs w:val="21"/>
                      <w:highlight w:val="none"/>
                    </w:rPr>
                    <w:t>输液椅</w:t>
                  </w:r>
                  <w:bookmarkEnd w:id="27"/>
                  <w:r>
                    <w:rPr>
                      <w:rFonts w:hint="eastAsia" w:ascii="宋体" w:hAnsi="宋体" w:eastAsia="宋体" w:cs="宋体"/>
                      <w:b/>
                      <w:bCs/>
                      <w:sz w:val="21"/>
                      <w:szCs w:val="21"/>
                      <w:highlight w:val="none"/>
                    </w:rPr>
                    <w:t>）</w:t>
                  </w:r>
                  <w:r>
                    <w:rPr>
                      <w:rFonts w:hint="eastAsia" w:ascii="宋体" w:hAnsi="宋体" w:eastAsia="宋体" w:cs="宋体"/>
                      <w:sz w:val="21"/>
                      <w:szCs w:val="21"/>
                      <w:highlight w:val="none"/>
                    </w:rPr>
                    <w:t>项目供货业绩的，每提供一项得25分，本项最高得100分。</w:t>
                  </w:r>
                </w:p>
                <w:p w14:paraId="60AB51E8">
                  <w:pPr>
                    <w:snapToGrid w:val="0"/>
                    <w:jc w:val="left"/>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（二）评审依据：</w:t>
                  </w:r>
                </w:p>
                <w:p w14:paraId="3DCFB536">
                  <w:pPr>
                    <w:pStyle w:val="18"/>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1、</w:t>
                  </w:r>
                  <w:bookmarkStart w:id="28" w:name="OLE_LINK13"/>
                  <w:r>
                    <w:rPr>
                      <w:rFonts w:hint="eastAsia" w:ascii="宋体" w:hAnsi="宋体" w:eastAsia="宋体" w:cs="宋体"/>
                      <w:color w:val="0000FF"/>
                      <w:sz w:val="21"/>
                      <w:szCs w:val="21"/>
                      <w:highlight w:val="none"/>
                    </w:rPr>
                    <w:t>同时提供经验项目</w:t>
                  </w:r>
                  <w:r>
                    <w:rPr>
                      <w:rFonts w:hint="eastAsia" w:ascii="宋体" w:hAnsi="宋体" w:eastAsia="宋体" w:cs="宋体"/>
                      <w:color w:val="0000FF"/>
                      <w:sz w:val="21"/>
                      <w:szCs w:val="21"/>
                      <w:highlight w:val="none"/>
                      <w:lang w:val="en-US" w:eastAsia="zh-CN"/>
                    </w:rPr>
                    <w:t>中标通知书、</w:t>
                  </w:r>
                  <w:bookmarkStart w:id="29" w:name="OLE_LINK17"/>
                  <w:r>
                    <w:rPr>
                      <w:rFonts w:hint="eastAsia" w:ascii="宋体" w:hAnsi="宋体" w:eastAsia="宋体" w:cs="宋体"/>
                      <w:color w:val="0000FF"/>
                      <w:sz w:val="21"/>
                      <w:szCs w:val="21"/>
                      <w:highlight w:val="none"/>
                    </w:rPr>
                    <w:t>合同关键页</w:t>
                  </w:r>
                  <w:r>
                    <w:rPr>
                      <w:rFonts w:hint="eastAsia" w:ascii="宋体" w:hAnsi="宋体" w:eastAsia="宋体" w:cs="宋体"/>
                      <w:color w:val="0000FF"/>
                      <w:sz w:val="21"/>
                      <w:szCs w:val="21"/>
                      <w:highlight w:val="none"/>
                      <w:lang w:eastAsia="zh-CN"/>
                    </w:rPr>
                    <w:t>（</w:t>
                  </w:r>
                  <w:r>
                    <w:rPr>
                      <w:rFonts w:hint="eastAsia" w:ascii="宋体" w:hAnsi="宋体" w:eastAsia="宋体" w:cs="宋体"/>
                      <w:color w:val="0000FF"/>
                      <w:sz w:val="21"/>
                      <w:szCs w:val="21"/>
                      <w:highlight w:val="none"/>
                      <w:lang w:val="en-US" w:eastAsia="zh-CN"/>
                    </w:rPr>
                    <w:t>包括但不限于合同首页、合同内容页和双方签字盖章页、签订时间</w:t>
                  </w:r>
                  <w:r>
                    <w:rPr>
                      <w:rFonts w:hint="eastAsia" w:ascii="宋体" w:hAnsi="宋体" w:eastAsia="宋体" w:cs="宋体"/>
                      <w:color w:val="0000FF"/>
                      <w:sz w:val="21"/>
                      <w:szCs w:val="21"/>
                      <w:highlight w:val="none"/>
                      <w:lang w:eastAsia="zh-CN"/>
                    </w:rPr>
                    <w:t>）</w:t>
                  </w:r>
                  <w:bookmarkEnd w:id="29"/>
                  <w:r>
                    <w:rPr>
                      <w:rFonts w:hint="eastAsia" w:ascii="宋体" w:hAnsi="宋体" w:eastAsia="宋体" w:cs="宋体"/>
                      <w:color w:val="0000FF"/>
                      <w:sz w:val="21"/>
                      <w:szCs w:val="21"/>
                      <w:highlight w:val="none"/>
                    </w:rPr>
                    <w:t>扫描件</w:t>
                  </w:r>
                  <w:bookmarkEnd w:id="28"/>
                  <w:r>
                    <w:rPr>
                      <w:rFonts w:hint="eastAsia" w:ascii="宋体" w:hAnsi="宋体" w:eastAsia="宋体" w:cs="宋体"/>
                      <w:color w:val="0000FF"/>
                      <w:sz w:val="21"/>
                      <w:szCs w:val="21"/>
                      <w:highlight w:val="none"/>
                    </w:rPr>
                    <w:t>；</w:t>
                  </w:r>
                </w:p>
                <w:p w14:paraId="735294D7">
                  <w:pPr>
                    <w:pStyle w:val="18"/>
                    <w:rPr>
                      <w:rFonts w:hint="eastAsia" w:ascii="宋体" w:hAnsi="宋体" w:eastAsia="宋体" w:cs="宋体"/>
                      <w:sz w:val="21"/>
                      <w:szCs w:val="21"/>
                      <w:highlight w:val="none"/>
                    </w:rPr>
                  </w:pPr>
                  <w:r>
                    <w:rPr>
                      <w:rFonts w:hint="eastAsia" w:ascii="宋体" w:hAnsi="宋体" w:eastAsia="宋体" w:cs="宋体"/>
                      <w:color w:val="0000FF"/>
                      <w:sz w:val="21"/>
                      <w:szCs w:val="21"/>
                      <w:highlight w:val="none"/>
                    </w:rPr>
                    <w:t>2、未按要求提供证明材料（或证明材料无法判断是否符合评分要求）的不得分，原件备查</w:t>
                  </w:r>
                  <w:r>
                    <w:rPr>
                      <w:rFonts w:hint="eastAsia" w:ascii="宋体" w:hAnsi="宋体" w:eastAsia="宋体" w:cs="宋体"/>
                      <w:color w:val="0000FF"/>
                      <w:sz w:val="21"/>
                      <w:szCs w:val="21"/>
                      <w:highlight w:val="none"/>
                      <w:lang w:val="zh-CN"/>
                    </w:rPr>
                    <w:t>。</w:t>
                  </w:r>
                </w:p>
              </w:tc>
            </w:tr>
            <w:tr w14:paraId="1DB229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left w:val="single" w:color="000000" w:sz="8" w:space="0"/>
                    <w:bottom w:val="single" w:color="000000" w:sz="8" w:space="0"/>
                    <w:right w:val="single" w:color="000000" w:sz="8" w:space="0"/>
                  </w:tcBorders>
                  <w:noWrap w:val="0"/>
                  <w:vAlign w:val="center"/>
                </w:tcPr>
                <w:p w14:paraId="60BD4A5C">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5B1F1010">
                  <w:pPr>
                    <w:widowControl/>
                    <w:wordWrap w:val="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2</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66E1BE8D">
                  <w:pPr>
                    <w:snapToGrid w:val="0"/>
                    <w:spacing w:line="280" w:lineRule="exact"/>
                    <w:jc w:val="center"/>
                    <w:rPr>
                      <w:rFonts w:hint="eastAsia" w:ascii="宋体" w:hAnsi="宋体" w:eastAsia="宋体" w:cs="宋体"/>
                      <w:bCs/>
                      <w:sz w:val="21"/>
                      <w:szCs w:val="21"/>
                      <w:highlight w:val="none"/>
                    </w:rPr>
                  </w:pPr>
                  <w:r>
                    <w:rPr>
                      <w:rFonts w:hint="eastAsia" w:ascii="宋体" w:hAnsi="宋体" w:eastAsia="宋体" w:cs="宋体"/>
                      <w:sz w:val="21"/>
                      <w:szCs w:val="21"/>
                      <w:highlight w:val="none"/>
                    </w:rPr>
                    <w:t>认证情况评价</w:t>
                  </w: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27FACA64">
                  <w:pPr>
                    <w:snapToGrid w:val="0"/>
                    <w:spacing w:line="280" w:lineRule="exact"/>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5</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63FBA516">
                  <w:pPr>
                    <w:spacing w:line="280" w:lineRule="exact"/>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（一）评审内容：</w:t>
                  </w:r>
                </w:p>
                <w:p w14:paraId="31495481">
                  <w:pPr>
                    <w:widowControl/>
                    <w:snapToGrid w:val="0"/>
                    <w:spacing w:line="280" w:lineRule="exac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投标人具有：</w:t>
                  </w:r>
                </w:p>
                <w:p w14:paraId="761990C0">
                  <w:pPr>
                    <w:keepNext w:val="0"/>
                    <w:keepLines w:val="0"/>
                    <w:suppressLineNumbers w:val="0"/>
                    <w:snapToGrid w:val="0"/>
                    <w:spacing w:before="0" w:beforeAutospacing="0" w:after="0" w:afterAutospacing="0" w:line="280" w:lineRule="exact"/>
                    <w:ind w:left="0" w:right="0"/>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1、质量管理体系认证证书（认证范围须同时包含金属家具、钢木家具、木制家具、软体家具、塑料家具）的得20分，本项最高得20分；</w:t>
                  </w:r>
                </w:p>
                <w:p w14:paraId="1AB3C36D">
                  <w:pPr>
                    <w:keepNext w:val="0"/>
                    <w:keepLines w:val="0"/>
                    <w:suppressLineNumbers w:val="0"/>
                    <w:snapToGrid w:val="0"/>
                    <w:spacing w:before="0" w:beforeAutospacing="0" w:after="0" w:afterAutospacing="0" w:line="280" w:lineRule="exact"/>
                    <w:ind w:left="0" w:right="0"/>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2、</w:t>
                  </w:r>
                  <w:bookmarkStart w:id="30" w:name="OLE_LINK21"/>
                  <w:r>
                    <w:rPr>
                      <w:rFonts w:hint="eastAsia" w:ascii="宋体" w:hAnsi="宋体" w:eastAsia="宋体" w:cs="宋体"/>
                      <w:b w:val="0"/>
                      <w:bCs w:val="0"/>
                      <w:sz w:val="21"/>
                      <w:szCs w:val="21"/>
                      <w:highlight w:val="none"/>
                      <w:lang w:val="en-US" w:eastAsia="zh-CN"/>
                    </w:rPr>
                    <w:t>产品质量认证证书</w:t>
                  </w:r>
                  <w:bookmarkEnd w:id="30"/>
                  <w:r>
                    <w:rPr>
                      <w:rFonts w:hint="eastAsia" w:ascii="宋体" w:hAnsi="宋体" w:eastAsia="宋体" w:cs="宋体"/>
                      <w:b w:val="0"/>
                      <w:bCs w:val="0"/>
                      <w:sz w:val="21"/>
                      <w:szCs w:val="21"/>
                      <w:highlight w:val="none"/>
                      <w:lang w:val="en-US" w:eastAsia="zh-CN"/>
                    </w:rPr>
                    <w:t>（认证范围须同时包含木制家具、软体家具（包含核心产品：输液椅））的得20分，本项最高得20分；</w:t>
                  </w:r>
                </w:p>
                <w:p w14:paraId="29558DE8">
                  <w:pPr>
                    <w:keepNext w:val="0"/>
                    <w:keepLines w:val="0"/>
                    <w:suppressLineNumbers w:val="0"/>
                    <w:snapToGrid w:val="0"/>
                    <w:spacing w:before="0" w:beforeAutospacing="0" w:after="0" w:afterAutospacing="0" w:line="280" w:lineRule="exact"/>
                    <w:ind w:left="0" w:right="0"/>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3、诚信管理体系认证证书（认证范围须同时包含金属家具、钢木家具、木制家具、软体家具、塑料家具）的得20分，本项最高得20分；</w:t>
                  </w:r>
                </w:p>
                <w:p w14:paraId="3D031000">
                  <w:pPr>
                    <w:keepNext w:val="0"/>
                    <w:keepLines w:val="0"/>
                    <w:suppressLineNumbers w:val="0"/>
                    <w:snapToGrid w:val="0"/>
                    <w:spacing w:before="0" w:beforeAutospacing="0" w:after="0" w:afterAutospacing="0" w:line="280" w:lineRule="exact"/>
                    <w:ind w:left="0" w:right="0"/>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4、</w:t>
                  </w:r>
                  <w:bookmarkStart w:id="31" w:name="OLE_LINK15"/>
                  <w:r>
                    <w:rPr>
                      <w:rFonts w:hint="eastAsia" w:ascii="宋体" w:hAnsi="宋体" w:eastAsia="宋体" w:cs="宋体"/>
                      <w:b w:val="0"/>
                      <w:bCs w:val="0"/>
                      <w:sz w:val="21"/>
                      <w:szCs w:val="21"/>
                      <w:highlight w:val="none"/>
                      <w:lang w:val="en-US" w:eastAsia="zh-CN"/>
                    </w:rPr>
                    <w:t>产品防腐蚀等级认证证书</w:t>
                  </w:r>
                  <w:bookmarkEnd w:id="31"/>
                  <w:r>
                    <w:rPr>
                      <w:rFonts w:hint="eastAsia" w:ascii="宋体" w:hAnsi="宋体" w:eastAsia="宋体" w:cs="宋体"/>
                      <w:b w:val="0"/>
                      <w:bCs w:val="0"/>
                      <w:sz w:val="21"/>
                      <w:szCs w:val="21"/>
                      <w:highlight w:val="none"/>
                      <w:lang w:val="en-US" w:eastAsia="zh-CN"/>
                    </w:rPr>
                    <w:t>（认证范围须同时包含人造板家具、实木家具、钢木家具、金属家具、软体家具（包含核心产品：输液椅））的得20分，本项最高得20分；</w:t>
                  </w:r>
                </w:p>
                <w:p w14:paraId="6FDF890C">
                  <w:pPr>
                    <w:keepNext w:val="0"/>
                    <w:keepLines w:val="0"/>
                    <w:suppressLineNumbers w:val="0"/>
                    <w:snapToGrid w:val="0"/>
                    <w:spacing w:before="0" w:beforeAutospacing="0" w:after="0" w:afterAutospacing="0" w:line="280" w:lineRule="exact"/>
                    <w:ind w:left="0" w:right="0"/>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5、</w:t>
                  </w:r>
                  <w:bookmarkStart w:id="32" w:name="OLE_LINK22"/>
                  <w:r>
                    <w:rPr>
                      <w:rFonts w:hint="eastAsia" w:ascii="宋体" w:hAnsi="宋体" w:eastAsia="宋体" w:cs="宋体"/>
                      <w:b w:val="0"/>
                      <w:bCs w:val="0"/>
                      <w:sz w:val="21"/>
                      <w:szCs w:val="21"/>
                      <w:highlight w:val="none"/>
                      <w:lang w:val="en-US" w:eastAsia="zh-CN"/>
                    </w:rPr>
                    <w:t>人类工效学认证证书</w:t>
                  </w:r>
                  <w:bookmarkEnd w:id="32"/>
                  <w:r>
                    <w:rPr>
                      <w:rFonts w:hint="eastAsia" w:ascii="宋体" w:hAnsi="宋体" w:eastAsia="宋体" w:cs="宋体"/>
                      <w:b w:val="0"/>
                      <w:bCs w:val="0"/>
                      <w:sz w:val="21"/>
                      <w:szCs w:val="21"/>
                      <w:highlight w:val="none"/>
                      <w:lang w:val="en-US" w:eastAsia="zh-CN"/>
                    </w:rPr>
                    <w:t>（认证范围须同时包含桌台类、柜架类、床类、沙发类、椅凳类</w:t>
                  </w:r>
                  <w:r>
                    <w:rPr>
                      <w:rFonts w:hint="eastAsia" w:ascii="宋体" w:hAnsi="宋体" w:eastAsia="宋体" w:cs="宋体"/>
                      <w:b w:val="0"/>
                      <w:bCs w:val="0"/>
                      <w:sz w:val="21"/>
                      <w:szCs w:val="21"/>
                      <w:highlight w:val="none"/>
                      <w:u w:val="none"/>
                      <w:lang w:val="en-US" w:eastAsia="zh-CN"/>
                    </w:rPr>
                    <w:t>（包含核心产品：输液椅）</w:t>
                  </w:r>
                  <w:r>
                    <w:rPr>
                      <w:rFonts w:hint="eastAsia" w:ascii="宋体" w:hAnsi="宋体" w:eastAsia="宋体" w:cs="宋体"/>
                      <w:b w:val="0"/>
                      <w:bCs w:val="0"/>
                      <w:sz w:val="21"/>
                      <w:szCs w:val="21"/>
                      <w:highlight w:val="none"/>
                      <w:lang w:val="en-US" w:eastAsia="zh-CN"/>
                    </w:rPr>
                    <w:t>的得20分，本项最高得20分；</w:t>
                  </w:r>
                </w:p>
                <w:p w14:paraId="3701A868">
                  <w:pPr>
                    <w:keepNext w:val="0"/>
                    <w:keepLines w:val="0"/>
                    <w:suppressLineNumbers w:val="0"/>
                    <w:snapToGrid w:val="0"/>
                    <w:spacing w:before="0" w:beforeAutospacing="0" w:after="0" w:afterAutospacing="0" w:line="280" w:lineRule="exact"/>
                    <w:ind w:left="0" w:right="0"/>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以上1-5项合计最高得100分，未按要求提供的不得分。</w:t>
                  </w:r>
                </w:p>
                <w:p w14:paraId="5D41AA59">
                  <w:pPr>
                    <w:widowControl/>
                    <w:snapToGrid w:val="0"/>
                    <w:spacing w:line="280" w:lineRule="exact"/>
                    <w:textAlignment w:val="auto"/>
                    <w:rPr>
                      <w:rFonts w:hint="eastAsia" w:ascii="宋体" w:hAnsi="宋体" w:eastAsia="宋体" w:cs="宋体"/>
                      <w:sz w:val="21"/>
                      <w:szCs w:val="21"/>
                      <w:highlight w:val="none"/>
                    </w:rPr>
                  </w:pPr>
                  <w:r>
                    <w:rPr>
                      <w:rFonts w:hint="eastAsia" w:ascii="宋体" w:hAnsi="宋体" w:eastAsia="宋体" w:cs="宋体"/>
                      <w:b/>
                      <w:bCs/>
                      <w:sz w:val="21"/>
                      <w:szCs w:val="21"/>
                      <w:highlight w:val="none"/>
                    </w:rPr>
                    <w:t>（二）评审标准：</w:t>
                  </w:r>
                </w:p>
                <w:p w14:paraId="572C3537">
                  <w:pPr>
                    <w:snapToGrid w:val="0"/>
                    <w:spacing w:line="280" w:lineRule="exact"/>
                    <w:rPr>
                      <w:rFonts w:hint="eastAsia" w:ascii="宋体" w:hAnsi="宋体" w:eastAsia="宋体" w:cs="宋体"/>
                      <w:color w:val="0000FF"/>
                      <w:sz w:val="21"/>
                      <w:szCs w:val="21"/>
                      <w:highlight w:val="none"/>
                      <w:lang w:val="en-US" w:eastAsia="zh-CN"/>
                    </w:rPr>
                  </w:pPr>
                  <w:r>
                    <w:rPr>
                      <w:rFonts w:hint="eastAsia" w:ascii="宋体" w:hAnsi="宋体" w:eastAsia="宋体" w:cs="宋体"/>
                      <w:color w:val="0000FF"/>
                      <w:sz w:val="21"/>
                      <w:szCs w:val="21"/>
                      <w:highlight w:val="none"/>
                      <w:lang w:val="en-US" w:eastAsia="zh-CN"/>
                    </w:rPr>
                    <w:t>1、提供相关认证机构颁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w:t>
                  </w:r>
                </w:p>
                <w:p w14:paraId="376ED7E9">
                  <w:pPr>
                    <w:spacing w:line="280" w:lineRule="exact"/>
                    <w:rPr>
                      <w:rFonts w:hint="eastAsia" w:ascii="宋体" w:hAnsi="宋体" w:eastAsia="宋体" w:cs="宋体"/>
                      <w:sz w:val="21"/>
                      <w:szCs w:val="21"/>
                      <w:highlight w:val="none"/>
                    </w:rPr>
                  </w:pPr>
                  <w:r>
                    <w:rPr>
                      <w:rFonts w:hint="eastAsia" w:ascii="宋体" w:hAnsi="宋体" w:eastAsia="宋体" w:cs="宋体"/>
                      <w:color w:val="0000FF"/>
                      <w:sz w:val="21"/>
                      <w:szCs w:val="21"/>
                      <w:highlight w:val="none"/>
                    </w:rPr>
                    <w:t>2、未按要求提供证明材料（或证明材料无法判断是否符合评分要求）的不得分，原件备查。</w:t>
                  </w:r>
                </w:p>
              </w:tc>
            </w:tr>
            <w:tr w14:paraId="104CB1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restart"/>
                  <w:tcBorders>
                    <w:top w:val="single" w:color="000000" w:sz="8" w:space="0"/>
                    <w:left w:val="single" w:color="000000" w:sz="8" w:space="0"/>
                    <w:bottom w:val="single" w:color="000000" w:sz="8" w:space="0"/>
                    <w:right w:val="single" w:color="000000" w:sz="8" w:space="0"/>
                  </w:tcBorders>
                  <w:noWrap w:val="0"/>
                  <w:vAlign w:val="center"/>
                </w:tcPr>
                <w:p w14:paraId="0ED42524">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4</w:t>
                  </w:r>
                </w:p>
              </w:tc>
              <w:tc>
                <w:tcPr>
                  <w:tcW w:w="4199" w:type="dxa"/>
                  <w:gridSpan w:val="3"/>
                  <w:tcBorders>
                    <w:top w:val="single" w:color="000000" w:sz="8" w:space="0"/>
                    <w:left w:val="single" w:color="000000" w:sz="8" w:space="0"/>
                    <w:bottom w:val="single" w:color="000000" w:sz="8" w:space="0"/>
                    <w:right w:val="single" w:color="000000" w:sz="8" w:space="0"/>
                  </w:tcBorders>
                  <w:noWrap w:val="0"/>
                  <w:vAlign w:val="center"/>
                </w:tcPr>
                <w:p w14:paraId="4D4056F6">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rPr>
                    <w:t>诚信情况</w:t>
                  </w:r>
                </w:p>
              </w:tc>
              <w:tc>
                <w:tcPr>
                  <w:tcW w:w="4198" w:type="dxa"/>
                  <w:tcBorders>
                    <w:top w:val="single" w:color="000000" w:sz="8" w:space="0"/>
                    <w:left w:val="single" w:color="000000" w:sz="8" w:space="0"/>
                    <w:bottom w:val="single" w:color="000000" w:sz="8" w:space="0"/>
                    <w:right w:val="single" w:color="000000" w:sz="8" w:space="0"/>
                  </w:tcBorders>
                  <w:noWrap w:val="0"/>
                  <w:vAlign w:val="center"/>
                </w:tcPr>
                <w:p w14:paraId="03D10B58">
                  <w:pPr>
                    <w:widowControl/>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3</w:t>
                  </w:r>
                </w:p>
              </w:tc>
            </w:tr>
            <w:tr w14:paraId="37F3A2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top w:val="single" w:color="000000" w:sz="8" w:space="0"/>
                    <w:left w:val="single" w:color="000000" w:sz="8" w:space="0"/>
                    <w:bottom w:val="single" w:color="000000" w:sz="8" w:space="0"/>
                    <w:right w:val="single" w:color="000000" w:sz="8" w:space="0"/>
                  </w:tcBorders>
                  <w:noWrap w:val="0"/>
                  <w:vAlign w:val="center"/>
                </w:tcPr>
                <w:p w14:paraId="10C82323">
                  <w:pPr>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noWrap w:val="0"/>
                  <w:vAlign w:val="top"/>
                </w:tcPr>
                <w:p w14:paraId="223127A3">
                  <w:pPr>
                    <w:rPr>
                      <w:rFonts w:hint="eastAsia" w:ascii="宋体" w:hAnsi="宋体" w:eastAsia="宋体" w:cs="宋体"/>
                      <w:sz w:val="21"/>
                      <w:szCs w:val="21"/>
                      <w:highlight w:val="none"/>
                    </w:rPr>
                  </w:pPr>
                </w:p>
              </w:tc>
            </w:tr>
            <w:tr w14:paraId="0FFD32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E6EFFA"/>
                  <w:noWrap w:val="0"/>
                  <w:vAlign w:val="center"/>
                </w:tcPr>
                <w:p w14:paraId="7085744F">
                  <w:pPr>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2C5FD3D4">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631DA0EF">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7CEE484E">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14:paraId="614D96D8">
                  <w:pPr>
                    <w:widowControl/>
                    <w:wordWrap w:val="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rPr>
                    <w:t>评分准则</w:t>
                  </w:r>
                </w:p>
              </w:tc>
            </w:tr>
            <w:tr w14:paraId="40DD6F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vMerge w:val="continue"/>
                  <w:tcBorders>
                    <w:top w:val="single" w:color="000000" w:sz="8" w:space="0"/>
                    <w:left w:val="single" w:color="000000" w:sz="8" w:space="0"/>
                    <w:bottom w:val="single" w:color="000000" w:sz="8" w:space="0"/>
                    <w:right w:val="single" w:color="000000" w:sz="8" w:space="0"/>
                  </w:tcBorders>
                  <w:noWrap w:val="0"/>
                  <w:vAlign w:val="center"/>
                </w:tcPr>
                <w:p w14:paraId="3A215970">
                  <w:pPr>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6303FED1">
                  <w:pPr>
                    <w:widowControl/>
                    <w:wordWrap w:val="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2837" w:type="dxa"/>
                  <w:tcBorders>
                    <w:top w:val="single" w:color="000000" w:sz="8" w:space="0"/>
                    <w:left w:val="single" w:color="000000" w:sz="8" w:space="0"/>
                    <w:bottom w:val="single" w:color="000000" w:sz="8" w:space="0"/>
                    <w:right w:val="single" w:color="000000" w:sz="8" w:space="0"/>
                  </w:tcBorders>
                  <w:noWrap w:val="0"/>
                  <w:vAlign w:val="center"/>
                </w:tcPr>
                <w:p w14:paraId="2DF84578">
                  <w:pPr>
                    <w:widowControl/>
                    <w:wordWrap w:val="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诚信情况</w:t>
                  </w:r>
                </w:p>
              </w:tc>
              <w:tc>
                <w:tcPr>
                  <w:tcW w:w="681" w:type="dxa"/>
                  <w:tcBorders>
                    <w:top w:val="single" w:color="000000" w:sz="8" w:space="0"/>
                    <w:left w:val="single" w:color="000000" w:sz="8" w:space="0"/>
                    <w:bottom w:val="single" w:color="000000" w:sz="8" w:space="0"/>
                    <w:right w:val="single" w:color="000000" w:sz="8" w:space="0"/>
                  </w:tcBorders>
                  <w:noWrap w:val="0"/>
                  <w:vAlign w:val="center"/>
                </w:tcPr>
                <w:p w14:paraId="12F79DE4">
                  <w:pPr>
                    <w:widowControl/>
                    <w:wordWrap w:val="0"/>
                    <w:jc w:val="center"/>
                    <w:textAlignment w:val="top"/>
                    <w:rPr>
                      <w:rFonts w:hint="eastAsia" w:ascii="宋体" w:hAnsi="宋体" w:eastAsia="宋体" w:cs="宋体"/>
                      <w:b w:val="0"/>
                      <w:bCs w:val="0"/>
                      <w:color w:val="auto"/>
                      <w:sz w:val="21"/>
                      <w:szCs w:val="21"/>
                      <w:highlight w:val="none"/>
                    </w:rPr>
                  </w:pPr>
                  <w:r>
                    <w:rPr>
                      <w:rFonts w:hint="eastAsia" w:ascii="宋体" w:hAnsi="宋体" w:eastAsia="宋体" w:cs="宋体"/>
                      <w:b w:val="0"/>
                      <w:bCs w:val="0"/>
                      <w:color w:val="auto"/>
                      <w:sz w:val="21"/>
                      <w:szCs w:val="21"/>
                      <w:highlight w:val="none"/>
                    </w:rPr>
                    <w:t>3</w:t>
                  </w:r>
                </w:p>
              </w:tc>
              <w:tc>
                <w:tcPr>
                  <w:tcW w:w="4198" w:type="dxa"/>
                  <w:tcBorders>
                    <w:top w:val="single" w:color="000000" w:sz="8" w:space="0"/>
                    <w:left w:val="single" w:color="000000" w:sz="8" w:space="0"/>
                    <w:bottom w:val="single" w:color="000000" w:sz="8" w:space="0"/>
                    <w:right w:val="single" w:color="000000" w:sz="8" w:space="0"/>
                  </w:tcBorders>
                  <w:noWrap w:val="0"/>
                  <w:vAlign w:val="top"/>
                </w:tcPr>
                <w:p w14:paraId="3C5A476D">
                  <w:pPr>
                    <w:pStyle w:val="20"/>
                    <w:wordWrap w:val="0"/>
                    <w:spacing w:line="240" w:lineRule="auto"/>
                    <w:rPr>
                      <w:rFonts w:hint="eastAsia" w:ascii="宋体" w:hAnsi="宋体" w:eastAsia="宋体" w:cs="宋体"/>
                      <w:b w:val="0"/>
                      <w:bCs w:val="0"/>
                      <w:color w:val="auto"/>
                      <w:sz w:val="21"/>
                      <w:szCs w:val="21"/>
                      <w:highlight w:val="none"/>
                    </w:rPr>
                  </w:pPr>
                  <w:r>
                    <w:rPr>
                      <w:rFonts w:hint="eastAsia" w:ascii="宋体" w:hAnsi="宋体" w:eastAsia="宋体" w:cs="宋体"/>
                      <w:b w:val="0"/>
                      <w:bCs w:val="0"/>
                      <w:color w:val="auto"/>
                      <w:sz w:val="21"/>
                      <w:szCs w:val="21"/>
                      <w:highlight w:val="none"/>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14:paraId="0B096BC0">
                  <w:pPr>
                    <w:pStyle w:val="20"/>
                    <w:wordWrap w:val="0"/>
                    <w:spacing w:line="240" w:lineRule="auto"/>
                    <w:rPr>
                      <w:rFonts w:hint="eastAsia" w:ascii="宋体" w:hAnsi="宋体" w:eastAsia="宋体" w:cs="宋体"/>
                      <w:b w:val="0"/>
                      <w:bCs w:val="0"/>
                      <w:color w:val="auto"/>
                      <w:sz w:val="21"/>
                      <w:szCs w:val="21"/>
                      <w:highlight w:val="none"/>
                    </w:rPr>
                  </w:pPr>
                  <w:r>
                    <w:rPr>
                      <w:rFonts w:hint="eastAsia" w:ascii="宋体" w:hAnsi="宋体" w:eastAsia="宋体" w:cs="宋体"/>
                      <w:b w:val="0"/>
                      <w:bCs w:val="0"/>
                      <w:color w:val="auto"/>
                      <w:sz w:val="21"/>
                      <w:szCs w:val="21"/>
                      <w:highlight w:val="none"/>
                    </w:rPr>
                    <w:t>查询渠道：通过“信用中国”（www.creditchina.gov.cn，下载信用信息报告）、“中国政府采购网”（www.ccgp.gov.cn）以及“深圳市政府采购监管网”（http://zfcg.sz.gov.cn）查询供应商信用信息，信用信息以开标当日的查询结果为准。</w:t>
                  </w:r>
                </w:p>
              </w:tc>
            </w:tr>
            <w:bookmarkEnd w:id="2"/>
          </w:tbl>
          <w:p w14:paraId="02180480">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b/>
                <w:bCs/>
                <w:color w:val="FF0000"/>
              </w:rPr>
            </w:pPr>
          </w:p>
          <w:p w14:paraId="3ED5C4A6">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b/>
                <w:bCs/>
                <w:color w:val="FF0000"/>
              </w:rPr>
            </w:pPr>
          </w:p>
          <w:p w14:paraId="650F3FE5">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b/>
                <w:bCs/>
                <w:color w:val="FF0000"/>
              </w:rPr>
            </w:pPr>
          </w:p>
          <w:p w14:paraId="2F844287">
            <w:pPr>
              <w:pStyle w:val="40"/>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b/>
                <w:bCs/>
                <w:color w:val="FF0000"/>
              </w:rPr>
            </w:pPr>
          </w:p>
        </w:tc>
      </w:tr>
    </w:tbl>
    <w:p w14:paraId="213A65DE">
      <w:pPr>
        <w:sectPr>
          <w:pgSz w:w="11907" w:h="16840"/>
          <w:pgMar w:top="1440" w:right="1418" w:bottom="1440" w:left="1418" w:header="851" w:footer="992" w:gutter="0"/>
          <w:cols w:space="425" w:num="1"/>
          <w:titlePg/>
          <w:docGrid w:linePitch="462" w:charSpace="0"/>
        </w:sectPr>
      </w:pPr>
    </w:p>
    <w:p w14:paraId="1CED6DF7">
      <w:pPr>
        <w:jc w:val="center"/>
        <w:rPr>
          <w:b/>
          <w:sz w:val="84"/>
          <w:szCs w:val="84"/>
        </w:rPr>
      </w:pPr>
    </w:p>
    <w:p w14:paraId="215AFBBC">
      <w:pPr>
        <w:jc w:val="center"/>
        <w:rPr>
          <w:b/>
          <w:sz w:val="84"/>
          <w:szCs w:val="84"/>
        </w:rPr>
      </w:pPr>
    </w:p>
    <w:p w14:paraId="25E45AA2">
      <w:pPr>
        <w:jc w:val="center"/>
        <w:rPr>
          <w:b/>
          <w:sz w:val="84"/>
          <w:szCs w:val="84"/>
        </w:rPr>
      </w:pPr>
    </w:p>
    <w:p w14:paraId="5400447A">
      <w:pPr>
        <w:jc w:val="center"/>
        <w:rPr>
          <w:b/>
          <w:sz w:val="120"/>
          <w:szCs w:val="120"/>
        </w:rPr>
      </w:pPr>
      <w:r>
        <w:rPr>
          <w:rFonts w:hint="eastAsia"/>
          <w:b/>
          <w:sz w:val="120"/>
          <w:szCs w:val="120"/>
        </w:rPr>
        <w:t>政府采购</w:t>
      </w:r>
    </w:p>
    <w:p w14:paraId="469B2408">
      <w:pPr>
        <w:jc w:val="center"/>
        <w:rPr>
          <w:b/>
          <w:sz w:val="120"/>
          <w:szCs w:val="120"/>
        </w:rPr>
      </w:pPr>
      <w:r>
        <w:rPr>
          <w:rFonts w:hint="eastAsia"/>
          <w:b/>
          <w:sz w:val="120"/>
          <w:szCs w:val="120"/>
        </w:rPr>
        <w:t>招标文件</w:t>
      </w:r>
    </w:p>
    <w:p w14:paraId="5C819E8F">
      <w:pPr>
        <w:jc w:val="center"/>
        <w:rPr>
          <w:b/>
          <w:sz w:val="52"/>
          <w:szCs w:val="52"/>
        </w:rPr>
      </w:pPr>
      <w:r>
        <w:rPr>
          <w:rFonts w:hint="eastAsia"/>
          <w:b/>
          <w:sz w:val="52"/>
          <w:szCs w:val="52"/>
        </w:rPr>
        <w:t>（货物类）</w:t>
      </w:r>
    </w:p>
    <w:p w14:paraId="4E239254"/>
    <w:p w14:paraId="5FE12CD9"/>
    <w:p w14:paraId="69B0277D"/>
    <w:p w14:paraId="27FB22A7"/>
    <w:p w14:paraId="557F9E89"/>
    <w:p w14:paraId="67860A35"/>
    <w:p w14:paraId="521BE6B6"/>
    <w:p w14:paraId="2C64575B"/>
    <w:p w14:paraId="551DC90A"/>
    <w:p w14:paraId="6A81B971"/>
    <w:p w14:paraId="2AF1B250"/>
    <w:p w14:paraId="12CF153D"/>
    <w:p w14:paraId="251A88F5"/>
    <w:p w14:paraId="44D576F2"/>
    <w:p w14:paraId="6D9CAFF3"/>
    <w:p w14:paraId="345E1D9C"/>
    <w:p w14:paraId="57EB7B0F"/>
    <w:p w14:paraId="3F415247"/>
    <w:p w14:paraId="3F9B60FB"/>
    <w:p w14:paraId="409A02C8">
      <w:pPr>
        <w:jc w:val="center"/>
        <w:rPr>
          <w:b/>
          <w:sz w:val="44"/>
          <w:szCs w:val="44"/>
        </w:rPr>
      </w:pPr>
      <w:bookmarkStart w:id="33" w:name="_Hlk71465316"/>
      <w:r>
        <w:rPr>
          <w:rFonts w:hint="eastAsia"/>
          <w:b/>
          <w:sz w:val="44"/>
          <w:szCs w:val="44"/>
        </w:rPr>
        <w:t>深圳公共资源交易中心</w:t>
      </w:r>
    </w:p>
    <w:p w14:paraId="00CE9B18">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bookmarkEnd w:id="33"/>
    </w:p>
    <w:p w14:paraId="4AB3BC0B">
      <w:pPr>
        <w:widowControl/>
        <w:jc w:val="center"/>
      </w:pPr>
    </w:p>
    <w:p w14:paraId="2C0F6321">
      <w:pPr>
        <w:widowControl/>
        <w:jc w:val="center"/>
      </w:pPr>
      <w:r>
        <w:br w:type="page"/>
      </w:r>
    </w:p>
    <w:p w14:paraId="7B9D38A1">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hint="eastAsia" w:ascii="黑体" w:hAnsi="黑体" w:eastAsia="黑体" w:cs="黑体"/>
          <w:b/>
          <w:bCs/>
          <w:sz w:val="28"/>
          <w:szCs w:val="36"/>
        </w:rPr>
      </w:pPr>
      <w:bookmarkStart w:id="34" w:name="_Hlk72218009"/>
      <w:r>
        <w:rPr>
          <w:rFonts w:hint="eastAsia" w:ascii="黑体" w:hAnsi="黑体" w:eastAsia="黑体" w:cs="黑体"/>
          <w:b/>
          <w:bCs/>
          <w:sz w:val="28"/>
          <w:szCs w:val="36"/>
        </w:rPr>
        <w:t>目   录</w:t>
      </w:r>
    </w:p>
    <w:p w14:paraId="3F50DCCC">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14:paraId="071AA3AF">
      <w:pPr>
        <w:ind w:firstLine="960" w:firstLineChars="400"/>
        <w:rPr>
          <w:sz w:val="24"/>
        </w:rPr>
      </w:pPr>
      <w:r>
        <w:rPr>
          <w:rFonts w:hint="eastAsia"/>
          <w:sz w:val="24"/>
        </w:rPr>
        <w:t>关键信息</w:t>
      </w:r>
    </w:p>
    <w:p w14:paraId="4A2B0391">
      <w:pPr>
        <w:ind w:left="630" w:leftChars="300" w:firstLine="630" w:firstLineChars="300"/>
        <w:rPr>
          <w:rFonts w:ascii="宋体" w:hAnsi="宋体"/>
          <w:szCs w:val="21"/>
        </w:rPr>
      </w:pPr>
      <w:r>
        <w:rPr>
          <w:rFonts w:hint="eastAsia" w:ascii="宋体" w:hAnsi="宋体"/>
          <w:szCs w:val="21"/>
        </w:rPr>
        <w:t>第一章  招标公告</w:t>
      </w:r>
    </w:p>
    <w:p w14:paraId="10F9F820">
      <w:pPr>
        <w:ind w:left="630" w:leftChars="300" w:firstLine="630" w:firstLineChars="300"/>
        <w:rPr>
          <w:rFonts w:ascii="宋体" w:hAnsi="宋体"/>
          <w:szCs w:val="21"/>
        </w:rPr>
      </w:pPr>
      <w:r>
        <w:rPr>
          <w:rFonts w:hint="eastAsia" w:ascii="宋体" w:hAnsi="宋体"/>
          <w:szCs w:val="21"/>
        </w:rPr>
        <w:t xml:space="preserve">第二章  </w:t>
      </w:r>
      <w:bookmarkStart w:id="35" w:name="_Hlk71994379"/>
      <w:r>
        <w:rPr>
          <w:rFonts w:hint="eastAsia" w:ascii="宋体" w:hAnsi="宋体"/>
          <w:szCs w:val="21"/>
        </w:rPr>
        <w:t>对通用条款的补充内容及其他关键信息</w:t>
      </w:r>
      <w:bookmarkEnd w:id="35"/>
    </w:p>
    <w:p w14:paraId="08C04AC9">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06BEA021">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7098C0F5">
      <w:pPr>
        <w:ind w:left="630" w:leftChars="300" w:firstLine="630" w:firstLineChars="300"/>
        <w:rPr>
          <w:rFonts w:ascii="宋体" w:hAnsi="宋体"/>
          <w:szCs w:val="21"/>
        </w:rPr>
      </w:pPr>
      <w:r>
        <w:rPr>
          <w:rFonts w:hint="eastAsia" w:ascii="宋体" w:hAnsi="宋体"/>
          <w:szCs w:val="21"/>
        </w:rPr>
        <w:t>第五章  合同条款及格式</w:t>
      </w:r>
    </w:p>
    <w:p w14:paraId="2DFD4B69">
      <w:pPr>
        <w:rPr>
          <w:b/>
          <w:sz w:val="24"/>
        </w:rPr>
      </w:pPr>
    </w:p>
    <w:p w14:paraId="568B0FEA">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14:paraId="2D100229">
      <w:pPr>
        <w:ind w:left="630" w:leftChars="300" w:firstLine="411" w:firstLineChars="196"/>
        <w:rPr>
          <w:rFonts w:ascii="宋体" w:hAnsi="宋体"/>
          <w:szCs w:val="21"/>
        </w:rPr>
      </w:pPr>
      <w:r>
        <w:rPr>
          <w:rFonts w:hint="eastAsia" w:ascii="宋体" w:hAnsi="宋体"/>
          <w:szCs w:val="21"/>
        </w:rPr>
        <w:t>第一章  总则</w:t>
      </w:r>
    </w:p>
    <w:p w14:paraId="1B66829D">
      <w:pPr>
        <w:ind w:left="630" w:leftChars="300" w:firstLine="411" w:firstLineChars="196"/>
        <w:rPr>
          <w:rFonts w:ascii="宋体" w:hAnsi="宋体"/>
          <w:szCs w:val="21"/>
        </w:rPr>
      </w:pPr>
      <w:r>
        <w:rPr>
          <w:rFonts w:hint="eastAsia" w:ascii="宋体" w:hAnsi="宋体"/>
          <w:szCs w:val="21"/>
        </w:rPr>
        <w:t>第二章  招标文件</w:t>
      </w:r>
    </w:p>
    <w:p w14:paraId="58D97DB7">
      <w:pPr>
        <w:ind w:left="630" w:leftChars="300" w:firstLine="411" w:firstLineChars="196"/>
        <w:rPr>
          <w:rFonts w:ascii="宋体" w:hAnsi="宋体"/>
          <w:szCs w:val="21"/>
        </w:rPr>
      </w:pPr>
      <w:r>
        <w:rPr>
          <w:rFonts w:hint="eastAsia" w:ascii="宋体" w:hAnsi="宋体"/>
          <w:szCs w:val="21"/>
        </w:rPr>
        <w:t>第三章  投标文件的编制</w:t>
      </w:r>
    </w:p>
    <w:p w14:paraId="48242B4A">
      <w:pPr>
        <w:ind w:left="630" w:leftChars="300" w:firstLine="411" w:firstLineChars="196"/>
        <w:rPr>
          <w:rFonts w:ascii="宋体" w:hAnsi="宋体"/>
          <w:szCs w:val="21"/>
        </w:rPr>
      </w:pPr>
      <w:r>
        <w:rPr>
          <w:rFonts w:hint="eastAsia" w:ascii="宋体" w:hAnsi="宋体"/>
          <w:szCs w:val="21"/>
        </w:rPr>
        <w:t>第四章  投标文件的递交</w:t>
      </w:r>
    </w:p>
    <w:p w14:paraId="030FD2CE">
      <w:pPr>
        <w:ind w:left="630" w:leftChars="300" w:firstLine="411" w:firstLineChars="196"/>
        <w:rPr>
          <w:rFonts w:ascii="宋体" w:hAnsi="宋体"/>
          <w:szCs w:val="21"/>
        </w:rPr>
      </w:pPr>
      <w:r>
        <w:rPr>
          <w:rFonts w:hint="eastAsia" w:ascii="宋体" w:hAnsi="宋体"/>
          <w:szCs w:val="21"/>
        </w:rPr>
        <w:t>第五章  开标</w:t>
      </w:r>
    </w:p>
    <w:p w14:paraId="57476181">
      <w:pPr>
        <w:ind w:left="630" w:leftChars="300" w:firstLine="411" w:firstLineChars="196"/>
        <w:rPr>
          <w:rFonts w:ascii="宋体" w:hAnsi="宋体"/>
          <w:szCs w:val="21"/>
        </w:rPr>
      </w:pPr>
      <w:r>
        <w:rPr>
          <w:rFonts w:hint="eastAsia" w:ascii="宋体" w:hAnsi="宋体"/>
          <w:szCs w:val="21"/>
        </w:rPr>
        <w:t>第六章  评审要求</w:t>
      </w:r>
    </w:p>
    <w:p w14:paraId="275483B6">
      <w:pPr>
        <w:ind w:left="630" w:leftChars="300" w:firstLine="411" w:firstLineChars="196"/>
        <w:rPr>
          <w:rFonts w:ascii="宋体" w:hAnsi="宋体"/>
          <w:szCs w:val="21"/>
        </w:rPr>
      </w:pPr>
      <w:r>
        <w:rPr>
          <w:rFonts w:hint="eastAsia" w:ascii="宋体" w:hAnsi="宋体"/>
          <w:szCs w:val="21"/>
        </w:rPr>
        <w:t>第七章  评审程序及评审方法</w:t>
      </w:r>
    </w:p>
    <w:p w14:paraId="6EDCF68B">
      <w:pPr>
        <w:ind w:left="630" w:leftChars="300" w:firstLine="411" w:firstLineChars="196"/>
        <w:rPr>
          <w:rFonts w:ascii="宋体" w:hAnsi="宋体"/>
          <w:szCs w:val="21"/>
        </w:rPr>
      </w:pPr>
      <w:r>
        <w:rPr>
          <w:rFonts w:hint="eastAsia" w:ascii="宋体" w:hAnsi="宋体"/>
          <w:szCs w:val="21"/>
        </w:rPr>
        <w:t>第八章  定标及公示</w:t>
      </w:r>
    </w:p>
    <w:p w14:paraId="6D8E483A">
      <w:pPr>
        <w:ind w:left="630" w:leftChars="300" w:firstLine="411" w:firstLineChars="196"/>
        <w:rPr>
          <w:rFonts w:ascii="宋体" w:hAnsi="宋体"/>
          <w:szCs w:val="21"/>
        </w:rPr>
      </w:pPr>
      <w:r>
        <w:rPr>
          <w:rFonts w:hint="eastAsia" w:ascii="宋体" w:hAnsi="宋体"/>
          <w:szCs w:val="21"/>
        </w:rPr>
        <w:t>第九章  公开招标失败的后续处理</w:t>
      </w:r>
    </w:p>
    <w:p w14:paraId="006BAA2B">
      <w:pPr>
        <w:ind w:left="630" w:leftChars="300" w:firstLine="411" w:firstLineChars="196"/>
        <w:rPr>
          <w:rFonts w:ascii="宋体" w:hAnsi="宋体"/>
          <w:szCs w:val="21"/>
        </w:rPr>
      </w:pPr>
      <w:r>
        <w:rPr>
          <w:rFonts w:hint="eastAsia" w:ascii="宋体" w:hAnsi="宋体"/>
          <w:szCs w:val="21"/>
        </w:rPr>
        <w:t>第十章  合同的授予与备案</w:t>
      </w:r>
    </w:p>
    <w:p w14:paraId="504ECD23">
      <w:pPr>
        <w:ind w:firstLine="1050" w:firstLineChars="500"/>
        <w:rPr>
          <w:rFonts w:hint="eastAsia"/>
        </w:rPr>
      </w:pPr>
      <w:r>
        <w:rPr>
          <w:rFonts w:hint="eastAsia"/>
        </w:rPr>
        <w:t>第十一章  质疑处理</w:t>
      </w:r>
    </w:p>
    <w:p w14:paraId="0626BC4A">
      <w:pPr>
        <w:pStyle w:val="20"/>
        <w:rPr>
          <w:rFonts w:hint="eastAsia"/>
        </w:rPr>
      </w:pPr>
    </w:p>
    <w:p w14:paraId="722EE296">
      <w:pPr>
        <w:pStyle w:val="38"/>
        <w:rPr>
          <w:rFonts w:hint="eastAsia"/>
        </w:rPr>
      </w:pPr>
    </w:p>
    <w:p w14:paraId="265AFCB8">
      <w:pPr>
        <w:pStyle w:val="38"/>
        <w:rPr>
          <w:rFonts w:hint="eastAsia"/>
        </w:rPr>
      </w:pPr>
    </w:p>
    <w:p w14:paraId="6D965617">
      <w:pPr>
        <w:pStyle w:val="20"/>
        <w:rPr>
          <w:rFonts w:hint="eastAsia"/>
        </w:rPr>
        <w:sectPr>
          <w:pgSz w:w="11907" w:h="16840"/>
          <w:pgMar w:top="1440" w:right="1797" w:bottom="1440" w:left="1797" w:header="851" w:footer="992" w:gutter="0"/>
          <w:cols w:space="425" w:num="1"/>
          <w:titlePg/>
          <w:docGrid w:linePitch="462" w:charSpace="0"/>
        </w:sectPr>
      </w:pPr>
    </w:p>
    <w:bookmarkEnd w:id="34"/>
    <w:p w14:paraId="0B341953">
      <w:pPr>
        <w:pStyle w:val="2"/>
        <w:rPr>
          <w:color w:val="FF0000"/>
          <w:sz w:val="24"/>
        </w:rPr>
      </w:pPr>
      <w:bookmarkStart w:id="36" w:name="bt投标报价汇总表"/>
      <w:bookmarkEnd w:id="36"/>
      <w:bookmarkStart w:id="37" w:name="bt合同条款及格式"/>
      <w:bookmarkEnd w:id="37"/>
      <w:bookmarkStart w:id="38" w:name="bt说明"/>
      <w:bookmarkEnd w:id="38"/>
      <w:bookmarkStart w:id="39" w:name="bt技术标投标文件格式"/>
      <w:bookmarkEnd w:id="39"/>
      <w:bookmarkStart w:id="40" w:name="合同格式"/>
      <w:bookmarkEnd w:id="40"/>
      <w:bookmarkStart w:id="41" w:name="bt商务标投标文件格式"/>
      <w:bookmarkEnd w:id="41"/>
      <w:bookmarkStart w:id="42" w:name="bt其他资料2"/>
      <w:bookmarkEnd w:id="42"/>
      <w:bookmarkStart w:id="43" w:name="bt合同格式"/>
      <w:bookmarkEnd w:id="43"/>
      <w:bookmarkStart w:id="44" w:name="bt投标文件签署授权委托书"/>
      <w:bookmarkEnd w:id="44"/>
      <w:bookmarkStart w:id="45" w:name="bt项目管理班子配备情况"/>
      <w:bookmarkEnd w:id="45"/>
      <w:bookmarkStart w:id="46" w:name="bt投标人情况介绍"/>
      <w:bookmarkEnd w:id="46"/>
      <w:bookmarkStart w:id="47" w:name="bt本工程承诺书"/>
      <w:bookmarkEnd w:id="47"/>
      <w:bookmarkStart w:id="48" w:name="bt合同条款"/>
      <w:bookmarkEnd w:id="48"/>
      <w:bookmarkStart w:id="49" w:name="bt开标一览表"/>
      <w:bookmarkEnd w:id="49"/>
      <w:bookmarkStart w:id="50" w:name="bt投标函"/>
      <w:bookmarkEnd w:id="50"/>
      <w:bookmarkStart w:id="51" w:name="bt其他资料由投标人自定"/>
      <w:bookmarkEnd w:id="51"/>
      <w:bookmarkStart w:id="52" w:name="bt投标人须知"/>
      <w:bookmarkEnd w:id="52"/>
      <w:r>
        <w:rPr>
          <w:rFonts w:hint="eastAsia"/>
        </w:rPr>
        <w:t>第一册  专用条款</w:t>
      </w:r>
    </w:p>
    <w:p w14:paraId="1ED0DB3D">
      <w:pPr>
        <w:pStyle w:val="5"/>
        <w:rPr>
          <w:sz w:val="28"/>
          <w:szCs w:val="28"/>
        </w:rPr>
      </w:pPr>
      <w:r>
        <w:rPr>
          <w:rFonts w:hint="eastAsia"/>
          <w:sz w:val="28"/>
          <w:szCs w:val="28"/>
        </w:rPr>
        <w:t>第一章  招标公告</w:t>
      </w:r>
    </w:p>
    <w:p w14:paraId="779A65CC">
      <w:pPr>
        <w:spacing w:line="360" w:lineRule="auto"/>
        <w:rPr>
          <w:rFonts w:ascii="宋体" w:hAnsi="宋体" w:cs="宋体"/>
          <w:b/>
          <w:bCs/>
          <w:kern w:val="0"/>
          <w:szCs w:val="21"/>
        </w:rPr>
      </w:pPr>
      <w:r>
        <w:rPr>
          <w:rFonts w:hint="eastAsia" w:ascii="宋体" w:hAnsi="宋体" w:cs="宋体"/>
          <w:b/>
          <w:bCs/>
          <w:kern w:val="0"/>
          <w:szCs w:val="21"/>
        </w:rPr>
        <w:t>申请人的资格要求：</w:t>
      </w:r>
    </w:p>
    <w:p w14:paraId="5B2F0164">
      <w:pPr>
        <w:ind w:firstLine="420" w:firstLineChars="200"/>
        <w:rPr>
          <w:rFonts w:hint="eastAsia" w:ascii="宋体" w:hAnsi="宋体" w:eastAsia="宋体" w:cs="宋体"/>
          <w:kern w:val="0"/>
          <w:szCs w:val="21"/>
          <w:lang w:eastAsia="zh-CN"/>
        </w:rPr>
      </w:pPr>
      <w:r>
        <w:rPr>
          <w:rFonts w:hint="eastAsia" w:ascii="宋体" w:hAnsi="宋体" w:cs="宋体"/>
          <w:kern w:val="0"/>
          <w:szCs w:val="21"/>
        </w:rPr>
        <w:t>1</w:t>
      </w:r>
      <w:r>
        <w:rPr>
          <w:rFonts w:ascii="宋体" w:hAnsi="宋体" w:cs="宋体"/>
          <w:kern w:val="0"/>
          <w:szCs w:val="21"/>
        </w:rPr>
        <w:t>.</w:t>
      </w:r>
      <w:r>
        <w:rPr>
          <w:rFonts w:hint="eastAsia" w:ascii="宋体" w:hAnsi="宋体" w:cs="宋体"/>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14:paraId="4977387F">
      <w:pPr>
        <w:ind w:firstLine="420" w:firstLineChars="200"/>
        <w:rPr>
          <w:rFonts w:ascii="宋体" w:hAnsi="宋体" w:cs="宋体"/>
          <w:kern w:val="0"/>
          <w:szCs w:val="21"/>
        </w:rPr>
      </w:pPr>
      <w:r>
        <w:rPr>
          <w:rFonts w:hint="eastAsia" w:ascii="宋体" w:hAnsi="宋体" w:cs="宋体"/>
          <w:color w:val="FF0000"/>
          <w:kern w:val="0"/>
          <w:szCs w:val="21"/>
        </w:rPr>
        <w:t>2.本项目不接受联合体投标，不接受投标人选用进口产品参与投标（由供应商在《政府采购投标及履约承诺函》中作出声明；</w:t>
      </w:r>
    </w:p>
    <w:p w14:paraId="50BD2A77">
      <w:pPr>
        <w:ind w:firstLine="420" w:firstLineChars="200"/>
        <w:rPr>
          <w:rFonts w:ascii="宋体" w:hAnsi="宋体" w:cs="宋体"/>
          <w:kern w:val="0"/>
          <w:szCs w:val="21"/>
        </w:rPr>
      </w:pPr>
      <w:r>
        <w:rPr>
          <w:rFonts w:hint="eastAsia" w:ascii="宋体" w:hAnsi="宋体" w:cs="宋体"/>
          <w:kern w:val="0"/>
          <w:szCs w:val="21"/>
        </w:rPr>
        <w:t>3</w:t>
      </w:r>
      <w:r>
        <w:rPr>
          <w:rFonts w:ascii="宋体" w:hAnsi="宋体" w:cs="宋体"/>
          <w:kern w:val="0"/>
          <w:szCs w:val="21"/>
        </w:rPr>
        <w:t>.</w:t>
      </w:r>
      <w:r>
        <w:rPr>
          <w:rFonts w:hint="eastAsia" w:ascii="宋体" w:hAnsi="宋体" w:cs="宋体"/>
          <w:kern w:val="0"/>
          <w:szCs w:val="21"/>
        </w:rPr>
        <w:t>参与本项目政府采购活动时不存在被有关部门禁止参与政府采购活动且在有效期内的情况（由供应商在《政府采购投标及履约承诺函》中作出声明）；</w:t>
      </w:r>
    </w:p>
    <w:p w14:paraId="1323C95B">
      <w:pPr>
        <w:ind w:firstLine="420" w:firstLineChars="200"/>
        <w:rPr>
          <w:rFonts w:ascii="宋体" w:hAnsi="宋体" w:cs="宋体"/>
          <w:kern w:val="0"/>
          <w:szCs w:val="21"/>
        </w:rPr>
      </w:pPr>
      <w:r>
        <w:rPr>
          <w:rFonts w:hint="eastAsia" w:ascii="宋体" w:hAnsi="宋体" w:cs="宋体"/>
          <w:kern w:val="0"/>
          <w:szCs w:val="21"/>
          <w:lang w:val="en-US" w:eastAsia="zh-CN"/>
        </w:rPr>
        <w:t>4</w:t>
      </w:r>
      <w:r>
        <w:rPr>
          <w:rFonts w:ascii="宋体" w:hAnsi="宋体" w:cs="宋体"/>
          <w:kern w:val="0"/>
          <w:szCs w:val="21"/>
        </w:rPr>
        <w:t>.</w:t>
      </w:r>
      <w:r>
        <w:rPr>
          <w:rFonts w:hint="eastAsia" w:ascii="宋体" w:hAnsi="宋体" w:cs="宋体"/>
          <w:kern w:val="0"/>
          <w:szCs w:val="21"/>
        </w:rPr>
        <w:t>具备《中华人民共和国政府采购法》第二十二条第一款的条件（由供应商在《政府采购投标及履约承诺函》中作出声明）；</w:t>
      </w:r>
    </w:p>
    <w:p w14:paraId="390D7DA7">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5</w:t>
      </w:r>
      <w:r>
        <w:rPr>
          <w:rFonts w:ascii="宋体" w:hAnsi="宋体" w:cs="宋体"/>
          <w:kern w:val="0"/>
          <w:szCs w:val="21"/>
        </w:rPr>
        <w:t>.</w:t>
      </w:r>
      <w:r>
        <w:rPr>
          <w:rFonts w:hint="eastAsia" w:ascii="宋体" w:hAnsi="宋体" w:cs="宋体"/>
          <w:kern w:val="0"/>
          <w:szCs w:val="21"/>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lang w:val="en-US" w:eastAsia="zh-CN"/>
        </w:rPr>
        <w:t>；</w:t>
      </w:r>
    </w:p>
    <w:p w14:paraId="7997915B">
      <w:pPr>
        <w:ind w:firstLine="420" w:firstLineChars="200"/>
        <w:rPr>
          <w:rFonts w:hint="default" w:ascii="宋体" w:hAnsi="宋体" w:cs="宋体"/>
          <w:color w:val="FF0000"/>
          <w:kern w:val="0"/>
          <w:szCs w:val="21"/>
          <w:lang w:val="en-US" w:eastAsia="zh-CN"/>
        </w:rPr>
      </w:pPr>
      <w:r>
        <w:rPr>
          <w:rFonts w:hint="eastAsia" w:ascii="宋体" w:hAnsi="宋体" w:cs="宋体"/>
          <w:color w:val="FF0000"/>
          <w:kern w:val="0"/>
          <w:szCs w:val="21"/>
          <w:lang w:val="en-US" w:eastAsia="zh-CN"/>
        </w:rPr>
        <w:t>6.不存在《深圳市财政局政府采购供应商信用信息管理办法》（深财规〔2023〕3号）列明的严重违法失信行为</w:t>
      </w:r>
      <w:r>
        <w:rPr>
          <w:rFonts w:hint="eastAsia" w:ascii="宋体" w:hAnsi="宋体" w:cs="宋体"/>
          <w:color w:val="FF0000"/>
          <w:kern w:val="0"/>
          <w:szCs w:val="21"/>
        </w:rPr>
        <w:t>（由供应商在《政府采购投标及履约承诺函》中作出声明）</w:t>
      </w:r>
      <w:r>
        <w:rPr>
          <w:rFonts w:hint="eastAsia" w:ascii="宋体" w:hAnsi="宋体" w:cs="宋体"/>
          <w:color w:val="FF0000"/>
          <w:kern w:val="0"/>
          <w:szCs w:val="21"/>
          <w:lang w:val="en-US" w:eastAsia="zh-CN"/>
        </w:rPr>
        <w:t>；</w:t>
      </w:r>
    </w:p>
    <w:p w14:paraId="07782EAB">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7</w:t>
      </w:r>
      <w:r>
        <w:rPr>
          <w:rFonts w:hint="eastAsia" w:ascii="宋体" w:hAnsi="宋体" w:cs="宋体"/>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lang w:val="en-US" w:eastAsia="zh-CN"/>
        </w:rPr>
        <w:t>；</w:t>
      </w:r>
    </w:p>
    <w:p w14:paraId="47F50BB0">
      <w:pPr>
        <w:pStyle w:val="63"/>
        <w:ind w:firstLine="420" w:firstLineChars="200"/>
        <w:rPr>
          <w:rFonts w:hint="eastAsia"/>
          <w:lang w:eastAsia="zh-CN"/>
        </w:rPr>
      </w:pPr>
      <w:r>
        <w:rPr>
          <w:rFonts w:hint="eastAsia" w:ascii="宋体" w:hAnsi="宋体" w:cs="宋体"/>
          <w:color w:val="FF0000"/>
          <w:kern w:val="0"/>
          <w:szCs w:val="21"/>
          <w:lang w:val="en-US" w:eastAsia="zh-CN"/>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7364A5A1">
      <w:pPr>
        <w:ind w:firstLine="420" w:firstLineChars="200"/>
        <w:rPr>
          <w:rFonts w:hint="default" w:eastAsia="宋体"/>
          <w:lang w:val="en-US" w:eastAsia="zh-CN"/>
        </w:rPr>
      </w:pPr>
      <w:r>
        <w:rPr>
          <w:rFonts w:hint="eastAsia" w:ascii="宋体" w:hAnsi="宋体" w:cs="宋体"/>
          <w:kern w:val="0"/>
          <w:szCs w:val="21"/>
          <w:lang w:val="en-US" w:eastAsia="zh-CN"/>
        </w:rPr>
        <w:t>9</w:t>
      </w:r>
      <w:r>
        <w:rPr>
          <w:rFonts w:hint="eastAsia" w:ascii="宋体" w:hAnsi="宋体" w:cs="宋体"/>
          <w:kern w:val="0"/>
          <w:szCs w:val="21"/>
        </w:rPr>
        <w:t>.本项目</w:t>
      </w:r>
      <w:r>
        <w:rPr>
          <w:rFonts w:hint="eastAsia" w:ascii="宋体" w:hAnsi="宋体" w:cs="宋体"/>
          <w:kern w:val="0"/>
          <w:szCs w:val="21"/>
          <w:lang w:val="en-US" w:eastAsia="zh-CN"/>
        </w:rPr>
        <w:t>全部</w:t>
      </w:r>
      <w:r>
        <w:rPr>
          <w:rFonts w:hint="eastAsia" w:ascii="宋体" w:hAnsi="宋体" w:cs="宋体"/>
          <w:kern w:val="0"/>
          <w:szCs w:val="21"/>
        </w:rPr>
        <w:t>专门面向中小企业采购：是，供应商提供的货物全部由符合政策要求的中小微企业、残疾人福利性</w:t>
      </w:r>
      <w:r>
        <w:rPr>
          <w:rFonts w:hint="eastAsia" w:ascii="宋体" w:hAnsi="宋体" w:cs="宋体"/>
          <w:kern w:val="0"/>
          <w:szCs w:val="21"/>
          <w:lang w:val="en-US" w:eastAsia="zh-CN"/>
        </w:rPr>
        <w:t>单位或</w:t>
      </w:r>
      <w:r>
        <w:rPr>
          <w:rFonts w:hint="eastAsia" w:ascii="宋体" w:hAnsi="宋体" w:cs="宋体"/>
          <w:kern w:val="0"/>
          <w:szCs w:val="21"/>
        </w:rPr>
        <w:t>监狱企业制造（由供应商在《中小企业声明函、残疾人福利性单位声明函及监狱企业声明函》中作出声明</w:t>
      </w:r>
      <w:r>
        <w:rPr>
          <w:rFonts w:hint="eastAsia" w:ascii="宋体" w:hAnsi="宋体" w:cs="宋体"/>
          <w:kern w:val="0"/>
          <w:szCs w:val="21"/>
          <w:lang w:eastAsia="zh-CN"/>
        </w:rPr>
        <w:t>；</w:t>
      </w:r>
      <w:r>
        <w:rPr>
          <w:rFonts w:hint="eastAsia" w:ascii="宋体" w:hAnsi="宋体" w:cs="宋体"/>
          <w:kern w:val="0"/>
          <w:szCs w:val="21"/>
          <w:lang w:val="en-US" w:eastAsia="zh-CN"/>
        </w:rPr>
        <w:t>未提供声明函或声明函不符合政策要求的，按资格审查不通过处理</w:t>
      </w:r>
      <w:r>
        <w:rPr>
          <w:rFonts w:hint="eastAsia" w:ascii="宋体" w:hAnsi="宋体" w:cs="宋体"/>
          <w:kern w:val="0"/>
          <w:szCs w:val="21"/>
        </w:rPr>
        <w:t>）；</w:t>
      </w:r>
    </w:p>
    <w:p w14:paraId="5C11F8CD">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hint="eastAsia" w:ascii="宋体" w:hAnsi="宋体" w:cs="宋体"/>
          <w:kern w:val="0"/>
          <w:szCs w:val="21"/>
        </w:rPr>
        <w:t>注：（1）“信用中国”（www.creditchina.gov.cn</w:t>
      </w:r>
      <w:r>
        <w:rPr>
          <w:rFonts w:hint="eastAsia" w:ascii="宋体" w:hAnsi="宋体" w:cs="宋体"/>
          <w:kern w:val="0"/>
          <w:szCs w:val="21"/>
          <w:lang w:eastAsia="zh-CN"/>
        </w:rPr>
        <w:t>，</w:t>
      </w:r>
      <w:r>
        <w:rPr>
          <w:rFonts w:hint="eastAsia" w:ascii="宋体" w:hAnsi="宋体" w:cs="宋体"/>
          <w:kern w:val="0"/>
          <w:szCs w:val="21"/>
          <w:lang w:val="en-US" w:eastAsia="zh-CN"/>
        </w:rPr>
        <w:t>查询</w:t>
      </w:r>
      <w:r>
        <w:rPr>
          <w:rFonts w:hint="eastAsia" w:ascii="宋体" w:hAnsi="宋体" w:cs="宋体"/>
          <w:kern w:val="0"/>
          <w:szCs w:val="21"/>
        </w:rPr>
        <w:t>“信用服务”栏的“重大税收违法失信主体”“失信被执行人”</w:t>
      </w:r>
      <w:r>
        <w:rPr>
          <w:rFonts w:hint="eastAsia" w:ascii="宋体" w:hAnsi="宋体" w:cs="宋体"/>
          <w:kern w:val="0"/>
          <w:szCs w:val="21"/>
          <w:lang w:val="en-US" w:eastAsia="zh-CN"/>
        </w:rPr>
        <w:t>或者下载信用信息报告）</w:t>
      </w:r>
      <w:r>
        <w:rPr>
          <w:rFonts w:hint="eastAsia" w:ascii="宋体" w:hAnsi="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35608A9A">
      <w:pPr>
        <w:ind w:firstLine="420" w:firstLineChars="200"/>
        <w:rPr>
          <w:rFonts w:ascii="宋体" w:hAnsi="宋体"/>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14:paraId="09D6481C">
      <w:pPr>
        <w:ind w:firstLine="420" w:firstLineChars="200"/>
        <w:rPr>
          <w:rFonts w:ascii="宋体" w:hAnsi="宋体"/>
        </w:rPr>
      </w:pPr>
    </w:p>
    <w:p w14:paraId="2D5F9DD3">
      <w:pPr>
        <w:ind w:firstLine="442"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14:paraId="5292629B">
      <w:pPr>
        <w:ind w:firstLine="422" w:firstLineChars="200"/>
        <w:rPr>
          <w:b/>
        </w:rPr>
      </w:pPr>
    </w:p>
    <w:p w14:paraId="4F078275">
      <w:pPr>
        <w:rPr>
          <w:sz w:val="24"/>
        </w:rPr>
        <w:sectPr>
          <w:pgSz w:w="11907" w:h="16840"/>
          <w:pgMar w:top="1440" w:right="1797" w:bottom="1440" w:left="1797" w:header="851" w:footer="992" w:gutter="0"/>
          <w:cols w:space="425" w:num="1"/>
          <w:titlePg/>
          <w:docGrid w:linePitch="462" w:charSpace="0"/>
        </w:sectPr>
      </w:pPr>
    </w:p>
    <w:p w14:paraId="31D8A8E0">
      <w:pPr>
        <w:pStyle w:val="5"/>
        <w:rPr>
          <w:sz w:val="28"/>
          <w:szCs w:val="28"/>
        </w:rPr>
      </w:pPr>
      <w:r>
        <w:rPr>
          <w:rFonts w:hint="eastAsia"/>
          <w:sz w:val="28"/>
          <w:szCs w:val="28"/>
        </w:rPr>
        <w:t xml:space="preserve">第二章 </w:t>
      </w:r>
      <w:bookmarkStart w:id="53" w:name="_Hlk71926094"/>
      <w:r>
        <w:rPr>
          <w:rFonts w:hint="eastAsia"/>
          <w:sz w:val="28"/>
          <w:szCs w:val="28"/>
        </w:rPr>
        <w:t>对通用条款的补充内容及其他关键信息</w:t>
      </w:r>
      <w:bookmarkEnd w:id="53"/>
    </w:p>
    <w:p w14:paraId="73ECD238">
      <w:pPr>
        <w:pStyle w:val="5"/>
        <w:spacing w:before="120" w:beforeLines="50" w:after="120" w:afterLines="50"/>
        <w:rPr>
          <w:szCs w:val="24"/>
        </w:rPr>
      </w:pPr>
      <w:bookmarkStart w:id="54" w:name="_Toc60631620"/>
      <w:bookmarkStart w:id="55" w:name="_Toc100052364"/>
      <w:bookmarkStart w:id="56" w:name="_Toc101074876"/>
      <w:bookmarkStart w:id="57" w:name="_Toc73518117"/>
      <w:bookmarkStart w:id="58" w:name="_Toc73521635"/>
      <w:bookmarkStart w:id="59" w:name="_Toc60560625"/>
      <w:bookmarkStart w:id="60" w:name="_Toc73521547"/>
      <w:bookmarkStart w:id="61" w:name="_Toc73517639"/>
      <w:r>
        <w:rPr>
          <w:rFonts w:hint="eastAsia"/>
          <w:szCs w:val="24"/>
        </w:rPr>
        <w:t>一、对通用条款的补充内容</w:t>
      </w:r>
      <w:bookmarkEnd w:id="54"/>
      <w:bookmarkEnd w:id="55"/>
      <w:bookmarkEnd w:id="56"/>
      <w:bookmarkEnd w:id="57"/>
      <w:bookmarkEnd w:id="58"/>
      <w:bookmarkEnd w:id="59"/>
      <w:bookmarkEnd w:id="60"/>
      <w:bookmarkEnd w:id="61"/>
    </w:p>
    <w:tbl>
      <w:tblPr>
        <w:tblStyle w:val="45"/>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2A86E4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3B3E78C8">
            <w:pPr>
              <w:jc w:val="center"/>
              <w:rPr>
                <w:rFonts w:ascii="宋体" w:hAnsi="宋体"/>
                <w:b/>
                <w:bCs/>
              </w:rPr>
            </w:pPr>
            <w:bookmarkStart w:id="62" w:name="_Hlk72218097"/>
            <w:r>
              <w:rPr>
                <w:rFonts w:hint="eastAsia" w:ascii="宋体" w:hAnsi="宋体"/>
                <w:b/>
                <w:bCs/>
              </w:rPr>
              <w:t>通用条款序号</w:t>
            </w:r>
          </w:p>
        </w:tc>
        <w:tc>
          <w:tcPr>
            <w:tcW w:w="2409" w:type="dxa"/>
            <w:noWrap w:val="0"/>
            <w:vAlign w:val="center"/>
          </w:tcPr>
          <w:p w14:paraId="6D5CCB05">
            <w:pPr>
              <w:jc w:val="center"/>
              <w:rPr>
                <w:rFonts w:ascii="宋体" w:hAnsi="宋体"/>
                <w:b/>
                <w:bCs/>
              </w:rPr>
            </w:pPr>
            <w:r>
              <w:rPr>
                <w:rFonts w:hint="eastAsia" w:ascii="宋体" w:hAnsi="宋体"/>
                <w:b/>
                <w:bCs/>
              </w:rPr>
              <w:t>涉及事项</w:t>
            </w:r>
          </w:p>
        </w:tc>
        <w:tc>
          <w:tcPr>
            <w:tcW w:w="4980" w:type="dxa"/>
            <w:noWrap w:val="0"/>
            <w:vAlign w:val="center"/>
          </w:tcPr>
          <w:p w14:paraId="4B8CE8AF">
            <w:pPr>
              <w:jc w:val="center"/>
              <w:rPr>
                <w:rFonts w:ascii="宋体" w:hAnsi="宋体"/>
                <w:b/>
                <w:bCs/>
              </w:rPr>
            </w:pPr>
            <w:r>
              <w:rPr>
                <w:rFonts w:hint="eastAsia" w:ascii="宋体" w:hAnsi="宋体"/>
                <w:b/>
                <w:bCs/>
              </w:rPr>
              <w:t xml:space="preserve">具 </w:t>
            </w:r>
            <w:r>
              <w:rPr>
                <w:rFonts w:ascii="宋体" w:hAnsi="宋体"/>
                <w:b/>
                <w:bCs/>
              </w:rPr>
              <w:t xml:space="preserve"> </w:t>
            </w:r>
            <w:r>
              <w:rPr>
                <w:rFonts w:hint="eastAsia" w:ascii="宋体" w:hAnsi="宋体"/>
                <w:b/>
                <w:bCs/>
              </w:rPr>
              <w:t xml:space="preserve">体 </w:t>
            </w:r>
            <w:r>
              <w:rPr>
                <w:rFonts w:ascii="宋体" w:hAnsi="宋体"/>
                <w:b/>
                <w:bCs/>
              </w:rPr>
              <w:t xml:space="preserve"> </w:t>
            </w:r>
            <w:r>
              <w:rPr>
                <w:rFonts w:hint="eastAsia" w:ascii="宋体" w:hAnsi="宋体"/>
                <w:b/>
                <w:bCs/>
              </w:rPr>
              <w:t xml:space="preserve">补 </w:t>
            </w:r>
            <w:r>
              <w:rPr>
                <w:rFonts w:ascii="宋体" w:hAnsi="宋体"/>
                <w:b/>
                <w:bCs/>
              </w:rPr>
              <w:t xml:space="preserve"> </w:t>
            </w:r>
            <w:r>
              <w:rPr>
                <w:rFonts w:hint="eastAsia" w:ascii="宋体" w:hAnsi="宋体"/>
                <w:b/>
                <w:bCs/>
              </w:rPr>
              <w:t xml:space="preserve">充 </w:t>
            </w:r>
            <w:r>
              <w:rPr>
                <w:rFonts w:ascii="宋体" w:hAnsi="宋体"/>
                <w:b/>
                <w:bCs/>
              </w:rPr>
              <w:t xml:space="preserve"> </w:t>
            </w:r>
            <w:r>
              <w:rPr>
                <w:rFonts w:hint="eastAsia" w:ascii="宋体" w:hAnsi="宋体"/>
                <w:b/>
                <w:bCs/>
              </w:rPr>
              <w:t xml:space="preserve">内 </w:t>
            </w:r>
            <w:r>
              <w:rPr>
                <w:rFonts w:ascii="宋体" w:hAnsi="宋体"/>
                <w:b/>
                <w:bCs/>
              </w:rPr>
              <w:t xml:space="preserve"> </w:t>
            </w:r>
            <w:r>
              <w:rPr>
                <w:rFonts w:hint="eastAsia" w:ascii="宋体" w:hAnsi="宋体"/>
                <w:b/>
                <w:bCs/>
              </w:rPr>
              <w:t>容</w:t>
            </w:r>
          </w:p>
        </w:tc>
      </w:tr>
      <w:tr w14:paraId="7801554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65253046">
            <w:pPr>
              <w:jc w:val="center"/>
              <w:rPr>
                <w:rFonts w:ascii="宋体" w:hAnsi="宋体"/>
              </w:rPr>
            </w:pPr>
            <w:r>
              <w:rPr>
                <w:rFonts w:hint="eastAsia" w:ascii="宋体" w:hAnsi="宋体"/>
              </w:rPr>
              <w:t>3</w:t>
            </w:r>
            <w:r>
              <w:rPr>
                <w:rFonts w:ascii="宋体" w:hAnsi="宋体"/>
              </w:rPr>
              <w:t>.1</w:t>
            </w:r>
          </w:p>
        </w:tc>
        <w:tc>
          <w:tcPr>
            <w:tcW w:w="2409" w:type="dxa"/>
            <w:noWrap w:val="0"/>
            <w:vAlign w:val="center"/>
          </w:tcPr>
          <w:p w14:paraId="7EF422B8">
            <w:pPr>
              <w:jc w:val="center"/>
            </w:pPr>
            <w:r>
              <w:rPr>
                <w:rFonts w:hint="eastAsia"/>
              </w:rPr>
              <w:t>采购人</w:t>
            </w:r>
          </w:p>
        </w:tc>
        <w:tc>
          <w:tcPr>
            <w:tcW w:w="4980" w:type="dxa"/>
            <w:noWrap w:val="0"/>
            <w:vAlign w:val="center"/>
          </w:tcPr>
          <w:p w14:paraId="7E088AF1">
            <w:pPr>
              <w:jc w:val="center"/>
              <w:rPr>
                <w:rFonts w:ascii="宋体" w:hAnsi="宋体"/>
              </w:rPr>
            </w:pPr>
            <w:r>
              <w:rPr>
                <w:rFonts w:hint="eastAsia" w:ascii="宋体" w:hAnsi="宋体" w:eastAsia="宋体" w:cs="Arial"/>
                <w:b/>
                <w:szCs w:val="21"/>
              </w:rPr>
              <w:t>深圳市宝安区中心医院</w:t>
            </w:r>
          </w:p>
        </w:tc>
      </w:tr>
      <w:tr w14:paraId="041AC4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42C9D4F2">
            <w:pPr>
              <w:jc w:val="center"/>
              <w:rPr>
                <w:rFonts w:ascii="宋体" w:hAnsi="宋体"/>
              </w:rPr>
            </w:pPr>
            <w:r>
              <w:rPr>
                <w:rFonts w:hint="eastAsia" w:ascii="宋体" w:hAnsi="宋体"/>
              </w:rPr>
              <w:t>3</w:t>
            </w:r>
            <w:r>
              <w:rPr>
                <w:rFonts w:ascii="宋体" w:hAnsi="宋体"/>
              </w:rPr>
              <w:t>.2</w:t>
            </w:r>
          </w:p>
        </w:tc>
        <w:tc>
          <w:tcPr>
            <w:tcW w:w="2409" w:type="dxa"/>
            <w:noWrap w:val="0"/>
            <w:vAlign w:val="center"/>
          </w:tcPr>
          <w:p w14:paraId="6EB9474B">
            <w:pPr>
              <w:jc w:val="center"/>
              <w:rPr>
                <w:rFonts w:ascii="宋体" w:hAnsi="宋体"/>
              </w:rPr>
            </w:pPr>
            <w:r>
              <w:rPr>
                <w:rFonts w:hint="eastAsia" w:ascii="宋体" w:hAnsi="宋体"/>
              </w:rPr>
              <w:t>政府集中采购机构</w:t>
            </w:r>
          </w:p>
        </w:tc>
        <w:tc>
          <w:tcPr>
            <w:tcW w:w="4980" w:type="dxa"/>
            <w:noWrap w:val="0"/>
            <w:vAlign w:val="center"/>
          </w:tcPr>
          <w:p w14:paraId="77876958">
            <w:pPr>
              <w:jc w:val="center"/>
            </w:pPr>
            <w:r>
              <w:rPr>
                <w:rFonts w:hint="eastAsia"/>
              </w:rPr>
              <w:t>深圳公共资源交易中心</w:t>
            </w:r>
          </w:p>
          <w:p w14:paraId="179F6705">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14:paraId="262024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35E18403">
            <w:pPr>
              <w:jc w:val="center"/>
              <w:rPr>
                <w:rFonts w:ascii="宋体" w:hAnsi="宋体"/>
              </w:rPr>
            </w:pPr>
            <w:r>
              <w:rPr>
                <w:rFonts w:hint="eastAsia" w:ascii="宋体" w:hAnsi="宋体"/>
              </w:rPr>
              <w:t>9</w:t>
            </w:r>
          </w:p>
        </w:tc>
        <w:tc>
          <w:tcPr>
            <w:tcW w:w="2409" w:type="dxa"/>
            <w:noWrap w:val="0"/>
            <w:vAlign w:val="center"/>
          </w:tcPr>
          <w:p w14:paraId="0D1A620F">
            <w:pPr>
              <w:jc w:val="center"/>
              <w:rPr>
                <w:rFonts w:ascii="宋体" w:hAnsi="宋体"/>
              </w:rPr>
            </w:pPr>
            <w:r>
              <w:rPr>
                <w:rFonts w:hint="eastAsia" w:ascii="宋体" w:hAnsi="宋体"/>
              </w:rPr>
              <w:t>踏勘现场</w:t>
            </w:r>
          </w:p>
        </w:tc>
        <w:tc>
          <w:tcPr>
            <w:tcW w:w="4980" w:type="dxa"/>
            <w:noWrap w:val="0"/>
            <w:vAlign w:val="center"/>
          </w:tcPr>
          <w:p w14:paraId="46229F88">
            <w:pPr>
              <w:jc w:val="center"/>
              <w:rPr>
                <w:rFonts w:ascii="宋体" w:hAnsi="宋体"/>
              </w:rPr>
            </w:pPr>
            <w:r>
              <w:rPr>
                <w:rFonts w:hint="eastAsia"/>
              </w:rPr>
              <w:t>不组织</w:t>
            </w:r>
          </w:p>
        </w:tc>
      </w:tr>
      <w:tr w14:paraId="765F3AF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57A427BA">
            <w:pPr>
              <w:jc w:val="center"/>
              <w:rPr>
                <w:rFonts w:ascii="宋体" w:hAnsi="宋体"/>
              </w:rPr>
            </w:pPr>
            <w:r>
              <w:rPr>
                <w:rFonts w:hint="eastAsia" w:ascii="宋体" w:hAnsi="宋体"/>
              </w:rPr>
              <w:t>1</w:t>
            </w:r>
            <w:r>
              <w:rPr>
                <w:rFonts w:ascii="宋体" w:hAnsi="宋体"/>
              </w:rPr>
              <w:t>0</w:t>
            </w:r>
          </w:p>
        </w:tc>
        <w:tc>
          <w:tcPr>
            <w:tcW w:w="2409" w:type="dxa"/>
            <w:noWrap w:val="0"/>
            <w:vAlign w:val="center"/>
          </w:tcPr>
          <w:p w14:paraId="311CC728">
            <w:pPr>
              <w:jc w:val="center"/>
              <w:rPr>
                <w:rFonts w:ascii="宋体" w:hAnsi="宋体"/>
              </w:rPr>
            </w:pPr>
            <w:r>
              <w:rPr>
                <w:rFonts w:hint="eastAsia" w:ascii="宋体" w:hAnsi="宋体"/>
              </w:rPr>
              <w:t>标前会议</w:t>
            </w:r>
          </w:p>
        </w:tc>
        <w:tc>
          <w:tcPr>
            <w:tcW w:w="4980" w:type="dxa"/>
            <w:noWrap w:val="0"/>
            <w:vAlign w:val="center"/>
          </w:tcPr>
          <w:p w14:paraId="3AF8DEC2">
            <w:pPr>
              <w:jc w:val="center"/>
              <w:rPr>
                <w:rFonts w:ascii="宋体" w:hAnsi="宋体"/>
              </w:rPr>
            </w:pPr>
            <w:r>
              <w:rPr>
                <w:rFonts w:hint="eastAsia"/>
              </w:rPr>
              <w:t>不组织</w:t>
            </w:r>
          </w:p>
        </w:tc>
      </w:tr>
      <w:tr w14:paraId="452984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2358AA4C">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noWrap w:val="0"/>
            <w:vAlign w:val="center"/>
          </w:tcPr>
          <w:p w14:paraId="27A4A691">
            <w:pPr>
              <w:jc w:val="center"/>
              <w:rPr>
                <w:rFonts w:ascii="宋体" w:hAnsi="宋体"/>
              </w:rPr>
            </w:pPr>
            <w:r>
              <w:rPr>
                <w:rFonts w:hint="eastAsia" w:ascii="宋体" w:hAnsi="宋体"/>
              </w:rPr>
              <w:t>招标文件的澄清和修改</w:t>
            </w:r>
          </w:p>
        </w:tc>
        <w:tc>
          <w:tcPr>
            <w:tcW w:w="4980" w:type="dxa"/>
            <w:noWrap w:val="0"/>
            <w:vAlign w:val="center"/>
          </w:tcPr>
          <w:p w14:paraId="09718B0F">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投标截止日三日前，投标人有义务在招标期间在政府集中采购机构网站浏览与本项目有关的澄清和修改信息</w:t>
            </w:r>
          </w:p>
        </w:tc>
      </w:tr>
      <w:tr w14:paraId="2F87139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701C025D">
            <w:pPr>
              <w:jc w:val="center"/>
              <w:rPr>
                <w:rFonts w:ascii="宋体" w:hAnsi="宋体"/>
              </w:rPr>
            </w:pPr>
            <w:r>
              <w:rPr>
                <w:rFonts w:hint="eastAsia" w:ascii="宋体" w:hAnsi="宋体"/>
              </w:rPr>
              <w:t>2</w:t>
            </w:r>
            <w:r>
              <w:rPr>
                <w:rFonts w:ascii="宋体" w:hAnsi="宋体"/>
              </w:rPr>
              <w:t>0</w:t>
            </w:r>
          </w:p>
        </w:tc>
        <w:tc>
          <w:tcPr>
            <w:tcW w:w="2409" w:type="dxa"/>
            <w:noWrap w:val="0"/>
            <w:vAlign w:val="center"/>
          </w:tcPr>
          <w:p w14:paraId="1A87A849">
            <w:pPr>
              <w:jc w:val="center"/>
              <w:rPr>
                <w:rFonts w:ascii="宋体" w:hAnsi="宋体"/>
              </w:rPr>
            </w:pPr>
            <w:r>
              <w:rPr>
                <w:rFonts w:hint="eastAsia" w:ascii="宋体" w:hAnsi="宋体"/>
              </w:rPr>
              <w:t>投标有效期</w:t>
            </w:r>
          </w:p>
        </w:tc>
        <w:tc>
          <w:tcPr>
            <w:tcW w:w="4980" w:type="dxa"/>
            <w:noWrap w:val="0"/>
            <w:vAlign w:val="center"/>
          </w:tcPr>
          <w:p w14:paraId="2036145A">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120个日历日</w:t>
            </w:r>
          </w:p>
        </w:tc>
      </w:tr>
      <w:tr w14:paraId="40E870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11BFBF26">
            <w:pPr>
              <w:jc w:val="center"/>
              <w:rPr>
                <w:rFonts w:ascii="宋体" w:hAnsi="宋体"/>
              </w:rPr>
            </w:pPr>
            <w:r>
              <w:rPr>
                <w:rFonts w:hint="eastAsia" w:ascii="宋体" w:hAnsi="宋体"/>
              </w:rPr>
              <w:t>2</w:t>
            </w:r>
            <w:r>
              <w:rPr>
                <w:rFonts w:ascii="宋体" w:hAnsi="宋体"/>
              </w:rPr>
              <w:t>2</w:t>
            </w:r>
          </w:p>
        </w:tc>
        <w:tc>
          <w:tcPr>
            <w:tcW w:w="2409" w:type="dxa"/>
            <w:noWrap w:val="0"/>
            <w:vAlign w:val="center"/>
          </w:tcPr>
          <w:p w14:paraId="533AAF2E">
            <w:pPr>
              <w:jc w:val="center"/>
              <w:rPr>
                <w:rFonts w:ascii="宋体" w:hAnsi="宋体"/>
              </w:rPr>
            </w:pPr>
            <w:r>
              <w:rPr>
                <w:rFonts w:hint="eastAsia" w:ascii="宋体" w:hAnsi="宋体"/>
              </w:rPr>
              <w:t>投标人的替代方案</w:t>
            </w:r>
          </w:p>
        </w:tc>
        <w:tc>
          <w:tcPr>
            <w:tcW w:w="4980" w:type="dxa"/>
            <w:noWrap w:val="0"/>
            <w:vAlign w:val="center"/>
          </w:tcPr>
          <w:p w14:paraId="04809D0E">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不接受</w:t>
            </w:r>
          </w:p>
        </w:tc>
      </w:tr>
      <w:tr w14:paraId="4B6970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074BD47F">
            <w:pPr>
              <w:jc w:val="center"/>
              <w:rPr>
                <w:rFonts w:ascii="宋体" w:hAnsi="宋体"/>
              </w:rPr>
            </w:pPr>
            <w:r>
              <w:rPr>
                <w:rFonts w:hint="eastAsia" w:ascii="宋体" w:hAnsi="宋体"/>
              </w:rPr>
              <w:t>2</w:t>
            </w:r>
            <w:r>
              <w:rPr>
                <w:rFonts w:ascii="宋体" w:hAnsi="宋体"/>
              </w:rPr>
              <w:t>5</w:t>
            </w:r>
          </w:p>
        </w:tc>
        <w:tc>
          <w:tcPr>
            <w:tcW w:w="2409" w:type="dxa"/>
            <w:noWrap w:val="0"/>
            <w:vAlign w:val="center"/>
          </w:tcPr>
          <w:p w14:paraId="367982EE">
            <w:pPr>
              <w:jc w:val="center"/>
              <w:rPr>
                <w:rFonts w:ascii="宋体" w:hAnsi="宋体"/>
              </w:rPr>
            </w:pPr>
            <w:r>
              <w:rPr>
                <w:rFonts w:hint="eastAsia" w:ascii="宋体" w:hAnsi="宋体"/>
              </w:rPr>
              <w:t>投标文件的大小</w:t>
            </w:r>
          </w:p>
        </w:tc>
        <w:tc>
          <w:tcPr>
            <w:tcW w:w="4980" w:type="dxa"/>
            <w:noWrap w:val="0"/>
            <w:vAlign w:val="center"/>
          </w:tcPr>
          <w:p w14:paraId="30F57C44">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投标文件大小不得超过100MB</w:t>
            </w:r>
          </w:p>
        </w:tc>
      </w:tr>
      <w:tr w14:paraId="2406B01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34282340">
            <w:pPr>
              <w:jc w:val="center"/>
              <w:rPr>
                <w:rFonts w:ascii="宋体" w:hAnsi="宋体"/>
              </w:rPr>
            </w:pPr>
            <w:r>
              <w:rPr>
                <w:rFonts w:hint="eastAsia" w:ascii="宋体" w:hAnsi="宋体"/>
              </w:rPr>
              <w:t>2</w:t>
            </w:r>
            <w:r>
              <w:rPr>
                <w:rFonts w:ascii="宋体" w:hAnsi="宋体"/>
              </w:rPr>
              <w:t>6</w:t>
            </w:r>
          </w:p>
        </w:tc>
        <w:tc>
          <w:tcPr>
            <w:tcW w:w="2409" w:type="dxa"/>
            <w:noWrap w:val="0"/>
            <w:vAlign w:val="center"/>
          </w:tcPr>
          <w:p w14:paraId="7DABAE72">
            <w:pPr>
              <w:jc w:val="center"/>
              <w:rPr>
                <w:rFonts w:ascii="宋体" w:hAnsi="宋体"/>
              </w:rPr>
            </w:pPr>
            <w:bookmarkStart w:id="63" w:name="_Hlk71664860"/>
            <w:r>
              <w:rPr>
                <w:rFonts w:hint="eastAsia" w:ascii="宋体" w:hAnsi="宋体"/>
              </w:rPr>
              <w:t>样品、现场演示、方案讲解</w:t>
            </w:r>
            <w:bookmarkEnd w:id="63"/>
          </w:p>
        </w:tc>
        <w:tc>
          <w:tcPr>
            <w:tcW w:w="4980" w:type="dxa"/>
            <w:noWrap w:val="0"/>
            <w:vAlign w:val="center"/>
          </w:tcPr>
          <w:p w14:paraId="6422A48F">
            <w:pPr>
              <w:jc w:val="center"/>
              <w:rPr>
                <w:rFonts w:ascii="宋体" w:hAnsi="宋体"/>
              </w:rPr>
            </w:pPr>
            <w:r>
              <w:rPr>
                <w:rFonts w:hint="eastAsia"/>
              </w:rPr>
              <w:t>如有样品、演示、方案讲解，具体安排见第三章 用户需求书相关要求</w:t>
            </w:r>
          </w:p>
        </w:tc>
      </w:tr>
      <w:tr w14:paraId="7E0B10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360A6647">
            <w:pPr>
              <w:jc w:val="center"/>
              <w:rPr>
                <w:rFonts w:ascii="宋体" w:hAnsi="宋体"/>
              </w:rPr>
            </w:pPr>
            <w:r>
              <w:rPr>
                <w:rFonts w:hint="eastAsia" w:ascii="宋体" w:hAnsi="宋体"/>
              </w:rPr>
              <w:t>3</w:t>
            </w:r>
            <w:r>
              <w:rPr>
                <w:rFonts w:ascii="宋体" w:hAnsi="宋体"/>
              </w:rPr>
              <w:t>7</w:t>
            </w:r>
          </w:p>
        </w:tc>
        <w:tc>
          <w:tcPr>
            <w:tcW w:w="2409" w:type="dxa"/>
            <w:noWrap w:val="0"/>
            <w:vAlign w:val="center"/>
          </w:tcPr>
          <w:p w14:paraId="67DE08B2">
            <w:pPr>
              <w:jc w:val="center"/>
              <w:rPr>
                <w:rFonts w:ascii="宋体" w:hAnsi="宋体"/>
              </w:rPr>
            </w:pPr>
            <w:r>
              <w:rPr>
                <w:rFonts w:hint="eastAsia" w:ascii="宋体" w:hAnsi="宋体"/>
              </w:rPr>
              <w:t>评审方法</w:t>
            </w:r>
          </w:p>
        </w:tc>
        <w:tc>
          <w:tcPr>
            <w:tcW w:w="4980" w:type="dxa"/>
            <w:noWrap w:val="0"/>
            <w:vAlign w:val="center"/>
          </w:tcPr>
          <w:p w14:paraId="68CDF0AC">
            <w:pPr>
              <w:jc w:val="center"/>
              <w:rPr>
                <w:rFonts w:ascii="宋体" w:hAnsi="宋体"/>
              </w:rPr>
            </w:pPr>
            <w:r>
              <w:rPr>
                <w:rFonts w:hint="eastAsia"/>
              </w:rPr>
              <w:t>综合评分法</w:t>
            </w:r>
          </w:p>
        </w:tc>
      </w:tr>
      <w:tr w14:paraId="74831C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53E9AF7C">
            <w:pPr>
              <w:jc w:val="center"/>
              <w:rPr>
                <w:rFonts w:ascii="宋体" w:hAnsi="宋体"/>
              </w:rPr>
            </w:pPr>
            <w:r>
              <w:rPr>
                <w:rFonts w:hint="eastAsia" w:ascii="宋体" w:hAnsi="宋体"/>
              </w:rPr>
              <w:t>3</w:t>
            </w:r>
            <w:r>
              <w:rPr>
                <w:rFonts w:ascii="宋体" w:hAnsi="宋体"/>
              </w:rPr>
              <w:t>8</w:t>
            </w:r>
          </w:p>
        </w:tc>
        <w:tc>
          <w:tcPr>
            <w:tcW w:w="2409" w:type="dxa"/>
            <w:noWrap w:val="0"/>
            <w:vAlign w:val="center"/>
          </w:tcPr>
          <w:p w14:paraId="7DAD41F7">
            <w:pPr>
              <w:jc w:val="center"/>
              <w:rPr>
                <w:rFonts w:ascii="宋体" w:hAnsi="宋体"/>
              </w:rPr>
            </w:pPr>
            <w:r>
              <w:rPr>
                <w:rFonts w:hint="eastAsia" w:ascii="宋体" w:hAnsi="宋体"/>
              </w:rPr>
              <w:t>定标方法</w:t>
            </w:r>
          </w:p>
        </w:tc>
        <w:tc>
          <w:tcPr>
            <w:tcW w:w="4980" w:type="dxa"/>
            <w:noWrap w:val="0"/>
            <w:vAlign w:val="center"/>
          </w:tcPr>
          <w:p w14:paraId="48486B2A">
            <w:pPr>
              <w:jc w:val="center"/>
              <w:rPr>
                <w:rFonts w:ascii="宋体" w:hAnsi="宋体"/>
              </w:rPr>
            </w:pPr>
            <w:r>
              <w:rPr>
                <w:rFonts w:hint="eastAsia"/>
              </w:rPr>
              <w:t>非评定分离</w:t>
            </w:r>
          </w:p>
        </w:tc>
      </w:tr>
      <w:tr w14:paraId="34763C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noWrap w:val="0"/>
            <w:vAlign w:val="center"/>
          </w:tcPr>
          <w:p w14:paraId="2651C4F8">
            <w:pPr>
              <w:jc w:val="center"/>
              <w:rPr>
                <w:rFonts w:ascii="宋体" w:hAnsi="宋体"/>
              </w:rPr>
            </w:pPr>
            <w:r>
              <w:rPr>
                <w:rFonts w:hint="eastAsia" w:ascii="宋体" w:hAnsi="宋体"/>
              </w:rPr>
              <w:t>4</w:t>
            </w:r>
            <w:r>
              <w:rPr>
                <w:rFonts w:ascii="宋体" w:hAnsi="宋体"/>
              </w:rPr>
              <w:t>6</w:t>
            </w:r>
          </w:p>
        </w:tc>
        <w:tc>
          <w:tcPr>
            <w:tcW w:w="2409" w:type="dxa"/>
            <w:noWrap w:val="0"/>
            <w:vAlign w:val="center"/>
          </w:tcPr>
          <w:p w14:paraId="7919AC13">
            <w:pPr>
              <w:jc w:val="center"/>
              <w:rPr>
                <w:rFonts w:ascii="宋体" w:hAnsi="宋体"/>
              </w:rPr>
            </w:pPr>
            <w:r>
              <w:rPr>
                <w:rFonts w:hint="eastAsia" w:ascii="宋体" w:hAnsi="宋体"/>
              </w:rPr>
              <w:t>履约担保</w:t>
            </w:r>
          </w:p>
        </w:tc>
        <w:tc>
          <w:tcPr>
            <w:tcW w:w="4980" w:type="dxa"/>
            <w:noWrap w:val="0"/>
            <w:vAlign w:val="center"/>
          </w:tcPr>
          <w:p w14:paraId="1D0EEB20">
            <w:pPr>
              <w:jc w:val="center"/>
              <w:rPr>
                <w:rFonts w:ascii="宋体" w:hAnsi="宋体"/>
              </w:rPr>
            </w:pPr>
            <w:r>
              <w:rPr>
                <w:rFonts w:hint="eastAsia"/>
              </w:rPr>
              <w:t>不需要</w:t>
            </w:r>
          </w:p>
        </w:tc>
      </w:tr>
    </w:tbl>
    <w:p w14:paraId="2C916813">
      <w:pPr>
        <w:rPr>
          <w:b/>
        </w:rPr>
      </w:pPr>
      <w:r>
        <w:rPr>
          <w:rFonts w:hint="eastAsia"/>
          <w:szCs w:val="21"/>
        </w:rPr>
        <w:t>备注：本表是通用条款相关条款的补充和明确，如与通用条款内容相冲突的，以本表为准。</w:t>
      </w:r>
      <w:bookmarkEnd w:id="62"/>
    </w:p>
    <w:p w14:paraId="12763029">
      <w:pPr>
        <w:pStyle w:val="5"/>
        <w:spacing w:before="120" w:beforeLines="50" w:after="120" w:afterLines="50"/>
        <w:rPr>
          <w:szCs w:val="24"/>
        </w:rPr>
      </w:pPr>
      <w:bookmarkStart w:id="64" w:name="_Hlk72218117"/>
      <w:r>
        <w:rPr>
          <w:rFonts w:hint="eastAsia"/>
          <w:szCs w:val="24"/>
        </w:rPr>
        <w:t>二、其他关键信息</w:t>
      </w:r>
    </w:p>
    <w:p w14:paraId="6E5EE65D">
      <w:pPr>
        <w:ind w:firstLine="422" w:firstLineChars="200"/>
        <w:rPr>
          <w:b/>
          <w:bCs/>
        </w:rPr>
      </w:pPr>
      <w:bookmarkStart w:id="65" w:name="_Hlk72579427"/>
      <w:r>
        <w:rPr>
          <w:rFonts w:hint="eastAsia"/>
          <w:b/>
          <w:bCs/>
        </w:rPr>
        <w:t>（一）与“对通用条款的补充内容”章节相关的事项</w:t>
      </w:r>
    </w:p>
    <w:p w14:paraId="039476E3">
      <w:pPr>
        <w:tabs>
          <w:tab w:val="left" w:pos="720"/>
        </w:tabs>
        <w:rPr>
          <w:rFonts w:hint="eastAsia" w:ascii="黑体" w:hAnsi="宋体" w:eastAsia="黑体"/>
          <w:bCs/>
          <w:sz w:val="24"/>
          <w:lang w:val="en-US" w:eastAsia="zh-CN"/>
        </w:rPr>
      </w:pPr>
      <w:r>
        <w:rPr>
          <w:rFonts w:hint="eastAsia" w:ascii="黑体" w:hAnsi="宋体" w:eastAsia="黑体"/>
          <w:bCs/>
          <w:sz w:val="24"/>
          <w:lang w:val="en-US" w:eastAsia="zh-CN"/>
        </w:rPr>
        <w:t>1、评标定标信息</w:t>
      </w:r>
    </w:p>
    <w:p w14:paraId="638FF393">
      <w:pPr>
        <w:jc w:val="center"/>
      </w:pPr>
      <w:r>
        <w:rPr>
          <w:rFonts w:hint="eastAsia"/>
          <w:b/>
        </w:rPr>
        <w:t>非评定分离项目</w:t>
      </w:r>
    </w:p>
    <w:tbl>
      <w:tblPr>
        <w:tblStyle w:val="46"/>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4"/>
        <w:gridCol w:w="3235"/>
        <w:gridCol w:w="2450"/>
      </w:tblGrid>
      <w:tr w14:paraId="6C6D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noWrap w:val="0"/>
          </w:tcPr>
          <w:p w14:paraId="678C4C24">
            <w:pPr>
              <w:jc w:val="center"/>
            </w:pPr>
            <w:r>
              <w:rPr>
                <w:rFonts w:hint="eastAsia"/>
              </w:rPr>
              <w:t>评标方法</w:t>
            </w:r>
          </w:p>
        </w:tc>
        <w:tc>
          <w:tcPr>
            <w:tcW w:w="3235" w:type="dxa"/>
            <w:noWrap w:val="0"/>
          </w:tcPr>
          <w:p w14:paraId="1ACA458F">
            <w:pPr>
              <w:jc w:val="center"/>
              <w:rPr>
                <w:rFonts w:hint="default" w:eastAsia="宋体"/>
                <w:lang w:val="en-US" w:eastAsia="zh-CN"/>
              </w:rPr>
            </w:pPr>
            <w:r>
              <w:rPr>
                <w:rFonts w:hint="eastAsia" w:ascii="Wingdings" w:hAnsi="Wingdings" w:eastAsia="Wingdings" w:cs="Wingdings"/>
              </w:rPr>
              <w:t>þ</w:t>
            </w:r>
            <w:r>
              <w:rPr>
                <w:rFonts w:hint="eastAsia"/>
              </w:rPr>
              <w:t>综合评分法</w:t>
            </w:r>
          </w:p>
        </w:tc>
        <w:tc>
          <w:tcPr>
            <w:tcW w:w="2450" w:type="dxa"/>
            <w:noWrap w:val="0"/>
          </w:tcPr>
          <w:p w14:paraId="77C18B80">
            <w:pPr>
              <w:jc w:val="center"/>
              <w:rPr>
                <w:rFonts w:hint="eastAsia"/>
              </w:rPr>
            </w:pPr>
            <w:r>
              <w:rPr>
                <w:rFonts w:hint="eastAsia" w:ascii="Wingdings" w:hAnsi="Wingdings" w:eastAsia="Wingdings" w:cs="Wingdings"/>
                <w:lang w:val="en-US" w:eastAsia="zh-CN"/>
              </w:rPr>
              <w:t>¨</w:t>
            </w:r>
            <w:r>
              <w:rPr>
                <w:rFonts w:hint="eastAsia" w:ascii="Times New Roman" w:eastAsia="宋体"/>
                <w:lang w:val="en-US" w:eastAsia="zh-CN"/>
              </w:rPr>
              <w:t>最低价法</w:t>
            </w:r>
          </w:p>
        </w:tc>
      </w:tr>
      <w:tr w14:paraId="2B89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noWrap w:val="0"/>
          </w:tcPr>
          <w:p w14:paraId="5CF36F60">
            <w:pPr>
              <w:jc w:val="center"/>
            </w:pPr>
            <w:r>
              <w:rPr>
                <w:rFonts w:hint="eastAsia"/>
              </w:rPr>
              <w:t>候选中标供应商家数</w:t>
            </w:r>
          </w:p>
        </w:tc>
        <w:tc>
          <w:tcPr>
            <w:tcW w:w="3235" w:type="dxa"/>
            <w:noWrap w:val="0"/>
          </w:tcPr>
          <w:p w14:paraId="4E2BECD9">
            <w:pPr>
              <w:jc w:val="center"/>
              <w:rPr>
                <w:rFonts w:hint="default" w:eastAsia="宋体"/>
                <w:lang w:val="en-US" w:eastAsia="zh-CN"/>
              </w:rPr>
            </w:pPr>
            <w:r>
              <w:rPr>
                <w:rFonts w:hint="eastAsia"/>
              </w:rPr>
              <w:t>1</w:t>
            </w:r>
          </w:p>
        </w:tc>
        <w:tc>
          <w:tcPr>
            <w:tcW w:w="2450" w:type="dxa"/>
            <w:noWrap w:val="0"/>
          </w:tcPr>
          <w:p w14:paraId="5B2601E8">
            <w:pPr>
              <w:jc w:val="center"/>
              <w:rPr>
                <w:rFonts w:hint="eastAsia"/>
              </w:rPr>
            </w:pPr>
            <w:r>
              <w:rPr>
                <w:rFonts w:hint="eastAsia"/>
              </w:rPr>
              <w:t>1</w:t>
            </w:r>
          </w:p>
        </w:tc>
      </w:tr>
      <w:tr w14:paraId="625D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noWrap w:val="0"/>
          </w:tcPr>
          <w:p w14:paraId="2999FE1C">
            <w:pPr>
              <w:jc w:val="center"/>
            </w:pPr>
            <w:r>
              <w:rPr>
                <w:rFonts w:hint="eastAsia"/>
              </w:rPr>
              <w:t>中标供应商家数</w:t>
            </w:r>
          </w:p>
        </w:tc>
        <w:tc>
          <w:tcPr>
            <w:tcW w:w="3235" w:type="dxa"/>
            <w:noWrap w:val="0"/>
          </w:tcPr>
          <w:p w14:paraId="6D1A0A1D">
            <w:pPr>
              <w:jc w:val="center"/>
            </w:pPr>
            <w:r>
              <w:rPr>
                <w:rFonts w:hint="eastAsia"/>
              </w:rPr>
              <w:t>1</w:t>
            </w:r>
          </w:p>
        </w:tc>
        <w:tc>
          <w:tcPr>
            <w:tcW w:w="2450" w:type="dxa"/>
            <w:noWrap w:val="0"/>
          </w:tcPr>
          <w:p w14:paraId="6167793F">
            <w:pPr>
              <w:jc w:val="center"/>
              <w:rPr>
                <w:rFonts w:hint="eastAsia"/>
              </w:rPr>
            </w:pPr>
            <w:r>
              <w:rPr>
                <w:rFonts w:hint="eastAsia"/>
              </w:rPr>
              <w:t>1</w:t>
            </w:r>
          </w:p>
        </w:tc>
      </w:tr>
    </w:tbl>
    <w:p w14:paraId="7FDBD3D8">
      <w:pPr>
        <w:rPr>
          <w:rFonts w:hint="eastAsia" w:ascii="Arial" w:hAnsi="Arial" w:eastAsia="宋体" w:cs="Arial"/>
          <w:color w:val="000000"/>
          <w:sz w:val="24"/>
          <w:szCs w:val="24"/>
          <w:highlight w:val="yellow"/>
        </w:rPr>
      </w:pPr>
    </w:p>
    <w:p w14:paraId="1933A765">
      <w:pPr>
        <w:ind w:firstLine="422" w:firstLineChars="200"/>
        <w:rPr>
          <w:rFonts w:hint="eastAsia"/>
          <w:b/>
        </w:rPr>
      </w:pPr>
    </w:p>
    <w:p w14:paraId="63480F5C">
      <w:pPr>
        <w:ind w:firstLine="422" w:firstLineChars="200"/>
        <w:rPr>
          <w:b/>
        </w:rPr>
      </w:pPr>
      <w:r>
        <w:rPr>
          <w:rFonts w:hint="eastAsia"/>
          <w:b/>
        </w:rPr>
        <w:t>（二）其他事项</w:t>
      </w:r>
      <w:bookmarkEnd w:id="65"/>
    </w:p>
    <w:p w14:paraId="592A37E9">
      <w:pPr>
        <w:ind w:firstLine="422" w:firstLineChars="200"/>
        <w:rPr>
          <w:rFonts w:hint="default" w:eastAsia="宋体"/>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14:paraId="4B099297">
      <w:pPr>
        <w:ind w:firstLine="420" w:firstLineChars="200"/>
        <w:rPr>
          <w:rFonts w:hint="default" w:eastAsia="宋体"/>
          <w:lang w:val="en-US" w:eastAsia="zh-CN"/>
        </w:rPr>
      </w:pPr>
      <w:r>
        <w:rPr>
          <w:rFonts w:hint="eastAsia"/>
        </w:rPr>
        <w:t>（1）</w:t>
      </w:r>
      <w:r>
        <w:rPr>
          <w:rFonts w:hint="eastAsia"/>
          <w:lang w:val="en-US" w:eastAsia="zh-CN"/>
        </w:rPr>
        <w:t>专门面向中小企业采购的项目，不再执行价格扣除比例。</w:t>
      </w:r>
    </w:p>
    <w:p w14:paraId="0BCBDD18">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hint="eastAsia" w:ascii="Times New Roman" w:eastAsia="宋体"/>
          <w:lang w:val="en-US" w:eastAsia="zh-CN"/>
        </w:rPr>
        <w:t>专门面向中小企业采购的项目，</w:t>
      </w:r>
      <w:r>
        <w:rPr>
          <w:rFonts w:hint="eastAsia"/>
          <w:lang w:val="en-US" w:eastAsia="zh-CN"/>
        </w:rPr>
        <w:t>应</w:t>
      </w:r>
      <w:r>
        <w:rPr>
          <w:rFonts w:hint="eastAsia" w:ascii="Times New Roman" w:eastAsia="宋体"/>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w:t>
      </w:r>
      <w:r>
        <w:rPr>
          <w:color w:val="FF0000"/>
          <w:u w:val="single"/>
        </w:rPr>
        <w:t xml:space="preserve">  </w:t>
      </w:r>
      <w:r>
        <w:rPr>
          <w:rFonts w:hint="eastAsia"/>
          <w:color w:val="FF0000"/>
          <w:u w:val="single"/>
          <w:lang w:val="en-US" w:eastAsia="zh-CN"/>
        </w:rPr>
        <w:t xml:space="preserve"> </w:t>
      </w:r>
      <w:r>
        <w:rPr>
          <w:rFonts w:hint="eastAsia"/>
          <w:color w:val="FF0000"/>
          <w:u w:val="none"/>
          <w:lang w:val="en-US" w:eastAsia="zh-CN"/>
        </w:rPr>
        <w:t xml:space="preserve"> </w:t>
      </w:r>
      <w:r>
        <w:rPr>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14:paraId="51704BB2">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14:paraId="0736486F">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w:t>
      </w:r>
      <w:bookmarkStart w:id="66" w:name="_Hlk71970739"/>
      <w:r>
        <w:rPr>
          <w:rFonts w:hint="eastAsia" w:asciiTheme="minorEastAsia" w:hAnsiTheme="minorEastAsia" w:eastAsiaTheme="minorEastAsia" w:cstheme="minor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66"/>
      <w:r>
        <w:rPr>
          <w:rFonts w:hint="eastAsia" w:asciiTheme="minorEastAsia" w:hAnsiTheme="minorEastAsia" w:eastAsiaTheme="minorEastAsia" w:cstheme="minorEastAsia"/>
          <w:b/>
          <w:bCs/>
          <w:color w:val="FF0000"/>
          <w:sz w:val="21"/>
          <w:szCs w:val="21"/>
        </w:rPr>
        <w:t>《中小企业声明函》中相关企业</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lang w:val="en-US" w:eastAsia="zh-CN"/>
        </w:rPr>
        <w:t>货物制造商</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rPr>
        <w:t>所属行业应当与采购标的所属行业相一致</w:t>
      </w:r>
      <w:r>
        <w:rPr>
          <w:rFonts w:hint="eastAsia" w:asciiTheme="minorEastAsia" w:hAnsiTheme="minorEastAsia" w:eastAsiaTheme="minorEastAsia" w:cstheme="minorEastAsia"/>
          <w:b/>
          <w:bCs/>
          <w:color w:val="FF0000"/>
          <w:sz w:val="21"/>
          <w:szCs w:val="21"/>
          <w:lang w:eastAsia="zh-CN"/>
        </w:rPr>
        <w:t>，</w:t>
      </w:r>
      <w:r>
        <w:rPr>
          <w:rFonts w:hint="eastAsia"/>
          <w:b/>
          <w:bCs/>
          <w:color w:val="FF0000"/>
        </w:rPr>
        <w:t>标的所属行业</w:t>
      </w:r>
      <w:r>
        <w:rPr>
          <w:rFonts w:hint="eastAsia" w:ascii="Times New Roman" w:eastAsia="宋体"/>
          <w:b/>
          <w:bCs/>
          <w:color w:val="FF0000"/>
          <w:lang w:val="en-US" w:eastAsia="zh-CN"/>
        </w:rPr>
        <w:t>以招标文件第一册第三章用户需求书“货物清单明细”的“标的所属行业”一栏为准</w:t>
      </w:r>
      <w:r>
        <w:rPr>
          <w:rFonts w:hint="eastAsia" w:asciiTheme="minorEastAsia" w:hAnsiTheme="minorEastAsia" w:eastAsiaTheme="minorEastAsia" w:cstheme="minorEastAsia"/>
          <w:b/>
          <w:bCs/>
          <w:color w:val="FF0000"/>
          <w:sz w:val="21"/>
          <w:szCs w:val="21"/>
        </w:rPr>
        <w:t>。</w:t>
      </w:r>
    </w:p>
    <w:p w14:paraId="60FA5BA3">
      <w:pPr>
        <w:ind w:firstLine="420" w:firstLineChars="200"/>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0FC779CE">
      <w:pPr>
        <w:ind w:firstLine="420" w:firstLineChars="200"/>
        <w:rPr>
          <w:rFonts w:hint="eastAsia"/>
        </w:rPr>
      </w:pPr>
      <w:r>
        <w:rPr>
          <w:rFonts w:hint="eastAsia"/>
        </w:rPr>
        <w:t>（</w:t>
      </w:r>
      <w:r>
        <w:rPr>
          <w:rFonts w:hint="eastAsia"/>
          <w:lang w:val="en-US" w:eastAsia="zh-CN"/>
        </w:rPr>
        <w:t>5</w:t>
      </w:r>
      <w:r>
        <w:rPr>
          <w:rFonts w:hint="eastAsia"/>
        </w:rPr>
        <w:t>）享受价格扣除获得政府采购合同的，小微企业不得将合同分包给大中型企业。</w:t>
      </w:r>
    </w:p>
    <w:p w14:paraId="190971AB">
      <w:pPr>
        <w:pStyle w:val="5"/>
        <w:spacing w:before="0" w:after="0"/>
        <w:jc w:val="both"/>
      </w:pPr>
    </w:p>
    <w:p w14:paraId="26C5EA89">
      <w:pPr>
        <w:ind w:firstLine="422" w:firstLineChars="200"/>
      </w:pPr>
      <w:r>
        <w:rPr>
          <w:rFonts w:hint="eastAsia"/>
          <w:b/>
          <w:bCs/>
          <w:lang w:val="en-US" w:eastAsia="zh-CN"/>
        </w:rPr>
        <w:t>2</w:t>
      </w:r>
      <w:r>
        <w:rPr>
          <w:rFonts w:hint="eastAsia"/>
          <w:b/>
          <w:bCs/>
        </w:rPr>
        <w:t>、</w:t>
      </w:r>
      <w:r>
        <w:rPr>
          <w:rFonts w:hint="eastAsia" w:ascii="宋体" w:hAnsi="宋体" w:cs="宋体"/>
          <w:b/>
          <w:bCs/>
        </w:rPr>
        <w:t>关于政府采购订单融资政策</w:t>
      </w:r>
    </w:p>
    <w:p w14:paraId="231692B1">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4624A509">
      <w:pPr>
        <w:ind w:firstLine="422" w:firstLineChars="200"/>
        <w:rPr>
          <w:rFonts w:hint="eastAsia"/>
          <w:b/>
          <w:bCs/>
          <w:lang w:val="en-US" w:eastAsia="zh-CN"/>
        </w:rPr>
      </w:pPr>
      <w:r>
        <w:rPr>
          <w:rFonts w:hint="eastAsia"/>
          <w:b/>
          <w:bCs/>
          <w:lang w:val="en-US" w:eastAsia="zh-CN"/>
        </w:rPr>
        <w:t>3</w:t>
      </w:r>
      <w:r>
        <w:rPr>
          <w:rFonts w:hint="eastAsia" w:ascii="Times New Roman" w:eastAsia="宋体"/>
          <w:b/>
          <w:bCs/>
          <w:lang w:val="en-US" w:eastAsia="zh-CN"/>
        </w:rPr>
        <w:t>、本项目不向中标（成交）供应商收取代理服务费。</w:t>
      </w:r>
    </w:p>
    <w:p w14:paraId="700D0D0C">
      <w:pPr>
        <w:ind w:firstLine="422" w:firstLineChars="200"/>
        <w:rPr>
          <w:rFonts w:hint="eastAsia" w:eastAsia="宋体"/>
          <w:b/>
          <w:bCs/>
          <w:lang w:val="en-US" w:eastAsia="zh-CN"/>
        </w:rPr>
      </w:pPr>
      <w:r>
        <w:rPr>
          <w:rFonts w:hint="eastAsia" w:eastAsia="宋体"/>
          <w:b/>
          <w:bCs/>
          <w:lang w:val="en-US" w:eastAsia="zh-CN"/>
        </w:rPr>
        <w:t>4、其他说明</w:t>
      </w:r>
    </w:p>
    <w:p w14:paraId="6430B512">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14:paraId="41BEFDE6">
      <w:pPr>
        <w:wordWrap w:val="0"/>
        <w:spacing w:after="0" w:line="240" w:lineRule="auto"/>
        <w:ind w:firstLine="422" w:firstLineChars="200"/>
        <w:rPr>
          <w:rFonts w:ascii="Times New Roman" w:hAnsi="Times New Roman" w:eastAsia="宋体" w:cs="Times New Roman"/>
          <w:b/>
          <w:bCs/>
          <w:highlight w:val="none"/>
        </w:rPr>
      </w:pPr>
      <w:r>
        <w:rPr>
          <w:rFonts w:ascii="Times New Roman" w:hAnsi="Times New Roman" w:eastAsia="宋体" w:cs="Times New Roman"/>
          <w:b/>
          <w:bCs/>
          <w:highlight w:val="none"/>
        </w:rPr>
        <w:t>重要提示：</w:t>
      </w:r>
    </w:p>
    <w:p w14:paraId="5BA5CD06">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1</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14:paraId="60DD62CF">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2</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14:paraId="30F95A3C">
      <w:pPr>
        <w:rPr>
          <w:b/>
        </w:rPr>
        <w:sectPr>
          <w:pgSz w:w="11907" w:h="16840"/>
          <w:pgMar w:top="1440" w:right="1797" w:bottom="1440" w:left="1797" w:header="851" w:footer="992" w:gutter="0"/>
          <w:cols w:space="425" w:num="1"/>
          <w:titlePg/>
          <w:docGrid w:linePitch="462" w:charSpace="0"/>
        </w:sectPr>
      </w:pPr>
      <w:r>
        <w:rPr>
          <w:rFonts w:ascii="Times New Roman" w:hAnsi="Times New Roman" w:eastAsia="宋体" w:cs="Times New Roman"/>
          <w:highlight w:val="none"/>
        </w:rPr>
        <w:t>3</w:t>
      </w:r>
      <w:r>
        <w:rPr>
          <w:rFonts w:hint="default" w:ascii="Times New Roman" w:hAnsi="Times New Roman" w:eastAsia="宋体" w:cs="Times New Roman"/>
          <w:highlight w:val="none"/>
          <w:lang w:eastAsia="zh-CN"/>
        </w:rPr>
        <w:t>.</w:t>
      </w:r>
      <w:r>
        <w:rPr>
          <w:rFonts w:ascii="Times New Roman" w:hAnsi="Times New Roman" w:eastAsia="宋体"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bookmarkEnd w:id="64"/>
    <w:p w14:paraId="539E66EF">
      <w:pPr>
        <w:pStyle w:val="5"/>
        <w:rPr>
          <w:sz w:val="28"/>
          <w:szCs w:val="28"/>
        </w:rPr>
      </w:pPr>
      <w:r>
        <w:rPr>
          <w:rFonts w:hint="eastAsia"/>
          <w:sz w:val="28"/>
          <w:szCs w:val="28"/>
        </w:rPr>
        <w:t>第三章 用户需求书</w:t>
      </w:r>
    </w:p>
    <w:p w14:paraId="4645F209">
      <w:pPr>
        <w:pStyle w:val="5"/>
        <w:spacing w:before="120" w:beforeLines="50" w:after="120" w:afterLines="50"/>
        <w:rPr>
          <w:szCs w:val="24"/>
        </w:rPr>
      </w:pPr>
      <w:r>
        <w:rPr>
          <w:rFonts w:hint="eastAsia"/>
          <w:szCs w:val="24"/>
        </w:rPr>
        <w:t>一、项目基本信息</w:t>
      </w:r>
    </w:p>
    <w:p w14:paraId="6D3FD2CD">
      <w:pPr>
        <w:rPr>
          <w:rFonts w:ascii="宋体" w:hAnsi="宋体"/>
          <w:b/>
          <w:color w:val="FF0000"/>
          <w:szCs w:val="21"/>
        </w:rPr>
      </w:pPr>
    </w:p>
    <w:tbl>
      <w:tblPr>
        <w:tblStyle w:val="45"/>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
        <w:gridCol w:w="2603"/>
        <w:gridCol w:w="3158"/>
        <w:gridCol w:w="2355"/>
      </w:tblGrid>
      <w:tr w14:paraId="234B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413" w:type="dxa"/>
            <w:vAlign w:val="center"/>
          </w:tcPr>
          <w:p w14:paraId="2D93B2CC">
            <w:pPr>
              <w:jc w:val="center"/>
              <w:rPr>
                <w:bCs/>
                <w:szCs w:val="21"/>
              </w:rPr>
            </w:pPr>
            <w:r>
              <w:rPr>
                <w:rFonts w:hint="eastAsia"/>
                <w:bCs/>
                <w:szCs w:val="21"/>
              </w:rPr>
              <w:t>序号</w:t>
            </w:r>
          </w:p>
        </w:tc>
        <w:tc>
          <w:tcPr>
            <w:tcW w:w="2603" w:type="dxa"/>
            <w:vAlign w:val="center"/>
          </w:tcPr>
          <w:p w14:paraId="22753F72">
            <w:pPr>
              <w:jc w:val="center"/>
              <w:rPr>
                <w:bCs/>
                <w:szCs w:val="21"/>
              </w:rPr>
            </w:pPr>
            <w:r>
              <w:rPr>
                <w:rFonts w:hint="eastAsia"/>
                <w:szCs w:val="21"/>
              </w:rPr>
              <w:t>采购计划编号</w:t>
            </w:r>
          </w:p>
        </w:tc>
        <w:tc>
          <w:tcPr>
            <w:tcW w:w="3158" w:type="dxa"/>
            <w:vAlign w:val="center"/>
          </w:tcPr>
          <w:p w14:paraId="7E22E425">
            <w:pPr>
              <w:jc w:val="center"/>
              <w:rPr>
                <w:bCs/>
                <w:szCs w:val="21"/>
              </w:rPr>
            </w:pPr>
            <w:r>
              <w:rPr>
                <w:rFonts w:hint="eastAsia"/>
                <w:bCs/>
                <w:szCs w:val="21"/>
              </w:rPr>
              <w:t>采购项目名称</w:t>
            </w:r>
          </w:p>
        </w:tc>
        <w:tc>
          <w:tcPr>
            <w:tcW w:w="2355" w:type="dxa"/>
            <w:vAlign w:val="center"/>
          </w:tcPr>
          <w:p w14:paraId="519EBBCB">
            <w:pPr>
              <w:jc w:val="center"/>
              <w:rPr>
                <w:b/>
                <w:bCs/>
                <w:color w:val="FF0000"/>
                <w:szCs w:val="21"/>
              </w:rPr>
            </w:pPr>
            <w:r>
              <w:rPr>
                <w:rFonts w:hint="eastAsia"/>
                <w:b/>
                <w:bCs/>
                <w:color w:val="FF0000"/>
                <w:szCs w:val="21"/>
              </w:rPr>
              <w:t>财政预算限额（元）</w:t>
            </w:r>
          </w:p>
        </w:tc>
      </w:tr>
      <w:tr w14:paraId="7184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13" w:type="dxa"/>
            <w:vAlign w:val="center"/>
          </w:tcPr>
          <w:p w14:paraId="2E24A45D">
            <w:pPr>
              <w:jc w:val="center"/>
              <w:rPr>
                <w:bCs/>
                <w:color w:val="FF0000"/>
                <w:szCs w:val="21"/>
              </w:rPr>
            </w:pPr>
            <w:r>
              <w:rPr>
                <w:rFonts w:hint="eastAsia"/>
                <w:bCs/>
                <w:color w:val="FF0000"/>
                <w:szCs w:val="21"/>
              </w:rPr>
              <w:t>1</w:t>
            </w:r>
          </w:p>
        </w:tc>
        <w:tc>
          <w:tcPr>
            <w:tcW w:w="2603" w:type="dxa"/>
            <w:vAlign w:val="center"/>
          </w:tcPr>
          <w:p w14:paraId="2AC8CD0B">
            <w:pPr>
              <w:jc w:val="center"/>
              <w:rPr>
                <w:bCs/>
                <w:color w:val="FF0000"/>
                <w:szCs w:val="21"/>
              </w:rPr>
            </w:pPr>
            <w:bookmarkStart w:id="67" w:name="OLE_LINK8"/>
            <w:r>
              <w:rPr>
                <w:rFonts w:hint="eastAsia"/>
                <w:bCs/>
                <w:color w:val="FF0000"/>
                <w:szCs w:val="21"/>
              </w:rPr>
              <w:t>PLAN-2024-440306000-117010-13741</w:t>
            </w:r>
            <w:bookmarkEnd w:id="67"/>
          </w:p>
        </w:tc>
        <w:tc>
          <w:tcPr>
            <w:tcW w:w="3158" w:type="dxa"/>
            <w:vAlign w:val="center"/>
          </w:tcPr>
          <w:p w14:paraId="3B994BF9">
            <w:pPr>
              <w:jc w:val="center"/>
              <w:rPr>
                <w:b/>
                <w:bCs/>
                <w:color w:val="FF0000"/>
                <w:szCs w:val="21"/>
              </w:rPr>
            </w:pPr>
            <w:r>
              <w:rPr>
                <w:rFonts w:hint="eastAsia"/>
                <w:b/>
                <w:bCs/>
                <w:color w:val="FF0000"/>
                <w:szCs w:val="21"/>
              </w:rPr>
              <w:t>深圳市宝安区中心医院开办医用家具一批采购</w:t>
            </w:r>
          </w:p>
        </w:tc>
        <w:tc>
          <w:tcPr>
            <w:tcW w:w="2355" w:type="dxa"/>
            <w:vAlign w:val="center"/>
          </w:tcPr>
          <w:p w14:paraId="5D18DAAE">
            <w:pPr>
              <w:jc w:val="both"/>
              <w:rPr>
                <w:rFonts w:hint="eastAsia"/>
                <w:bCs/>
                <w:color w:val="FF0000"/>
                <w:szCs w:val="21"/>
              </w:rPr>
            </w:pPr>
          </w:p>
          <w:p w14:paraId="5AC24B59">
            <w:pPr>
              <w:jc w:val="center"/>
              <w:rPr>
                <w:bCs/>
                <w:color w:val="FF0000"/>
                <w:szCs w:val="21"/>
              </w:rPr>
            </w:pPr>
            <w:r>
              <w:rPr>
                <w:rFonts w:hint="eastAsia"/>
                <w:bCs/>
                <w:color w:val="FF0000"/>
                <w:szCs w:val="21"/>
              </w:rPr>
              <w:t>8042100.00</w:t>
            </w:r>
          </w:p>
        </w:tc>
      </w:tr>
      <w:tr w14:paraId="3230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174" w:type="dxa"/>
            <w:gridSpan w:val="3"/>
            <w:vAlign w:val="center"/>
          </w:tcPr>
          <w:p w14:paraId="5E2F32C0">
            <w:pPr>
              <w:jc w:val="center"/>
              <w:rPr>
                <w:b/>
                <w:bCs/>
                <w:color w:val="FF0000"/>
                <w:szCs w:val="21"/>
              </w:rPr>
            </w:pPr>
            <w:r>
              <w:rPr>
                <w:b/>
                <w:bCs/>
                <w:color w:val="FF0000"/>
                <w:szCs w:val="21"/>
              </w:rPr>
              <w:t>合计</w:t>
            </w:r>
          </w:p>
        </w:tc>
        <w:tc>
          <w:tcPr>
            <w:tcW w:w="2355" w:type="dxa"/>
            <w:vAlign w:val="center"/>
          </w:tcPr>
          <w:p w14:paraId="3668B45A">
            <w:pPr>
              <w:jc w:val="center"/>
              <w:rPr>
                <w:bCs/>
                <w:color w:val="FF0000"/>
                <w:szCs w:val="21"/>
              </w:rPr>
            </w:pPr>
            <w:bookmarkStart w:id="68" w:name="OLE_LINK147"/>
            <w:r>
              <w:rPr>
                <w:rFonts w:hint="eastAsia"/>
                <w:bCs/>
                <w:color w:val="FF0000"/>
                <w:szCs w:val="21"/>
              </w:rPr>
              <w:t>8042100.00</w:t>
            </w:r>
            <w:bookmarkEnd w:id="68"/>
          </w:p>
        </w:tc>
      </w:tr>
    </w:tbl>
    <w:p w14:paraId="0E51C64F">
      <w:pPr>
        <w:rPr>
          <w:rFonts w:ascii="宋体" w:hAnsi="宋体"/>
          <w:b/>
          <w:color w:val="FF0000"/>
          <w:szCs w:val="21"/>
        </w:rPr>
      </w:pPr>
    </w:p>
    <w:p w14:paraId="0AA033B9">
      <w:pPr>
        <w:rPr>
          <w:rFonts w:ascii="宋体" w:hAnsi="宋体"/>
          <w:b/>
          <w:color w:val="FF0000"/>
          <w:szCs w:val="21"/>
        </w:rPr>
      </w:pPr>
    </w:p>
    <w:p w14:paraId="0B014D93">
      <w:pPr>
        <w:pStyle w:val="5"/>
        <w:spacing w:before="120" w:beforeLines="50" w:after="120" w:afterLines="50"/>
        <w:rPr>
          <w:szCs w:val="24"/>
        </w:rPr>
      </w:pPr>
      <w:bookmarkStart w:id="69" w:name="_Hlk72258617"/>
      <w:r>
        <w:rPr>
          <w:rFonts w:hint="eastAsia"/>
          <w:szCs w:val="24"/>
        </w:rPr>
        <w:t>二、</w:t>
      </w:r>
      <w:bookmarkStart w:id="70" w:name="_Hlk72073432"/>
      <w:r>
        <w:rPr>
          <w:rFonts w:hint="eastAsia"/>
          <w:szCs w:val="24"/>
        </w:rPr>
        <w:t>货物需求明细</w:t>
      </w:r>
      <w:bookmarkEnd w:id="70"/>
    </w:p>
    <w:tbl>
      <w:tblPr>
        <w:tblStyle w:val="45"/>
        <w:tblW w:w="4980" w:type="pct"/>
        <w:tblInd w:w="0" w:type="dxa"/>
        <w:tblLayout w:type="fixed"/>
        <w:tblCellMar>
          <w:top w:w="0" w:type="dxa"/>
          <w:left w:w="108" w:type="dxa"/>
          <w:bottom w:w="0" w:type="dxa"/>
          <w:right w:w="108" w:type="dxa"/>
        </w:tblCellMar>
      </w:tblPr>
      <w:tblGrid>
        <w:gridCol w:w="468"/>
        <w:gridCol w:w="1246"/>
        <w:gridCol w:w="1245"/>
        <w:gridCol w:w="770"/>
        <w:gridCol w:w="640"/>
        <w:gridCol w:w="943"/>
        <w:gridCol w:w="868"/>
        <w:gridCol w:w="772"/>
        <w:gridCol w:w="772"/>
        <w:gridCol w:w="772"/>
      </w:tblGrid>
      <w:tr w14:paraId="19A59CEA">
        <w:tblPrEx>
          <w:tblCellMar>
            <w:top w:w="0" w:type="dxa"/>
            <w:left w:w="108" w:type="dxa"/>
            <w:bottom w:w="0" w:type="dxa"/>
            <w:right w:w="108" w:type="dxa"/>
          </w:tblCellMar>
        </w:tblPrEx>
        <w:trPr>
          <w:trHeight w:val="94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CA40D18">
            <w:pPr>
              <w:widowControl/>
              <w:jc w:val="center"/>
              <w:textAlignment w:val="center"/>
              <w:rPr>
                <w:rFonts w:hint="eastAsia" w:ascii="宋体" w:hAnsi="宋体" w:eastAsia="宋体" w:cs="宋体"/>
                <w:b/>
                <w:bCs/>
                <w:color w:val="auto"/>
                <w:szCs w:val="21"/>
                <w:highlight w:val="none"/>
              </w:rPr>
            </w:pPr>
            <w:bookmarkStart w:id="71" w:name="OLE_LINK136"/>
            <w:r>
              <w:rPr>
                <w:rFonts w:hint="eastAsia" w:ascii="宋体" w:hAnsi="宋体" w:eastAsia="宋体" w:cs="宋体"/>
                <w:b/>
                <w:bCs/>
                <w:color w:val="auto"/>
                <w:szCs w:val="21"/>
                <w:highlight w:val="none"/>
              </w:rPr>
              <w:t>序号</w:t>
            </w:r>
          </w:p>
        </w:tc>
        <w:tc>
          <w:tcPr>
            <w:tcW w:w="733" w:type="pct"/>
            <w:tcBorders>
              <w:top w:val="single" w:color="000000" w:sz="4" w:space="0"/>
              <w:left w:val="single" w:color="000000" w:sz="4" w:space="0"/>
              <w:bottom w:val="single" w:color="000000" w:sz="4" w:space="0"/>
              <w:right w:val="single" w:color="000000" w:sz="4" w:space="0"/>
            </w:tcBorders>
            <w:noWrap w:val="0"/>
            <w:vAlign w:val="center"/>
          </w:tcPr>
          <w:p w14:paraId="59EB5D7F">
            <w:pPr>
              <w:widowControl/>
              <w:jc w:val="center"/>
              <w:textAlignment w:val="top"/>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采购计划编号</w:t>
            </w: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5EB2E5A">
            <w:pPr>
              <w:widowControl/>
              <w:jc w:val="center"/>
              <w:textAlignment w:val="top"/>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货物名称（标的名称）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B80657C">
            <w:pPr>
              <w:widowControl/>
              <w:jc w:val="center"/>
              <w:textAlignment w:val="center"/>
              <w:rPr>
                <w:rFonts w:hint="eastAsia" w:ascii="宋体" w:hAnsi="宋体" w:eastAsia="宋体" w:cs="宋体"/>
                <w:b/>
                <w:bCs/>
                <w:color w:val="auto"/>
                <w:szCs w:val="21"/>
                <w:highlight w:val="none"/>
              </w:rPr>
            </w:pPr>
            <w:r>
              <w:rPr>
                <w:rFonts w:hint="eastAsia" w:ascii="宋体" w:hAnsi="宋体" w:eastAsia="宋体" w:cs="宋体"/>
                <w:b/>
                <w:bCs/>
                <w:color w:val="auto"/>
                <w:kern w:val="0"/>
                <w:szCs w:val="21"/>
                <w:highlight w:val="none"/>
              </w:rPr>
              <w:t>数量</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157BC64">
            <w:pPr>
              <w:widowControl/>
              <w:jc w:val="center"/>
              <w:textAlignment w:val="center"/>
              <w:rPr>
                <w:rFonts w:hint="eastAsia"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单位</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49599CE">
            <w:pPr>
              <w:widowControl/>
              <w:jc w:val="center"/>
              <w:textAlignment w:val="center"/>
              <w:rPr>
                <w:rFonts w:hint="eastAsia"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规格要求</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0544104">
            <w:pPr>
              <w:widowControl/>
              <w:jc w:val="center"/>
              <w:textAlignment w:val="center"/>
              <w:rPr>
                <w:rFonts w:hint="eastAsia" w:ascii="宋体" w:hAnsi="宋体" w:eastAsia="宋体" w:cs="宋体"/>
                <w:b/>
                <w:bCs/>
                <w:color w:val="auto"/>
                <w:kern w:val="0"/>
                <w:szCs w:val="21"/>
                <w:highlight w:val="none"/>
              </w:rPr>
            </w:pPr>
            <w:r>
              <w:rPr>
                <w:rFonts w:hint="eastAsia" w:ascii="宋体" w:hAnsi="宋体" w:eastAsia="宋体" w:cs="宋体"/>
                <w:b/>
                <w:bCs/>
                <w:color w:val="auto"/>
                <w:kern w:val="0"/>
                <w:szCs w:val="21"/>
                <w:highlight w:val="none"/>
              </w:rPr>
              <w:t>单价限价（元）</w:t>
            </w:r>
          </w:p>
        </w:tc>
        <w:tc>
          <w:tcPr>
            <w:tcW w:w="454" w:type="pct"/>
            <w:tcBorders>
              <w:top w:val="single" w:color="000000" w:sz="4" w:space="0"/>
              <w:left w:val="single" w:color="000000" w:sz="4" w:space="0"/>
              <w:bottom w:val="single" w:color="000000" w:sz="4" w:space="0"/>
              <w:right w:val="single" w:color="000000" w:sz="4" w:space="0"/>
            </w:tcBorders>
            <w:noWrap w:val="0"/>
            <w:vAlign w:val="center"/>
          </w:tcPr>
          <w:p w14:paraId="537619F9">
            <w:pPr>
              <w:widowControl/>
              <w:jc w:val="center"/>
              <w:textAlignment w:val="center"/>
              <w:rPr>
                <w:rFonts w:hint="default" w:ascii="宋体" w:hAnsi="宋体" w:eastAsia="宋体" w:cs="宋体"/>
                <w:b/>
                <w:bCs/>
                <w:color w:val="auto"/>
                <w:szCs w:val="21"/>
                <w:highlight w:val="none"/>
                <w:lang w:val="en-US" w:eastAsia="zh-CN"/>
              </w:rPr>
            </w:pPr>
            <w:r>
              <w:rPr>
                <w:rFonts w:hint="eastAsia" w:ascii="宋体" w:hAnsi="宋体" w:eastAsia="宋体" w:cs="宋体"/>
                <w:b/>
                <w:bCs/>
                <w:color w:val="auto"/>
                <w:szCs w:val="21"/>
                <w:highlight w:val="none"/>
                <w:lang w:val="en-US" w:eastAsia="zh-CN"/>
              </w:rPr>
              <w:t>是否接受进口</w:t>
            </w:r>
          </w:p>
        </w:tc>
        <w:tc>
          <w:tcPr>
            <w:tcW w:w="454" w:type="pct"/>
            <w:tcBorders>
              <w:top w:val="single" w:color="000000" w:sz="4" w:space="0"/>
              <w:left w:val="single" w:color="000000" w:sz="4" w:space="0"/>
              <w:bottom w:val="single" w:color="000000" w:sz="4" w:space="0"/>
              <w:right w:val="single" w:color="000000" w:sz="4" w:space="0"/>
            </w:tcBorders>
            <w:noWrap w:val="0"/>
            <w:vAlign w:val="center"/>
          </w:tcPr>
          <w:p w14:paraId="5990629E">
            <w:pPr>
              <w:widowControl/>
              <w:jc w:val="center"/>
              <w:textAlignment w:val="center"/>
              <w:rPr>
                <w:rFonts w:hint="eastAsia" w:ascii="宋体" w:hAnsi="宋体" w:eastAsia="宋体" w:cs="宋体"/>
                <w:b/>
                <w:bCs/>
                <w:color w:val="auto"/>
                <w:szCs w:val="21"/>
                <w:highlight w:val="none"/>
                <w:lang w:val="en-US" w:eastAsia="zh-CN"/>
              </w:rPr>
            </w:pPr>
            <w:r>
              <w:rPr>
                <w:rFonts w:hint="eastAsia" w:ascii="宋体" w:hAnsi="宋体" w:eastAsia="宋体" w:cs="宋体"/>
                <w:b/>
                <w:bCs/>
                <w:color w:val="auto"/>
                <w:szCs w:val="21"/>
                <w:highlight w:val="none"/>
                <w:lang w:val="en-US" w:eastAsia="zh-CN"/>
              </w:rPr>
              <w:t>是否专门面向中小企业</w:t>
            </w:r>
          </w:p>
        </w:tc>
        <w:tc>
          <w:tcPr>
            <w:tcW w:w="454" w:type="pct"/>
            <w:tcBorders>
              <w:top w:val="single" w:color="000000" w:sz="4" w:space="0"/>
              <w:left w:val="single" w:color="000000" w:sz="4" w:space="0"/>
              <w:bottom w:val="single" w:color="000000" w:sz="4" w:space="0"/>
              <w:right w:val="single" w:color="000000" w:sz="4" w:space="0"/>
            </w:tcBorders>
            <w:noWrap w:val="0"/>
            <w:vAlign w:val="center"/>
          </w:tcPr>
          <w:p w14:paraId="3D022D5A">
            <w:pPr>
              <w:widowControl/>
              <w:jc w:val="center"/>
              <w:textAlignment w:val="center"/>
              <w:rPr>
                <w:rFonts w:hint="eastAsia" w:ascii="宋体" w:hAnsi="宋体" w:eastAsia="宋体" w:cs="宋体"/>
                <w:b/>
                <w:bCs/>
                <w:color w:val="auto"/>
                <w:szCs w:val="21"/>
                <w:highlight w:val="none"/>
                <w:lang w:val="en-US" w:eastAsia="zh-CN"/>
              </w:rPr>
            </w:pPr>
            <w:r>
              <w:rPr>
                <w:rFonts w:hint="eastAsia" w:ascii="宋体" w:hAnsi="宋体" w:eastAsia="宋体" w:cs="宋体"/>
                <w:b/>
                <w:bCs/>
                <w:color w:val="auto"/>
                <w:szCs w:val="21"/>
                <w:highlight w:val="none"/>
                <w:lang w:val="en-US" w:eastAsia="zh-CN"/>
              </w:rPr>
              <w:t>标的所属行业</w:t>
            </w:r>
          </w:p>
        </w:tc>
      </w:tr>
      <w:tr w14:paraId="30AEAE8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155EF06">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restart"/>
            <w:tcBorders>
              <w:top w:val="single" w:color="000000" w:sz="4" w:space="0"/>
              <w:left w:val="single" w:color="000000" w:sz="4" w:space="0"/>
              <w:right w:val="single" w:color="000000" w:sz="4" w:space="0"/>
            </w:tcBorders>
            <w:noWrap w:val="0"/>
            <w:vAlign w:val="center"/>
          </w:tcPr>
          <w:p w14:paraId="24481597">
            <w:pPr>
              <w:widowControl/>
              <w:jc w:val="center"/>
              <w:textAlignment w:val="center"/>
              <w:rPr>
                <w:rFonts w:hint="eastAsia" w:ascii="宋体" w:hAnsi="宋体" w:eastAsia="宋体" w:cs="宋体"/>
                <w:color w:val="auto"/>
                <w:kern w:val="0"/>
                <w:sz w:val="20"/>
                <w:szCs w:val="20"/>
                <w:highlight w:val="none"/>
              </w:rPr>
            </w:pPr>
            <w:r>
              <w:rPr>
                <w:rFonts w:hint="eastAsia"/>
                <w:bCs/>
                <w:color w:val="FF0000"/>
                <w:szCs w:val="21"/>
              </w:rPr>
              <w:t>PLAN-2024-440306000-117010-13741</w:t>
            </w: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033AE5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方凳</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AC47C6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238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496A440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EDFCC01">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（625*480*930）±60mm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357B307">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restart"/>
            <w:tcBorders>
              <w:top w:val="single" w:color="000000" w:sz="4" w:space="0"/>
              <w:left w:val="single" w:color="000000" w:sz="4" w:space="0"/>
              <w:right w:val="single" w:color="000000" w:sz="4" w:space="0"/>
            </w:tcBorders>
            <w:noWrap w:val="0"/>
            <w:vAlign w:val="center"/>
          </w:tcPr>
          <w:p w14:paraId="5E16CA36">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拒绝进口</w:t>
            </w:r>
          </w:p>
          <w:p w14:paraId="0185A7E7">
            <w:pPr>
              <w:jc w:val="center"/>
              <w:rPr>
                <w:rFonts w:hint="eastAsia" w:ascii="宋体" w:hAnsi="宋体" w:eastAsia="宋体" w:cs="宋体"/>
                <w:color w:val="auto"/>
                <w:kern w:val="0"/>
                <w:szCs w:val="21"/>
                <w:highlight w:val="none"/>
              </w:rPr>
            </w:pPr>
          </w:p>
        </w:tc>
        <w:tc>
          <w:tcPr>
            <w:tcW w:w="454" w:type="pct"/>
            <w:vMerge w:val="restart"/>
            <w:tcBorders>
              <w:top w:val="single" w:color="000000" w:sz="4" w:space="0"/>
              <w:left w:val="single" w:color="000000" w:sz="4" w:space="0"/>
              <w:right w:val="single" w:color="000000" w:sz="4" w:space="0"/>
            </w:tcBorders>
            <w:noWrap w:val="0"/>
            <w:vAlign w:val="center"/>
          </w:tcPr>
          <w:p w14:paraId="32360580">
            <w:pPr>
              <w:jc w:val="center"/>
              <w:rPr>
                <w:rFonts w:hint="eastAsia" w:ascii="宋体" w:hAnsi="宋体" w:eastAsia="宋体" w:cs="宋体"/>
                <w:color w:val="auto"/>
                <w:kern w:val="0"/>
                <w:szCs w:val="21"/>
                <w:highlight w:val="none"/>
                <w:lang w:val="en-US" w:eastAsia="zh-CN"/>
              </w:rPr>
            </w:pPr>
            <w:r>
              <w:rPr>
                <w:rFonts w:hint="eastAsia" w:ascii="宋体" w:hAnsi="宋体" w:eastAsia="宋体" w:cs="宋体"/>
                <w:color w:val="auto"/>
                <w:kern w:val="0"/>
                <w:szCs w:val="21"/>
                <w:highlight w:val="none"/>
                <w:lang w:val="en-US" w:eastAsia="zh-CN"/>
              </w:rPr>
              <w:t>是</w:t>
            </w:r>
          </w:p>
        </w:tc>
        <w:tc>
          <w:tcPr>
            <w:tcW w:w="454" w:type="pct"/>
            <w:vMerge w:val="restart"/>
            <w:tcBorders>
              <w:top w:val="single" w:color="000000" w:sz="4" w:space="0"/>
              <w:left w:val="single" w:color="000000" w:sz="4" w:space="0"/>
              <w:right w:val="single" w:color="000000" w:sz="4" w:space="0"/>
            </w:tcBorders>
            <w:noWrap w:val="0"/>
            <w:vAlign w:val="center"/>
          </w:tcPr>
          <w:p w14:paraId="3A635424">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工业</w:t>
            </w:r>
          </w:p>
        </w:tc>
      </w:tr>
      <w:tr w14:paraId="5433A7EF">
        <w:tblPrEx>
          <w:tblCellMar>
            <w:top w:w="0" w:type="dxa"/>
            <w:left w:w="108" w:type="dxa"/>
            <w:bottom w:w="0" w:type="dxa"/>
            <w:right w:w="108" w:type="dxa"/>
          </w:tblCellMar>
        </w:tblPrEx>
        <w:trPr>
          <w:trHeight w:val="94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F41FB5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7645983">
            <w:pPr>
              <w:widowControl/>
              <w:jc w:val="center"/>
              <w:textAlignment w:val="center"/>
              <w:rPr>
                <w:rFonts w:hint="eastAsia" w:ascii="宋体" w:hAnsi="宋体" w:eastAsia="宋体" w:cs="宋体"/>
                <w:color w:val="auto"/>
                <w:kern w:val="0"/>
                <w:szCs w:val="21"/>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4FC1F9A">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办公椅</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59B82FD">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109</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E858507">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895B6B8">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[570*660*（995</w:t>
            </w:r>
            <w:bookmarkStart w:id="72" w:name="OLE_LINK18"/>
            <w:r>
              <w:rPr>
                <w:rFonts w:hint="eastAsia" w:ascii="宋体" w:hAnsi="宋体" w:eastAsia="宋体" w:cs="Times New Roman"/>
                <w:color w:val="auto"/>
                <w:highlight w:val="none"/>
              </w:rPr>
              <w:t>-</w:t>
            </w:r>
            <w:bookmarkEnd w:id="72"/>
            <w:r>
              <w:rPr>
                <w:rFonts w:hint="eastAsia" w:ascii="宋体" w:hAnsi="宋体" w:eastAsia="宋体" w:cs="Times New Roman"/>
                <w:color w:val="auto"/>
                <w:highlight w:val="none"/>
              </w:rPr>
              <w:t>1070）]±60mm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0187DA9">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1320</w:t>
            </w:r>
          </w:p>
        </w:tc>
        <w:tc>
          <w:tcPr>
            <w:tcW w:w="454" w:type="pct"/>
            <w:vMerge w:val="continue"/>
            <w:tcBorders>
              <w:left w:val="single" w:color="000000" w:sz="4" w:space="0"/>
              <w:right w:val="single" w:color="000000" w:sz="4" w:space="0"/>
            </w:tcBorders>
            <w:noWrap w:val="0"/>
            <w:vAlign w:val="center"/>
          </w:tcPr>
          <w:p w14:paraId="2459917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5CFC61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003A4E4">
            <w:pPr>
              <w:jc w:val="center"/>
              <w:rPr>
                <w:rFonts w:hint="eastAsia" w:ascii="宋体" w:hAnsi="宋体" w:eastAsia="宋体" w:cs="宋体"/>
                <w:color w:val="auto"/>
                <w:kern w:val="0"/>
                <w:szCs w:val="21"/>
                <w:highlight w:val="none"/>
              </w:rPr>
            </w:pPr>
          </w:p>
        </w:tc>
      </w:tr>
      <w:tr w14:paraId="2F9E5BE0">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E7CDE88">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DD50684">
            <w:pPr>
              <w:widowControl/>
              <w:jc w:val="center"/>
              <w:textAlignment w:val="center"/>
              <w:rPr>
                <w:rFonts w:hint="eastAsia" w:ascii="宋体" w:hAnsi="宋体" w:eastAsia="宋体" w:cs="宋体"/>
                <w:color w:val="auto"/>
                <w:kern w:val="0"/>
                <w:szCs w:val="21"/>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1ACDB95">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办公桌</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1A03344">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24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A68A45C">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8D91B60">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（1400*700*750）±60mm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5BAB176">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4000</w:t>
            </w:r>
          </w:p>
        </w:tc>
        <w:tc>
          <w:tcPr>
            <w:tcW w:w="454" w:type="pct"/>
            <w:vMerge w:val="continue"/>
            <w:tcBorders>
              <w:left w:val="single" w:color="000000" w:sz="4" w:space="0"/>
              <w:right w:val="single" w:color="000000" w:sz="4" w:space="0"/>
            </w:tcBorders>
            <w:noWrap w:val="0"/>
            <w:vAlign w:val="center"/>
          </w:tcPr>
          <w:p w14:paraId="7C0E896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03CE19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07F400B">
            <w:pPr>
              <w:jc w:val="center"/>
              <w:rPr>
                <w:rFonts w:hint="eastAsia" w:ascii="宋体" w:hAnsi="宋体" w:eastAsia="宋体" w:cs="宋体"/>
                <w:color w:val="auto"/>
                <w:kern w:val="0"/>
                <w:szCs w:val="21"/>
                <w:highlight w:val="none"/>
              </w:rPr>
            </w:pPr>
          </w:p>
        </w:tc>
      </w:tr>
      <w:tr w14:paraId="1E19BC96">
        <w:tblPrEx>
          <w:tblCellMar>
            <w:top w:w="0" w:type="dxa"/>
            <w:left w:w="108" w:type="dxa"/>
            <w:bottom w:w="0" w:type="dxa"/>
            <w:right w:w="108" w:type="dxa"/>
          </w:tblCellMar>
        </w:tblPrEx>
        <w:trPr>
          <w:trHeight w:val="92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3218F58">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1FAA1D2">
            <w:pPr>
              <w:widowControl/>
              <w:jc w:val="center"/>
              <w:textAlignment w:val="center"/>
              <w:rPr>
                <w:rFonts w:hint="eastAsia" w:ascii="宋体" w:hAnsi="宋体" w:eastAsia="宋体" w:cs="宋体"/>
                <w:color w:val="auto"/>
                <w:kern w:val="0"/>
                <w:szCs w:val="21"/>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7CEB9A6">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四人位等候椅</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89DA7DC">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11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F452748">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Cs w:val="21"/>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AE7E25C">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（1760*625*790）±60mm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0D53321">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5973B5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50AAF1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B14CF16">
            <w:pPr>
              <w:jc w:val="center"/>
              <w:rPr>
                <w:rFonts w:hint="eastAsia" w:ascii="宋体" w:hAnsi="宋体" w:eastAsia="宋体" w:cs="宋体"/>
                <w:color w:val="auto"/>
                <w:kern w:val="0"/>
                <w:szCs w:val="21"/>
                <w:highlight w:val="none"/>
              </w:rPr>
            </w:pPr>
          </w:p>
        </w:tc>
      </w:tr>
      <w:tr w14:paraId="16154F7A">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A56B012">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6033720">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D0C9AB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靠背圆凳</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F27197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235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0D94D1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50A830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（360*730~760~810）±60mm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A96F0E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D4947EB">
            <w:pPr>
              <w:widowControl/>
              <w:jc w:val="center"/>
              <w:textAlignment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46DE4A5">
            <w:pPr>
              <w:widowControl/>
              <w:jc w:val="center"/>
              <w:textAlignment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4FF27AA">
            <w:pPr>
              <w:widowControl/>
              <w:jc w:val="center"/>
              <w:textAlignment w:val="center"/>
              <w:rPr>
                <w:rFonts w:hint="eastAsia" w:ascii="宋体" w:hAnsi="宋体" w:eastAsia="宋体" w:cs="宋体"/>
                <w:color w:val="auto"/>
                <w:kern w:val="0"/>
                <w:szCs w:val="21"/>
                <w:highlight w:val="none"/>
              </w:rPr>
            </w:pPr>
          </w:p>
        </w:tc>
      </w:tr>
      <w:tr w14:paraId="2F9EA6DC">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838D58C">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B98732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4AE483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医用储物柜（物品柜）1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870C18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877047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B29567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（900*400*2000）±60mm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AAD0A3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913115A">
            <w:pPr>
              <w:widowControl/>
              <w:jc w:val="center"/>
              <w:textAlignment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CD18BA6">
            <w:pPr>
              <w:widowControl/>
              <w:jc w:val="center"/>
              <w:textAlignment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D335185">
            <w:pPr>
              <w:widowControl/>
              <w:jc w:val="center"/>
              <w:textAlignment w:val="center"/>
              <w:rPr>
                <w:rFonts w:hint="eastAsia" w:ascii="宋体" w:hAnsi="宋体" w:eastAsia="宋体" w:cs="宋体"/>
                <w:color w:val="auto"/>
                <w:kern w:val="0"/>
                <w:szCs w:val="21"/>
                <w:highlight w:val="none"/>
              </w:rPr>
            </w:pPr>
          </w:p>
        </w:tc>
      </w:tr>
      <w:tr w14:paraId="3F2446AC">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E21CD60">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116543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FBE937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配药治疗柜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CE532D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12.08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F7EB6C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A3E089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（12080*640*2000）±60mm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D348ED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D0FF4E7">
            <w:pPr>
              <w:widowControl/>
              <w:jc w:val="center"/>
              <w:textAlignment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1ACDCBA">
            <w:pPr>
              <w:widowControl/>
              <w:jc w:val="center"/>
              <w:textAlignment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377F70F">
            <w:pPr>
              <w:widowControl/>
              <w:jc w:val="center"/>
              <w:textAlignment w:val="center"/>
              <w:rPr>
                <w:rFonts w:hint="eastAsia" w:ascii="宋体" w:hAnsi="宋体" w:eastAsia="宋体" w:cs="宋体"/>
                <w:color w:val="auto"/>
                <w:kern w:val="0"/>
                <w:szCs w:val="21"/>
                <w:highlight w:val="none"/>
              </w:rPr>
            </w:pPr>
          </w:p>
        </w:tc>
      </w:tr>
      <w:tr w14:paraId="5C53CFED">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B8F8A89">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826DF1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B753FD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医用储物柜（物品柜）2</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685274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73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6D03A1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D2A8607">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16C715C">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ED43423">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9E4385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E51424F">
            <w:pPr>
              <w:jc w:val="center"/>
              <w:rPr>
                <w:rFonts w:hint="eastAsia" w:ascii="宋体" w:hAnsi="宋体" w:eastAsia="宋体" w:cs="宋体"/>
                <w:color w:val="auto"/>
                <w:kern w:val="0"/>
                <w:szCs w:val="21"/>
                <w:highlight w:val="none"/>
              </w:rPr>
            </w:pPr>
          </w:p>
        </w:tc>
      </w:tr>
      <w:tr w14:paraId="654107F8">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DC7189B">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C683E2D">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EE3092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货架1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55EC09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415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FCB7E1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ECCFCA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21A6615">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0584AB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6BC22D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8E4B5D0">
            <w:pPr>
              <w:jc w:val="center"/>
              <w:rPr>
                <w:rFonts w:hint="eastAsia" w:ascii="宋体" w:hAnsi="宋体" w:eastAsia="宋体" w:cs="宋体"/>
                <w:color w:val="auto"/>
                <w:kern w:val="0"/>
                <w:szCs w:val="21"/>
                <w:highlight w:val="none"/>
              </w:rPr>
            </w:pPr>
          </w:p>
        </w:tc>
      </w:tr>
      <w:tr w14:paraId="159C14D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2F233FC">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3BF204B">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AD0D15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更衣柜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39EDD4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696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A5A640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DD3FA20">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500*450*2000（±60mm）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B47C78B">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9F0DB4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394D12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A914EAC">
            <w:pPr>
              <w:jc w:val="center"/>
              <w:rPr>
                <w:rFonts w:hint="eastAsia" w:ascii="宋体" w:hAnsi="宋体" w:eastAsia="宋体" w:cs="宋体"/>
                <w:color w:val="auto"/>
                <w:kern w:val="0"/>
                <w:szCs w:val="21"/>
                <w:highlight w:val="none"/>
              </w:rPr>
            </w:pPr>
          </w:p>
        </w:tc>
      </w:tr>
      <w:tr w14:paraId="525C3AE2">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A42F716">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C7A4E75">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C8F72B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不锈钢货架</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B20918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DA6F16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7FB277E">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01EC97D5">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640C7BA">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190B8A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CF39F5A">
            <w:pPr>
              <w:jc w:val="center"/>
              <w:rPr>
                <w:rFonts w:hint="eastAsia" w:ascii="宋体" w:hAnsi="宋体" w:eastAsia="宋体" w:cs="宋体"/>
                <w:color w:val="auto"/>
                <w:kern w:val="0"/>
                <w:szCs w:val="21"/>
                <w:highlight w:val="none"/>
              </w:rPr>
            </w:pPr>
          </w:p>
        </w:tc>
      </w:tr>
      <w:tr w14:paraId="2651F1C3">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FFF56B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4B97E3F">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77B25E7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换鞋凳</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B0D476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1FE3C2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74BA4CF">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（800*450*450）±60mm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D2004AD">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30487C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BF27E2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19C527A">
            <w:pPr>
              <w:jc w:val="center"/>
              <w:rPr>
                <w:rFonts w:hint="eastAsia" w:ascii="宋体" w:hAnsi="宋体" w:eastAsia="宋体" w:cs="宋体"/>
                <w:color w:val="auto"/>
                <w:kern w:val="0"/>
                <w:szCs w:val="21"/>
                <w:highlight w:val="none"/>
              </w:rPr>
            </w:pPr>
          </w:p>
        </w:tc>
      </w:tr>
      <w:tr w14:paraId="745EBFC9">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EE0180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981096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9F7E13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文件柜1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66AA95B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400</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D9AA32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A9C9707">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（900*400*2000）±60mm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8391F4E">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3000</w:t>
            </w:r>
          </w:p>
        </w:tc>
        <w:tc>
          <w:tcPr>
            <w:tcW w:w="454" w:type="pct"/>
            <w:vMerge w:val="continue"/>
            <w:tcBorders>
              <w:left w:val="single" w:color="000000" w:sz="4" w:space="0"/>
              <w:right w:val="single" w:color="000000" w:sz="4" w:space="0"/>
            </w:tcBorders>
            <w:noWrap w:val="0"/>
            <w:vAlign w:val="center"/>
          </w:tcPr>
          <w:p w14:paraId="5126F58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708484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24CE331">
            <w:pPr>
              <w:jc w:val="center"/>
              <w:rPr>
                <w:rFonts w:hint="eastAsia" w:ascii="宋体" w:hAnsi="宋体" w:eastAsia="宋体" w:cs="宋体"/>
                <w:color w:val="auto"/>
                <w:kern w:val="0"/>
                <w:szCs w:val="21"/>
                <w:highlight w:val="none"/>
              </w:rPr>
            </w:pPr>
          </w:p>
        </w:tc>
      </w:tr>
      <w:tr w14:paraId="482FF075">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8DC2C2D">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4F4063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02D161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诊床</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001150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226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6A0488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5D9F83C">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（1900*600*680）±60mm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27CEB2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609080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511459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462ADC9">
            <w:pPr>
              <w:jc w:val="center"/>
              <w:rPr>
                <w:rFonts w:hint="eastAsia" w:ascii="宋体" w:hAnsi="宋体" w:eastAsia="宋体" w:cs="宋体"/>
                <w:color w:val="auto"/>
                <w:kern w:val="0"/>
                <w:szCs w:val="21"/>
                <w:highlight w:val="none"/>
              </w:rPr>
            </w:pPr>
          </w:p>
        </w:tc>
      </w:tr>
      <w:tr w14:paraId="05F0740A">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36E145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09A671A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7002EAB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医用治疗柜（大输液柜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67B46AA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62.32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600995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8BCD205">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（62320*640*2000）±60mm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51C4EEA">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97606D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CA5518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8072F96">
            <w:pPr>
              <w:jc w:val="center"/>
              <w:rPr>
                <w:rFonts w:hint="eastAsia" w:ascii="宋体" w:hAnsi="宋体" w:eastAsia="宋体" w:cs="宋体"/>
                <w:color w:val="auto"/>
                <w:kern w:val="0"/>
                <w:szCs w:val="21"/>
                <w:highlight w:val="none"/>
              </w:rPr>
            </w:pPr>
          </w:p>
        </w:tc>
      </w:tr>
      <w:tr w14:paraId="687A4D8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274B974">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AC99113">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7F748A3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处置柜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4D1AFC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84.38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DEE787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6D579A0">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（84380*640*</w:t>
            </w:r>
            <w:r>
              <w:rPr>
                <w:rFonts w:hint="eastAsia" w:ascii="宋体" w:hAnsi="宋体" w:eastAsia="宋体" w:cs="Times New Roman"/>
                <w:color w:val="auto"/>
                <w:highlight w:val="none"/>
                <w:lang w:val="en-US" w:eastAsia="zh-CN"/>
              </w:rPr>
              <w:t>75</w:t>
            </w:r>
            <w:r>
              <w:rPr>
                <w:rFonts w:hint="eastAsia" w:ascii="宋体" w:hAnsi="宋体" w:eastAsia="宋体" w:cs="Times New Roman"/>
                <w:color w:val="auto"/>
                <w:highlight w:val="none"/>
              </w:rPr>
              <w:t>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23E9FDC">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BB6393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882644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269FB81">
            <w:pPr>
              <w:jc w:val="center"/>
              <w:rPr>
                <w:rFonts w:hint="eastAsia" w:ascii="宋体" w:hAnsi="宋体" w:eastAsia="宋体" w:cs="宋体"/>
                <w:color w:val="auto"/>
                <w:kern w:val="0"/>
                <w:szCs w:val="21"/>
                <w:highlight w:val="none"/>
              </w:rPr>
            </w:pPr>
          </w:p>
        </w:tc>
      </w:tr>
      <w:tr w14:paraId="42F6C12A">
        <w:tblPrEx>
          <w:tblCellMar>
            <w:top w:w="0" w:type="dxa"/>
            <w:left w:w="108" w:type="dxa"/>
            <w:bottom w:w="0" w:type="dxa"/>
            <w:right w:w="108" w:type="dxa"/>
          </w:tblCellMar>
        </w:tblPrEx>
        <w:trPr>
          <w:trHeight w:val="188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82A060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2236162">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F20E56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输液椅</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E28AB6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0A1208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875BB69">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收起：（</w:t>
            </w:r>
            <w:r>
              <w:rPr>
                <w:rFonts w:hint="eastAsia" w:ascii="宋体" w:hAnsi="宋体" w:eastAsia="宋体" w:cs="Times New Roman"/>
                <w:color w:val="auto"/>
                <w:highlight w:val="none"/>
                <w:lang w:val="en-US" w:eastAsia="zh-CN"/>
              </w:rPr>
              <w:t>700*910*1115</w:t>
            </w:r>
            <w:r>
              <w:rPr>
                <w:rFonts w:hint="eastAsia" w:ascii="宋体" w:hAnsi="宋体" w:eastAsia="宋体" w:cs="Times New Roman"/>
                <w:color w:val="auto"/>
                <w:highlight w:val="none"/>
              </w:rPr>
              <w:t>）±60mm展开：（</w:t>
            </w:r>
            <w:r>
              <w:rPr>
                <w:rFonts w:hint="eastAsia" w:ascii="宋体" w:hAnsi="宋体" w:eastAsia="宋体" w:cs="Times New Roman"/>
                <w:color w:val="auto"/>
                <w:highlight w:val="none"/>
                <w:lang w:val="en-US" w:eastAsia="zh-CN"/>
              </w:rPr>
              <w:t>700*1620*820</w:t>
            </w:r>
            <w:r>
              <w:rPr>
                <w:rFonts w:hint="eastAsia" w:ascii="宋体" w:hAnsi="宋体" w:eastAsia="宋体" w:cs="Times New Roman"/>
                <w:color w:val="auto"/>
                <w:highlight w:val="none"/>
              </w:rPr>
              <w:t>）±60mm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49771B2">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D97A09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BC03E3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37FFAFA">
            <w:pPr>
              <w:jc w:val="center"/>
              <w:rPr>
                <w:rFonts w:hint="eastAsia" w:ascii="宋体" w:hAnsi="宋体" w:eastAsia="宋体" w:cs="宋体"/>
                <w:color w:val="auto"/>
                <w:kern w:val="0"/>
                <w:szCs w:val="21"/>
                <w:highlight w:val="none"/>
              </w:rPr>
            </w:pPr>
          </w:p>
        </w:tc>
      </w:tr>
      <w:tr w14:paraId="5D99DAC8">
        <w:tblPrEx>
          <w:tblCellMar>
            <w:top w:w="0" w:type="dxa"/>
            <w:left w:w="108" w:type="dxa"/>
            <w:bottom w:w="0" w:type="dxa"/>
            <w:right w:w="108" w:type="dxa"/>
          </w:tblCellMar>
        </w:tblPrEx>
        <w:trPr>
          <w:trHeight w:val="188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7A694DD">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33419224">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8545BD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陪护椅</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0E5159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202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996C12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F495895">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收起：（</w:t>
            </w:r>
            <w:r>
              <w:rPr>
                <w:rFonts w:hint="eastAsia" w:ascii="宋体" w:hAnsi="宋体" w:eastAsia="宋体" w:cs="Times New Roman"/>
                <w:color w:val="auto"/>
                <w:highlight w:val="none"/>
                <w:lang w:val="en-US" w:eastAsia="zh-CN"/>
              </w:rPr>
              <w:t>770*600*940</w:t>
            </w:r>
            <w:r>
              <w:rPr>
                <w:rFonts w:hint="eastAsia" w:ascii="宋体" w:hAnsi="宋体" w:eastAsia="宋体" w:cs="Times New Roman"/>
                <w:color w:val="auto"/>
                <w:highlight w:val="none"/>
              </w:rPr>
              <w:t>）±60mm展开：（</w:t>
            </w:r>
            <w:r>
              <w:rPr>
                <w:rFonts w:hint="eastAsia" w:ascii="宋体" w:hAnsi="宋体" w:eastAsia="宋体" w:cs="Times New Roman"/>
                <w:color w:val="auto"/>
                <w:highlight w:val="none"/>
                <w:lang w:val="en-US" w:eastAsia="zh-CN"/>
              </w:rPr>
              <w:t>1900*500*400</w:t>
            </w:r>
            <w:r>
              <w:rPr>
                <w:rFonts w:hint="eastAsia" w:ascii="宋体" w:hAnsi="宋体" w:eastAsia="宋体" w:cs="Times New Roman"/>
                <w:color w:val="auto"/>
                <w:highlight w:val="none"/>
              </w:rPr>
              <w:t>）±60mm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CD2F2E0">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3484263">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8DD5291">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28AA3CD">
            <w:pPr>
              <w:jc w:val="center"/>
              <w:rPr>
                <w:rFonts w:hint="eastAsia" w:ascii="宋体" w:hAnsi="宋体" w:eastAsia="宋体" w:cs="宋体"/>
                <w:color w:val="auto"/>
                <w:kern w:val="0"/>
                <w:szCs w:val="21"/>
                <w:highlight w:val="none"/>
              </w:rPr>
            </w:pPr>
          </w:p>
        </w:tc>
      </w:tr>
      <w:tr w14:paraId="241DE748">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6C7386B">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A0AA6F4">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2B950F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患者储物柜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60B9335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AC6E0B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A1A16F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（900*500*1800）±60mm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2BD2D0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6821CD0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D06E5D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4978BC1">
            <w:pPr>
              <w:jc w:val="center"/>
              <w:rPr>
                <w:rFonts w:hint="eastAsia" w:ascii="宋体" w:hAnsi="宋体" w:eastAsia="宋体" w:cs="宋体"/>
                <w:color w:val="auto"/>
                <w:kern w:val="0"/>
                <w:szCs w:val="21"/>
                <w:highlight w:val="none"/>
              </w:rPr>
            </w:pPr>
          </w:p>
        </w:tc>
      </w:tr>
      <w:tr w14:paraId="5CFFDB02">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FDB251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96093F8">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0ABF2C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矮柜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07F310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164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48CE0C0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4A6CCCB">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（900*400*1000）±60mm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13D8BCD">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7B83D74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7052E9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C3DF225">
            <w:pPr>
              <w:jc w:val="center"/>
              <w:rPr>
                <w:rFonts w:hint="eastAsia" w:ascii="宋体" w:hAnsi="宋体" w:eastAsia="宋体" w:cs="宋体"/>
                <w:color w:val="auto"/>
                <w:kern w:val="0"/>
                <w:szCs w:val="21"/>
                <w:highlight w:val="none"/>
              </w:rPr>
            </w:pPr>
          </w:p>
        </w:tc>
      </w:tr>
      <w:tr w14:paraId="0A1E55E9">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5DDECE1">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C89DB65">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BACFC7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工具柜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B278DD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38001F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118B8D9">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5EFBDCC">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AA944E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6D26C0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0EF1D81">
            <w:pPr>
              <w:jc w:val="center"/>
              <w:rPr>
                <w:rFonts w:hint="eastAsia" w:ascii="宋体" w:hAnsi="宋体" w:eastAsia="宋体" w:cs="宋体"/>
                <w:color w:val="auto"/>
                <w:kern w:val="0"/>
                <w:szCs w:val="21"/>
                <w:highlight w:val="none"/>
              </w:rPr>
            </w:pPr>
          </w:p>
        </w:tc>
      </w:tr>
      <w:tr w14:paraId="13EB917C">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8845755">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4F82AD7">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A8B9E3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收纳柜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6A5510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113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9A76B2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2E317DC">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（900*400*2000）±60mm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F780A0A">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6419CA1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96411A1">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2557A5D">
            <w:pPr>
              <w:jc w:val="center"/>
              <w:rPr>
                <w:rFonts w:hint="eastAsia" w:ascii="宋体" w:hAnsi="宋体" w:eastAsia="宋体" w:cs="宋体"/>
                <w:color w:val="auto"/>
                <w:kern w:val="0"/>
                <w:szCs w:val="21"/>
                <w:highlight w:val="none"/>
              </w:rPr>
            </w:pPr>
          </w:p>
        </w:tc>
      </w:tr>
      <w:tr w14:paraId="4873A2B9">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21A9A9C">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3E4C43D">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D6FA24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定制不锈钢污洗柜（带池）</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66DDB53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61.8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11A285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81E8FAC">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（61800*600*1600）±60mm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0234F7CB">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7A3CB4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CACB43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F89FEB3">
            <w:pPr>
              <w:jc w:val="center"/>
              <w:rPr>
                <w:rFonts w:hint="eastAsia" w:ascii="宋体" w:hAnsi="宋体" w:eastAsia="宋体" w:cs="宋体"/>
                <w:color w:val="auto"/>
                <w:kern w:val="0"/>
                <w:szCs w:val="21"/>
                <w:highlight w:val="none"/>
              </w:rPr>
            </w:pPr>
          </w:p>
        </w:tc>
      </w:tr>
      <w:tr w14:paraId="4AB1B425">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57BCB0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EF1ADCA">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302DFD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三抽柜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5B0267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27</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24E611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0CF6A75">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（400*500*690）±60mm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9D13006">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7E1EFFD1">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A432C91">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8B2B98A">
            <w:pPr>
              <w:jc w:val="center"/>
              <w:rPr>
                <w:rFonts w:hint="eastAsia" w:ascii="宋体" w:hAnsi="宋体" w:eastAsia="宋体" w:cs="宋体"/>
                <w:color w:val="auto"/>
                <w:kern w:val="0"/>
                <w:szCs w:val="21"/>
                <w:highlight w:val="none"/>
              </w:rPr>
            </w:pPr>
          </w:p>
        </w:tc>
      </w:tr>
      <w:tr w14:paraId="4F13711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5C0F1E5">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04768347">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F0C0E0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调剂台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04F4EE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62DA8A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98F9A72">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（3400*640*2000）±60mm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3631E1C">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CD9744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0D0ECD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006843D">
            <w:pPr>
              <w:jc w:val="center"/>
              <w:rPr>
                <w:rFonts w:hint="eastAsia" w:ascii="宋体" w:hAnsi="宋体" w:eastAsia="宋体" w:cs="宋体"/>
                <w:color w:val="auto"/>
                <w:kern w:val="0"/>
                <w:szCs w:val="21"/>
                <w:highlight w:val="none"/>
              </w:rPr>
            </w:pPr>
          </w:p>
        </w:tc>
      </w:tr>
      <w:tr w14:paraId="7B111B69">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7E024B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19178D5">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508322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单面药架</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409BDD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168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85A911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43A0FD5">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D5596A0">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B32C741">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331D78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9A4D5E0">
            <w:pPr>
              <w:jc w:val="center"/>
              <w:rPr>
                <w:rFonts w:hint="eastAsia" w:ascii="宋体" w:hAnsi="宋体" w:eastAsia="宋体" w:cs="宋体"/>
                <w:color w:val="auto"/>
                <w:kern w:val="0"/>
                <w:szCs w:val="21"/>
                <w:highlight w:val="none"/>
              </w:rPr>
            </w:pPr>
          </w:p>
        </w:tc>
      </w:tr>
      <w:tr w14:paraId="3A426693">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063CE54">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0DCAF9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D04827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雾化台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6F9BBB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5427D2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D8D2CEA">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（800*500*750）±60mm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1A2FC40">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0CA068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F3E9C6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537A440">
            <w:pPr>
              <w:jc w:val="center"/>
              <w:rPr>
                <w:rFonts w:hint="eastAsia" w:ascii="宋体" w:hAnsi="宋体" w:eastAsia="宋体" w:cs="宋体"/>
                <w:color w:val="auto"/>
                <w:kern w:val="0"/>
                <w:szCs w:val="21"/>
                <w:highlight w:val="none"/>
              </w:rPr>
            </w:pPr>
          </w:p>
        </w:tc>
      </w:tr>
      <w:tr w14:paraId="3EF6619B">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BE0973D">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3F75F7B">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74E2A24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儿童等候椅</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668B0E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9FF87A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C57BCB2">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（460*535*470/800）±60mm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2A33E5F">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C93DB2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3CC86C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52348C8">
            <w:pPr>
              <w:jc w:val="center"/>
              <w:rPr>
                <w:rFonts w:hint="eastAsia" w:ascii="宋体" w:hAnsi="宋体" w:eastAsia="宋体" w:cs="宋体"/>
                <w:color w:val="auto"/>
                <w:kern w:val="0"/>
                <w:szCs w:val="21"/>
                <w:highlight w:val="none"/>
              </w:rPr>
            </w:pPr>
          </w:p>
        </w:tc>
      </w:tr>
      <w:tr w14:paraId="62B221CF">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110007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C23C9FD">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0F5203B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可储物诊床</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47AF89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C0955B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93E0F6B">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（900*400*2000）±60mm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9F709DA">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4B3576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249C16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13AB4A3">
            <w:pPr>
              <w:jc w:val="center"/>
              <w:rPr>
                <w:rFonts w:hint="eastAsia" w:ascii="宋体" w:hAnsi="宋体" w:eastAsia="宋体" w:cs="宋体"/>
                <w:color w:val="auto"/>
                <w:kern w:val="0"/>
                <w:szCs w:val="21"/>
                <w:highlight w:val="none"/>
              </w:rPr>
            </w:pPr>
          </w:p>
        </w:tc>
      </w:tr>
      <w:tr w14:paraId="7241419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0AC8381">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832ED3F">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51E3C8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洗婴台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71819B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1EFD50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6C6DA8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（1600*600*750）±60mm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824975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27DF36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19E409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E1080AD">
            <w:pPr>
              <w:jc w:val="center"/>
              <w:rPr>
                <w:rFonts w:hint="eastAsia" w:ascii="宋体" w:hAnsi="宋体" w:eastAsia="宋体" w:cs="宋体"/>
                <w:color w:val="auto"/>
                <w:kern w:val="0"/>
                <w:szCs w:val="21"/>
                <w:highlight w:val="none"/>
              </w:rPr>
            </w:pPr>
          </w:p>
        </w:tc>
      </w:tr>
      <w:tr w14:paraId="60CD4E8F">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5D3D674">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EA8D0E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638826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儿童雾化台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579417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10</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984215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AD9B7C2">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800*500*750（±60mm）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026E3691">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69FF9D7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812E63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270705D">
            <w:pPr>
              <w:jc w:val="center"/>
              <w:rPr>
                <w:rFonts w:hint="eastAsia" w:ascii="宋体" w:hAnsi="宋体" w:eastAsia="宋体" w:cs="宋体"/>
                <w:color w:val="auto"/>
                <w:kern w:val="0"/>
                <w:szCs w:val="21"/>
                <w:highlight w:val="none"/>
              </w:rPr>
            </w:pPr>
          </w:p>
        </w:tc>
      </w:tr>
      <w:tr w14:paraId="6C8BF481">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AA42A3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85E22D7">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36329E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定制备餐柜1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77CD21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6C2024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449B121">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（2600*1100*2000）±60mm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F086C3C">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7DF538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7AE84F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363B28A">
            <w:pPr>
              <w:jc w:val="center"/>
              <w:rPr>
                <w:rFonts w:hint="eastAsia" w:ascii="宋体" w:hAnsi="宋体" w:eastAsia="宋体" w:cs="宋体"/>
                <w:color w:val="auto"/>
                <w:kern w:val="0"/>
                <w:szCs w:val="21"/>
                <w:highlight w:val="none"/>
              </w:rPr>
            </w:pPr>
          </w:p>
        </w:tc>
      </w:tr>
      <w:tr w14:paraId="6999577B">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DC8D9A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B328AD2">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265446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治疗车</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99F2C8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64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174957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台</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3E6D329">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（625*475*950mm）±60mm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727B4AF">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62827A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71CDA1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F7CFC75">
            <w:pPr>
              <w:jc w:val="center"/>
              <w:rPr>
                <w:rFonts w:hint="eastAsia" w:ascii="宋体" w:hAnsi="宋体" w:eastAsia="宋体" w:cs="宋体"/>
                <w:color w:val="auto"/>
                <w:kern w:val="0"/>
                <w:szCs w:val="21"/>
                <w:highlight w:val="none"/>
              </w:rPr>
            </w:pPr>
          </w:p>
        </w:tc>
      </w:tr>
      <w:tr w14:paraId="4697F858">
        <w:tblPrEx>
          <w:tblCellMar>
            <w:top w:w="0" w:type="dxa"/>
            <w:left w:w="108" w:type="dxa"/>
            <w:bottom w:w="0" w:type="dxa"/>
            <w:right w:w="108" w:type="dxa"/>
          </w:tblCellMar>
        </w:tblPrEx>
        <w:trPr>
          <w:trHeight w:val="94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DEBC30B">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352E8600">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305577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lang w:val="en-US" w:eastAsia="zh-CN"/>
              </w:rPr>
              <w:t>下收</w:t>
            </w:r>
            <w:r>
              <w:rPr>
                <w:rFonts w:hint="eastAsia" w:ascii="宋体" w:hAnsi="宋体" w:eastAsia="宋体" w:cs="宋体"/>
                <w:color w:val="auto"/>
                <w:kern w:val="0"/>
                <w:sz w:val="20"/>
                <w:szCs w:val="20"/>
                <w:highlight w:val="none"/>
              </w:rPr>
              <w:t>车</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60A7EF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8E0CD2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台</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23FB81C">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[600*400*（910</w:t>
            </w:r>
            <w:r>
              <w:rPr>
                <w:rFonts w:hint="eastAsia" w:ascii="宋体" w:hAnsi="宋体" w:eastAsia="宋体" w:cs="Times New Roman"/>
                <w:color w:val="auto"/>
                <w:highlight w:val="none"/>
                <w:lang w:val="en-US" w:eastAsia="zh-CN"/>
              </w:rPr>
              <w:t>/</w:t>
            </w:r>
            <w:r>
              <w:rPr>
                <w:rFonts w:hint="eastAsia" w:ascii="宋体" w:hAnsi="宋体" w:eastAsia="宋体" w:cs="Times New Roman"/>
                <w:color w:val="auto"/>
                <w:highlight w:val="none"/>
              </w:rPr>
              <w:t>1300）]±60mm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BBD753B">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DE5FE3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BE9CDC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C0FB48A">
            <w:pPr>
              <w:jc w:val="center"/>
              <w:rPr>
                <w:rFonts w:hint="eastAsia" w:ascii="宋体" w:hAnsi="宋体" w:eastAsia="宋体" w:cs="宋体"/>
                <w:color w:val="auto"/>
                <w:kern w:val="0"/>
                <w:szCs w:val="21"/>
                <w:highlight w:val="none"/>
              </w:rPr>
            </w:pPr>
          </w:p>
        </w:tc>
      </w:tr>
      <w:tr w14:paraId="7A6C94D4">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261BBB4">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0B0F2B69">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F309B1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污物推车</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980AE6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30</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EB6218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台</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78AC6F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（900*590*880）±60mm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67354D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3425723">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C4B475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3E3CAE5">
            <w:pPr>
              <w:jc w:val="center"/>
              <w:rPr>
                <w:rFonts w:hint="eastAsia" w:ascii="宋体" w:hAnsi="宋体" w:eastAsia="宋体" w:cs="宋体"/>
                <w:color w:val="auto"/>
                <w:kern w:val="0"/>
                <w:szCs w:val="21"/>
                <w:highlight w:val="none"/>
              </w:rPr>
            </w:pPr>
          </w:p>
        </w:tc>
      </w:tr>
      <w:tr w14:paraId="5236E1D4">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A70ABE1">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DA5AE27">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05E3B3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操作柜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FBA266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49.085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EF4EF3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A8FE888">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（49085*640*2000）±60mm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03BD593">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5DBB94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47076E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F20BB66">
            <w:pPr>
              <w:jc w:val="center"/>
              <w:rPr>
                <w:rFonts w:hint="eastAsia" w:ascii="宋体" w:hAnsi="宋体" w:eastAsia="宋体" w:cs="宋体"/>
                <w:color w:val="auto"/>
                <w:kern w:val="0"/>
                <w:szCs w:val="21"/>
                <w:highlight w:val="none"/>
              </w:rPr>
            </w:pPr>
          </w:p>
        </w:tc>
      </w:tr>
      <w:tr w14:paraId="09442EE1">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16216F1">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507523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F9D5BE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货架2</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A2857D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9347CA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535896F">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864D7E7">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E51348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62A464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B07F1E6">
            <w:pPr>
              <w:jc w:val="center"/>
              <w:rPr>
                <w:rFonts w:hint="eastAsia" w:ascii="宋体" w:hAnsi="宋体" w:eastAsia="宋体" w:cs="宋体"/>
                <w:color w:val="auto"/>
                <w:kern w:val="0"/>
                <w:szCs w:val="21"/>
                <w:highlight w:val="none"/>
              </w:rPr>
            </w:pPr>
          </w:p>
        </w:tc>
      </w:tr>
      <w:tr w14:paraId="4BD37A38">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62732D1">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C9B4C18">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25DED9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定制折叠翻桌</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234367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7B3BE2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477E197">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（2600*800*750）±60mm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73E7663">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ADA1F7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D7578F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F237A36">
            <w:pPr>
              <w:jc w:val="center"/>
              <w:rPr>
                <w:rFonts w:hint="eastAsia" w:ascii="宋体" w:hAnsi="宋体" w:eastAsia="宋体" w:cs="宋体"/>
                <w:color w:val="auto"/>
                <w:kern w:val="0"/>
                <w:szCs w:val="21"/>
                <w:highlight w:val="none"/>
              </w:rPr>
            </w:pPr>
          </w:p>
        </w:tc>
      </w:tr>
      <w:tr w14:paraId="554D774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8B44166">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859925E">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0DDD84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鞋柜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F8F342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A3AE76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C9C4BF0">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（500*450*2000）±60mm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9AD9A34">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624304F3">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788199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D6BD4BB">
            <w:pPr>
              <w:jc w:val="center"/>
              <w:rPr>
                <w:rFonts w:hint="eastAsia" w:ascii="宋体" w:hAnsi="宋体" w:eastAsia="宋体" w:cs="宋体"/>
                <w:color w:val="auto"/>
                <w:kern w:val="0"/>
                <w:szCs w:val="21"/>
                <w:highlight w:val="none"/>
              </w:rPr>
            </w:pPr>
          </w:p>
        </w:tc>
      </w:tr>
      <w:tr w14:paraId="3ECCDB15">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1B5CF89">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06BAA99">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559A31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定制储物柜1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62DC42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9126E8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0722BED">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（1360*500*2000）±60mm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C81C9D9">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7243B98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19B135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B04E7B5">
            <w:pPr>
              <w:jc w:val="center"/>
              <w:rPr>
                <w:rFonts w:hint="eastAsia" w:ascii="宋体" w:hAnsi="宋体" w:eastAsia="宋体" w:cs="宋体"/>
                <w:color w:val="auto"/>
                <w:kern w:val="0"/>
                <w:szCs w:val="21"/>
                <w:highlight w:val="none"/>
              </w:rPr>
            </w:pPr>
          </w:p>
        </w:tc>
      </w:tr>
      <w:tr w14:paraId="269242E5">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A9D0A7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802A999">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59D04C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定制储物柜2</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124F72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63E617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B8214E3">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7DA0F30">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60F048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49E890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019CBEA">
            <w:pPr>
              <w:jc w:val="center"/>
              <w:rPr>
                <w:rFonts w:hint="eastAsia" w:ascii="宋体" w:hAnsi="宋体" w:eastAsia="宋体" w:cs="宋体"/>
                <w:color w:val="auto"/>
                <w:kern w:val="0"/>
                <w:szCs w:val="21"/>
                <w:highlight w:val="none"/>
              </w:rPr>
            </w:pPr>
          </w:p>
        </w:tc>
      </w:tr>
      <w:tr w14:paraId="655427A8">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666A47B">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0B54567">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D7F108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定制活动屏风</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D779FD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359502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2D6081B">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（2800*1400*1500）±60mm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C43D1B1">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0C6B3A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DFA306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54E1C54">
            <w:pPr>
              <w:jc w:val="center"/>
              <w:rPr>
                <w:rFonts w:hint="eastAsia" w:ascii="宋体" w:hAnsi="宋体" w:eastAsia="宋体" w:cs="宋体"/>
                <w:color w:val="auto"/>
                <w:kern w:val="0"/>
                <w:szCs w:val="21"/>
                <w:highlight w:val="none"/>
              </w:rPr>
            </w:pPr>
          </w:p>
        </w:tc>
      </w:tr>
      <w:tr w14:paraId="0AFA0F3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4280B7A">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02FDD1A">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4C42F3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清洗池</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C18CA3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42F32E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9B383C4">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（900*600*2000）±60mm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A94A1E9">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8847FB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3C50B5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51C5C59">
            <w:pPr>
              <w:jc w:val="center"/>
              <w:rPr>
                <w:rFonts w:hint="eastAsia" w:ascii="宋体" w:hAnsi="宋体" w:eastAsia="宋体" w:cs="宋体"/>
                <w:color w:val="auto"/>
                <w:kern w:val="0"/>
                <w:szCs w:val="21"/>
                <w:highlight w:val="none"/>
              </w:rPr>
            </w:pPr>
          </w:p>
        </w:tc>
      </w:tr>
      <w:tr w14:paraId="76392272">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28D607A">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091A59E8">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288512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手术衣柜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7CDF31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7A6F71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4C2FF5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（1200*450*2000）±60mm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380DE3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FAB052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9DA587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506CB82">
            <w:pPr>
              <w:jc w:val="center"/>
              <w:rPr>
                <w:rFonts w:hint="eastAsia" w:ascii="宋体" w:hAnsi="宋体" w:eastAsia="宋体" w:cs="宋体"/>
                <w:color w:val="auto"/>
                <w:kern w:val="0"/>
                <w:szCs w:val="21"/>
                <w:highlight w:val="none"/>
              </w:rPr>
            </w:pPr>
          </w:p>
        </w:tc>
      </w:tr>
      <w:tr w14:paraId="4F2C90FD">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C67026A">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CEB99ED">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DE33DF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医用不锈钢器械柜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B089E4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10</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C19F72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0B01402">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（800*400*2000）±60mm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07F275E">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57DEA7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6D6847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C4B827B">
            <w:pPr>
              <w:jc w:val="center"/>
              <w:rPr>
                <w:rFonts w:hint="eastAsia" w:ascii="宋体" w:hAnsi="宋体" w:eastAsia="宋体" w:cs="宋体"/>
                <w:color w:val="auto"/>
                <w:kern w:val="0"/>
                <w:szCs w:val="21"/>
                <w:highlight w:val="none"/>
              </w:rPr>
            </w:pPr>
          </w:p>
        </w:tc>
      </w:tr>
      <w:tr w14:paraId="198B5D93">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4377925">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1D64AFB">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7FA7758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操作台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0B7075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36.175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465B5C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C6483B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（36175*700*850）±60mm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D80CA5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AB813F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AFC08B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9469F3B">
            <w:pPr>
              <w:jc w:val="center"/>
              <w:rPr>
                <w:rFonts w:hint="eastAsia" w:ascii="宋体" w:hAnsi="宋体" w:eastAsia="宋体" w:cs="宋体"/>
                <w:color w:val="auto"/>
                <w:kern w:val="0"/>
                <w:szCs w:val="21"/>
                <w:highlight w:val="none"/>
              </w:rPr>
            </w:pPr>
          </w:p>
        </w:tc>
      </w:tr>
      <w:tr w14:paraId="25393EFF">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7EF505B">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D61518A">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A4F2E3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药品柜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B6DC60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5477FF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9ECB6D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w:t>
            </w:r>
            <w:r>
              <w:rPr>
                <w:rFonts w:hint="eastAsia" w:ascii="宋体" w:hAnsi="宋体" w:eastAsia="宋体" w:cs="Times New Roman"/>
                <w:color w:val="auto"/>
                <w:highlight w:val="none"/>
                <w:lang w:val="en-US" w:eastAsia="zh-CN"/>
              </w:rPr>
              <w:t>900</w:t>
            </w:r>
            <w:r>
              <w:rPr>
                <w:rFonts w:hint="eastAsia" w:ascii="宋体" w:hAnsi="宋体" w:eastAsia="宋体" w:cs="Times New Roman"/>
                <w:color w:val="auto"/>
                <w:highlight w:val="none"/>
              </w:rPr>
              <w:t>*</w:t>
            </w:r>
            <w:r>
              <w:rPr>
                <w:rFonts w:hint="eastAsia" w:ascii="宋体" w:hAnsi="宋体" w:eastAsia="宋体" w:cs="Times New Roman"/>
                <w:color w:val="auto"/>
                <w:highlight w:val="none"/>
                <w:lang w:val="en-US" w:eastAsia="zh-CN"/>
              </w:rPr>
              <w:t>6</w:t>
            </w:r>
            <w:r>
              <w:rPr>
                <w:rFonts w:hint="eastAsia" w:ascii="宋体" w:hAnsi="宋体" w:eastAsia="宋体" w:cs="Times New Roman"/>
                <w:color w:val="auto"/>
                <w:highlight w:val="none"/>
              </w:rPr>
              <w:t>00*2000）±</w:t>
            </w:r>
            <w:r>
              <w:rPr>
                <w:rFonts w:hint="eastAsia" w:ascii="宋体" w:hAnsi="宋体" w:eastAsia="宋体" w:cs="Times New Roman"/>
                <w:color w:val="auto"/>
                <w:highlight w:val="none"/>
                <w:lang w:val="en-US" w:eastAsia="zh-CN"/>
              </w:rPr>
              <w:t>1</w:t>
            </w:r>
            <w:r>
              <w:rPr>
                <w:rFonts w:hint="eastAsia" w:ascii="宋体" w:hAnsi="宋体" w:eastAsia="宋体" w:cs="Times New Roman"/>
                <w:color w:val="auto"/>
                <w:highlight w:val="none"/>
              </w:rPr>
              <w:t>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320A70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640390F1">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F28C84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9AD62A3">
            <w:pPr>
              <w:jc w:val="center"/>
              <w:rPr>
                <w:rFonts w:hint="eastAsia" w:ascii="宋体" w:hAnsi="宋体" w:eastAsia="宋体" w:cs="宋体"/>
                <w:color w:val="auto"/>
                <w:kern w:val="0"/>
                <w:szCs w:val="21"/>
                <w:highlight w:val="none"/>
              </w:rPr>
            </w:pPr>
          </w:p>
        </w:tc>
      </w:tr>
      <w:tr w14:paraId="00C874D1">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3E3BE9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D0A5F7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5E852D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操作柜台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C1F466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B021F1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95A19D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（900*640*2000）±60mm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008E796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EEAE93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388FC3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0A4F140">
            <w:pPr>
              <w:jc w:val="center"/>
              <w:rPr>
                <w:rFonts w:hint="eastAsia" w:ascii="宋体" w:hAnsi="宋体" w:eastAsia="宋体" w:cs="宋体"/>
                <w:color w:val="auto"/>
                <w:kern w:val="0"/>
                <w:szCs w:val="21"/>
                <w:highlight w:val="none"/>
              </w:rPr>
            </w:pPr>
          </w:p>
        </w:tc>
      </w:tr>
      <w:tr w14:paraId="2CFD261B">
        <w:tblPrEx>
          <w:tblCellMar>
            <w:top w:w="0" w:type="dxa"/>
            <w:left w:w="108" w:type="dxa"/>
            <w:bottom w:w="0" w:type="dxa"/>
            <w:right w:w="108" w:type="dxa"/>
          </w:tblCellMar>
        </w:tblPrEx>
        <w:trPr>
          <w:trHeight w:val="94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14ECEB6">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8C83AF2">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0063279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口腔科靠背凳</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A32531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68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4DE2EF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FC1BDB4">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（600*530*840</w:t>
            </w:r>
            <w:r>
              <w:rPr>
                <w:rFonts w:hint="eastAsia" w:ascii="宋体" w:hAnsi="宋体" w:eastAsia="宋体" w:cs="Times New Roman"/>
                <w:color w:val="auto"/>
                <w:highlight w:val="none"/>
                <w:lang w:val="en-US" w:eastAsia="zh-CN"/>
              </w:rPr>
              <w:t>-</w:t>
            </w:r>
            <w:r>
              <w:rPr>
                <w:rFonts w:hint="eastAsia" w:ascii="宋体" w:hAnsi="宋体" w:eastAsia="宋体" w:cs="Times New Roman"/>
                <w:color w:val="auto"/>
                <w:highlight w:val="none"/>
              </w:rPr>
              <w:t>960）±60mm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0167F03F">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77C4D91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97F792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8CEF79F">
            <w:pPr>
              <w:jc w:val="center"/>
              <w:rPr>
                <w:rFonts w:hint="eastAsia" w:ascii="宋体" w:hAnsi="宋体" w:eastAsia="宋体" w:cs="宋体"/>
                <w:color w:val="auto"/>
                <w:kern w:val="0"/>
                <w:szCs w:val="21"/>
                <w:highlight w:val="none"/>
              </w:rPr>
            </w:pPr>
          </w:p>
        </w:tc>
      </w:tr>
      <w:tr w14:paraId="71E5836E">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25C4023">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32D3176F">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022CB4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口腔边柜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4C4036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131.26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2D8F9E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B3C6773">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（131260*600*750）±60mm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5A25546">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0E392E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BA6D0A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B000175">
            <w:pPr>
              <w:jc w:val="center"/>
              <w:rPr>
                <w:rFonts w:hint="eastAsia" w:ascii="宋体" w:hAnsi="宋体" w:eastAsia="宋体" w:cs="宋体"/>
                <w:color w:val="auto"/>
                <w:kern w:val="0"/>
                <w:szCs w:val="21"/>
                <w:highlight w:val="none"/>
              </w:rPr>
            </w:pPr>
          </w:p>
        </w:tc>
      </w:tr>
      <w:tr w14:paraId="617A9194">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55A8EC2">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5869048">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FC5145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口腔移动边柜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359E98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9F2831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台</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CDAB0DD">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（510*420*750）±60mm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A8C24EE">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A6181E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836264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0B9DDAA">
            <w:pPr>
              <w:jc w:val="center"/>
              <w:rPr>
                <w:rFonts w:hint="eastAsia" w:ascii="宋体" w:hAnsi="宋体" w:eastAsia="宋体" w:cs="宋体"/>
                <w:color w:val="auto"/>
                <w:kern w:val="0"/>
                <w:szCs w:val="21"/>
                <w:highlight w:val="none"/>
              </w:rPr>
            </w:pPr>
          </w:p>
        </w:tc>
      </w:tr>
      <w:tr w14:paraId="77D63844">
        <w:tblPrEx>
          <w:tblCellMar>
            <w:top w:w="0" w:type="dxa"/>
            <w:left w:w="108" w:type="dxa"/>
            <w:bottom w:w="0" w:type="dxa"/>
            <w:right w:w="108" w:type="dxa"/>
          </w:tblCellMar>
        </w:tblPrEx>
        <w:trPr>
          <w:trHeight w:val="47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7365A9D">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09E8075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CC2435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分格盘</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FD34B4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170</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0364A5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59032B5">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（24*18*5）±60mm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BD04D53">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2392E1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C0EAF9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EAC5B9C">
            <w:pPr>
              <w:jc w:val="center"/>
              <w:rPr>
                <w:rFonts w:hint="eastAsia" w:ascii="宋体" w:hAnsi="宋体" w:eastAsia="宋体" w:cs="宋体"/>
                <w:color w:val="auto"/>
                <w:kern w:val="0"/>
                <w:szCs w:val="21"/>
                <w:highlight w:val="none"/>
              </w:rPr>
            </w:pPr>
          </w:p>
        </w:tc>
      </w:tr>
      <w:tr w14:paraId="4949DCC5">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E9262FD">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0E52D01E">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8E5F63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无菌柜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06D9D4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57AAF0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D90DBE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（900*400*2000）±60mm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06052AC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F0ACE5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8864C4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4CCE563">
            <w:pPr>
              <w:jc w:val="center"/>
              <w:rPr>
                <w:rFonts w:hint="eastAsia" w:ascii="宋体" w:hAnsi="宋体" w:eastAsia="宋体" w:cs="宋体"/>
                <w:color w:val="auto"/>
                <w:kern w:val="0"/>
                <w:szCs w:val="21"/>
                <w:highlight w:val="none"/>
              </w:rPr>
            </w:pPr>
          </w:p>
        </w:tc>
      </w:tr>
      <w:tr w14:paraId="0CAA2AA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7235E99">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AC41155">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79692A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洗手台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0572E2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4DBBC6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F0ACB7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（1600*850*900）±60mm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1214C2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8E82ED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BCB3A5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4AC6EFD">
            <w:pPr>
              <w:jc w:val="center"/>
              <w:rPr>
                <w:rFonts w:hint="eastAsia" w:ascii="宋体" w:hAnsi="宋体" w:eastAsia="宋体" w:cs="宋体"/>
                <w:color w:val="auto"/>
                <w:kern w:val="0"/>
                <w:szCs w:val="21"/>
                <w:highlight w:val="none"/>
              </w:rPr>
            </w:pPr>
          </w:p>
        </w:tc>
      </w:tr>
      <w:tr w14:paraId="5C6B039D">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674DC8C">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00579EB">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2F2C87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耗材柜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6EA29A1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53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BD15E5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846C2B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03A9CC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9EF5E0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C53E8B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F0B4621">
            <w:pPr>
              <w:jc w:val="center"/>
              <w:rPr>
                <w:rFonts w:hint="eastAsia" w:ascii="宋体" w:hAnsi="宋体" w:eastAsia="宋体" w:cs="宋体"/>
                <w:color w:val="auto"/>
                <w:kern w:val="0"/>
                <w:szCs w:val="21"/>
                <w:highlight w:val="none"/>
              </w:rPr>
            </w:pPr>
          </w:p>
        </w:tc>
      </w:tr>
      <w:tr w14:paraId="0663616E">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97CB84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B9A7E2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CD3F0F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中医康复患者等候椅</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9867A5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428CA9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583F85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（1940*810*780）±60mm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3752DB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E185EF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98308A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0C0B138">
            <w:pPr>
              <w:jc w:val="center"/>
              <w:rPr>
                <w:rFonts w:hint="eastAsia" w:ascii="宋体" w:hAnsi="宋体" w:eastAsia="宋体" w:cs="宋体"/>
                <w:color w:val="auto"/>
                <w:kern w:val="0"/>
                <w:szCs w:val="21"/>
                <w:highlight w:val="none"/>
              </w:rPr>
            </w:pPr>
          </w:p>
        </w:tc>
      </w:tr>
      <w:tr w14:paraId="0E2F1F9E">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959F1A6">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3222FAD3">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03A146C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针灸床</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5E3724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17</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099D6F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6FA6E55">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（2000*650*750）±60mm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21B37E6">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61A1E55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7EB037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E86D2A6">
            <w:pPr>
              <w:jc w:val="center"/>
              <w:rPr>
                <w:rFonts w:hint="eastAsia" w:ascii="宋体" w:hAnsi="宋体" w:eastAsia="宋体" w:cs="宋体"/>
                <w:color w:val="auto"/>
                <w:kern w:val="0"/>
                <w:szCs w:val="21"/>
                <w:highlight w:val="none"/>
              </w:rPr>
            </w:pPr>
          </w:p>
        </w:tc>
      </w:tr>
      <w:tr w14:paraId="1341BE3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ECA3A12">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0BA573B">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4CFB12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理疗操作台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3DAEB0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2.7</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E0BE7F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5F84A31">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（2700*700*850）±60mm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4C902B7">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4C35E7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DA0DD9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C82BD8E">
            <w:pPr>
              <w:jc w:val="center"/>
              <w:rPr>
                <w:rFonts w:hint="eastAsia" w:ascii="宋体" w:hAnsi="宋体" w:eastAsia="宋体" w:cs="宋体"/>
                <w:color w:val="auto"/>
                <w:kern w:val="0"/>
                <w:szCs w:val="21"/>
                <w:highlight w:val="none"/>
              </w:rPr>
            </w:pPr>
          </w:p>
        </w:tc>
      </w:tr>
      <w:tr w14:paraId="5452934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F4C97B5">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0EE7691">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609CB9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定制钢制文件柜1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905468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109E4F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8197F7C">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（2200*600*2000）±60mm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8C0F0BA">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3B27B3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08C6B0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2C1D44D">
            <w:pPr>
              <w:jc w:val="center"/>
              <w:rPr>
                <w:rFonts w:hint="eastAsia" w:ascii="宋体" w:hAnsi="宋体" w:eastAsia="宋体" w:cs="宋体"/>
                <w:color w:val="auto"/>
                <w:kern w:val="0"/>
                <w:szCs w:val="21"/>
                <w:highlight w:val="none"/>
              </w:rPr>
            </w:pPr>
          </w:p>
        </w:tc>
      </w:tr>
      <w:tr w14:paraId="43E0CBEC">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0D18E2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8F3EEEB">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A0C95E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定制钢制文件柜2</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9BCDC1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833F9B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05DEAA1">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（1100*600*2000）±60mm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2140BC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397393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02501B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8726BAB">
            <w:pPr>
              <w:jc w:val="center"/>
              <w:rPr>
                <w:rFonts w:hint="eastAsia" w:ascii="宋体" w:hAnsi="宋体" w:eastAsia="宋体" w:cs="宋体"/>
                <w:color w:val="auto"/>
                <w:kern w:val="0"/>
                <w:szCs w:val="21"/>
                <w:highlight w:val="none"/>
              </w:rPr>
            </w:pPr>
          </w:p>
        </w:tc>
      </w:tr>
      <w:tr w14:paraId="2416764A">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E0994D8">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4CA6E77">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0DF9BC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定制钢制文件柜3</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92734C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C745C7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89CDBA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（3600*600*2000）±60mm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9A0E5A5">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E78354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BB6264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EDE2F53">
            <w:pPr>
              <w:jc w:val="center"/>
              <w:rPr>
                <w:rFonts w:hint="eastAsia" w:ascii="宋体" w:hAnsi="宋体" w:eastAsia="宋体" w:cs="宋体"/>
                <w:color w:val="auto"/>
                <w:kern w:val="0"/>
                <w:szCs w:val="21"/>
                <w:highlight w:val="none"/>
              </w:rPr>
            </w:pPr>
          </w:p>
        </w:tc>
      </w:tr>
      <w:tr w14:paraId="2E265F0E">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130E0C5">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8120545">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A2A42A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移动操作台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BC8111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21.6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9D13BC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73A6577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（21600*700*850）±60mm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2B6B3D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ECF5CF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0068AD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749E4FA">
            <w:pPr>
              <w:jc w:val="center"/>
              <w:rPr>
                <w:rFonts w:hint="eastAsia" w:ascii="宋体" w:hAnsi="宋体" w:eastAsia="宋体" w:cs="宋体"/>
                <w:color w:val="auto"/>
                <w:kern w:val="0"/>
                <w:szCs w:val="21"/>
                <w:highlight w:val="none"/>
              </w:rPr>
            </w:pPr>
          </w:p>
        </w:tc>
      </w:tr>
      <w:tr w14:paraId="5FE55C61">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080DCFB">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A41FD3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9881BF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实验边台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A315AB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368.095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1FB5FC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2DB0E1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（368095*700*850）±60mm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EBDB81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61968E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7DC7753">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CE20074">
            <w:pPr>
              <w:jc w:val="center"/>
              <w:rPr>
                <w:rFonts w:hint="eastAsia" w:ascii="宋体" w:hAnsi="宋体" w:eastAsia="宋体" w:cs="宋体"/>
                <w:color w:val="auto"/>
                <w:kern w:val="0"/>
                <w:szCs w:val="21"/>
                <w:highlight w:val="none"/>
              </w:rPr>
            </w:pPr>
          </w:p>
        </w:tc>
      </w:tr>
      <w:tr w14:paraId="62B6B89B">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35AEF8C">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F3F7190">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02E3919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储物柜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ADA789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427DAEA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F004D7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（500*450*2000）±60mm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F54493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9825B8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924C07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7C7C7F5">
            <w:pPr>
              <w:jc w:val="center"/>
              <w:rPr>
                <w:rFonts w:hint="eastAsia" w:ascii="宋体" w:hAnsi="宋体" w:eastAsia="宋体" w:cs="宋体"/>
                <w:color w:val="auto"/>
                <w:kern w:val="0"/>
                <w:szCs w:val="21"/>
                <w:highlight w:val="none"/>
              </w:rPr>
            </w:pPr>
          </w:p>
        </w:tc>
      </w:tr>
      <w:tr w14:paraId="7D9552C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9730F6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5A2E143">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4418D7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定制矮柜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7A06EA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128.895</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94BC8F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CC3F733">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（128895*400*1000）±60mm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B330CB6">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33BBCC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E89D26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F02F695">
            <w:pPr>
              <w:jc w:val="center"/>
              <w:rPr>
                <w:rFonts w:hint="eastAsia" w:ascii="宋体" w:hAnsi="宋体" w:eastAsia="宋体" w:cs="宋体"/>
                <w:color w:val="auto"/>
                <w:kern w:val="0"/>
                <w:szCs w:val="21"/>
                <w:highlight w:val="none"/>
              </w:rPr>
            </w:pPr>
          </w:p>
        </w:tc>
      </w:tr>
      <w:tr w14:paraId="65E37E3D">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E96E5EA">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735E48E">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745719E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脏被服拖车</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1BFD6E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46A266A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台</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98B8187">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（1120*620*900）±60mm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95DB5F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E5A1DA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5C7E50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2A189D1">
            <w:pPr>
              <w:jc w:val="center"/>
              <w:rPr>
                <w:rFonts w:hint="eastAsia" w:ascii="宋体" w:hAnsi="宋体" w:eastAsia="宋体" w:cs="宋体"/>
                <w:color w:val="auto"/>
                <w:kern w:val="0"/>
                <w:szCs w:val="21"/>
                <w:highlight w:val="none"/>
              </w:rPr>
            </w:pPr>
          </w:p>
        </w:tc>
      </w:tr>
      <w:tr w14:paraId="7B47D5CB">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AF84471">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589B63B">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F4A7C0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塑料托盘</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932304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A90A3D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D0D80B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（1600*1400*500）±60mm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36DAEBC">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5AEF34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7650D85">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96DA140">
            <w:pPr>
              <w:jc w:val="center"/>
              <w:rPr>
                <w:rFonts w:hint="eastAsia" w:ascii="宋体" w:hAnsi="宋体" w:eastAsia="宋体" w:cs="宋体"/>
                <w:color w:val="auto"/>
                <w:kern w:val="0"/>
                <w:szCs w:val="21"/>
                <w:highlight w:val="none"/>
              </w:rPr>
            </w:pPr>
          </w:p>
        </w:tc>
      </w:tr>
      <w:tr w14:paraId="748B2FE8">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405E32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69D6ECF">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2CC5FA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花槽柜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6922DF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9</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744E9D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个</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6EB4F250">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900*400*1000（±60mm）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F180EAE">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94D4FF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5186C1E">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7910AFC">
            <w:pPr>
              <w:jc w:val="center"/>
              <w:rPr>
                <w:rFonts w:hint="eastAsia" w:ascii="宋体" w:hAnsi="宋体" w:eastAsia="宋体" w:cs="宋体"/>
                <w:color w:val="auto"/>
                <w:kern w:val="0"/>
                <w:szCs w:val="21"/>
                <w:highlight w:val="none"/>
              </w:rPr>
            </w:pPr>
          </w:p>
        </w:tc>
      </w:tr>
      <w:tr w14:paraId="7E941855">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1750230">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E14DAD1">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C2C138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票据柜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E364B7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4017DA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C13CE4D">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（1680*400*2000）±60mm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69AD32A">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4C4046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BCCE87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B838852">
            <w:pPr>
              <w:jc w:val="center"/>
              <w:rPr>
                <w:rFonts w:hint="eastAsia" w:ascii="宋体" w:hAnsi="宋体" w:eastAsia="宋体" w:cs="宋体"/>
                <w:color w:val="auto"/>
                <w:kern w:val="0"/>
                <w:szCs w:val="21"/>
                <w:highlight w:val="none"/>
              </w:rPr>
            </w:pPr>
          </w:p>
        </w:tc>
      </w:tr>
      <w:tr w14:paraId="56447713">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178AB0C2">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6C27AF4">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DA47BC3">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lang w:val="en-US" w:eastAsia="zh-CN"/>
              </w:rPr>
              <w:t>危化品</w:t>
            </w:r>
            <w:r>
              <w:rPr>
                <w:rFonts w:hint="eastAsia" w:ascii="宋体" w:hAnsi="宋体" w:eastAsia="宋体" w:cs="宋体"/>
                <w:color w:val="auto"/>
                <w:kern w:val="0"/>
                <w:sz w:val="20"/>
                <w:szCs w:val="20"/>
                <w:highlight w:val="none"/>
              </w:rPr>
              <w:t>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888B2D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170F3E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B5652F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w:t>
            </w:r>
            <w:r>
              <w:rPr>
                <w:rFonts w:hint="eastAsia" w:ascii="宋体" w:hAnsi="宋体" w:eastAsia="宋体" w:cs="Times New Roman"/>
                <w:color w:val="auto"/>
                <w:highlight w:val="none"/>
                <w:lang w:val="en-US" w:eastAsia="zh-CN"/>
              </w:rPr>
              <w:t>800*550*54</w:t>
            </w:r>
            <w:r>
              <w:rPr>
                <w:rFonts w:hint="eastAsia" w:ascii="宋体" w:hAnsi="宋体" w:eastAsia="宋体" w:cs="Times New Roman"/>
                <w:color w:val="auto"/>
                <w:highlight w:val="none"/>
              </w:rPr>
              <w:t>0）±</w:t>
            </w:r>
            <w:r>
              <w:rPr>
                <w:rFonts w:hint="eastAsia" w:ascii="宋体" w:hAnsi="宋体" w:eastAsia="宋体" w:cs="Times New Roman"/>
                <w:color w:val="auto"/>
                <w:highlight w:val="none"/>
                <w:lang w:val="en-US" w:eastAsia="zh-CN"/>
              </w:rPr>
              <w:t>10</w:t>
            </w:r>
            <w:r>
              <w:rPr>
                <w:rFonts w:hint="eastAsia" w:ascii="宋体" w:hAnsi="宋体" w:eastAsia="宋体" w:cs="Times New Roman"/>
                <w:color w:val="auto"/>
                <w:highlight w:val="none"/>
              </w:rPr>
              <w:t>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66B0AC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3A6BE3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8964E4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A1B073E">
            <w:pPr>
              <w:jc w:val="center"/>
              <w:rPr>
                <w:rFonts w:hint="eastAsia" w:ascii="宋体" w:hAnsi="宋体" w:eastAsia="宋体" w:cs="宋体"/>
                <w:color w:val="auto"/>
                <w:kern w:val="0"/>
                <w:szCs w:val="21"/>
                <w:highlight w:val="none"/>
              </w:rPr>
            </w:pPr>
          </w:p>
        </w:tc>
      </w:tr>
      <w:tr w14:paraId="5951CF6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13C9B74">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39B889E">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5C09EF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晾晒架</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520F07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013B2C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2399AE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（1800*450*1000）±60mm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852D13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6585A2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330ABB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501D9BC">
            <w:pPr>
              <w:jc w:val="center"/>
              <w:rPr>
                <w:rFonts w:hint="eastAsia" w:ascii="宋体" w:hAnsi="宋体" w:eastAsia="宋体" w:cs="宋体"/>
                <w:color w:val="auto"/>
                <w:kern w:val="0"/>
                <w:szCs w:val="21"/>
                <w:highlight w:val="none"/>
              </w:rPr>
            </w:pPr>
          </w:p>
        </w:tc>
      </w:tr>
      <w:tr w14:paraId="464D76E1">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7AF29E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26B6E14">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7337A9A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定制药架1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7ABBA6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3188F8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8DA0018">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（3675*450*2000）±60mm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7C8F73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3D3445D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3685CD3">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BCE5455">
            <w:pPr>
              <w:jc w:val="center"/>
              <w:rPr>
                <w:rFonts w:hint="eastAsia" w:ascii="宋体" w:hAnsi="宋体" w:eastAsia="宋体" w:cs="宋体"/>
                <w:color w:val="auto"/>
                <w:kern w:val="0"/>
                <w:szCs w:val="21"/>
                <w:highlight w:val="none"/>
              </w:rPr>
            </w:pPr>
          </w:p>
        </w:tc>
      </w:tr>
      <w:tr w14:paraId="047125F8">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4CAFC59">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609F6930">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D34802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定制备餐柜2</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BC4D9F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24.18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4E51EB5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米</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57F59C4">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（24180*600*2000）±60mm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97CFF90">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0BE5CA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568B19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CD62825">
            <w:pPr>
              <w:jc w:val="center"/>
              <w:rPr>
                <w:rFonts w:hint="eastAsia" w:ascii="宋体" w:hAnsi="宋体" w:eastAsia="宋体" w:cs="宋体"/>
                <w:color w:val="auto"/>
                <w:kern w:val="0"/>
                <w:szCs w:val="21"/>
                <w:highlight w:val="none"/>
              </w:rPr>
            </w:pPr>
          </w:p>
        </w:tc>
      </w:tr>
      <w:tr w14:paraId="61B6E30C">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79189588">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AA4976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CC0A76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单人床</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1B81D9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88B51B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25D92D2">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（1200*2000）±60mm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8C3E7FE">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38D1F0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DB3BE1A">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9230E46">
            <w:pPr>
              <w:jc w:val="center"/>
              <w:rPr>
                <w:rFonts w:hint="eastAsia" w:ascii="宋体" w:hAnsi="宋体" w:eastAsia="宋体" w:cs="宋体"/>
                <w:color w:val="auto"/>
                <w:kern w:val="0"/>
                <w:szCs w:val="21"/>
                <w:highlight w:val="none"/>
              </w:rPr>
            </w:pPr>
          </w:p>
        </w:tc>
      </w:tr>
      <w:tr w14:paraId="16B10DC0">
        <w:tblPrEx>
          <w:tblCellMar>
            <w:top w:w="0" w:type="dxa"/>
            <w:left w:w="108" w:type="dxa"/>
            <w:bottom w:w="0" w:type="dxa"/>
            <w:right w:w="108" w:type="dxa"/>
          </w:tblCellMar>
        </w:tblPrEx>
        <w:trPr>
          <w:trHeight w:val="2066"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39E8665">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01250F6">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EB5A72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单人陪护沙发</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6B64EF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063F18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B311F47">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Times New Roman"/>
                <w:color w:val="auto"/>
                <w:highlight w:val="none"/>
              </w:rPr>
              <w:t>收起：（610*760*940）±60mm 展开：（610*1850*600）±60mm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037322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w:t>
            </w:r>
          </w:p>
        </w:tc>
        <w:tc>
          <w:tcPr>
            <w:tcW w:w="454" w:type="pct"/>
            <w:vMerge w:val="continue"/>
            <w:tcBorders>
              <w:left w:val="single" w:color="000000" w:sz="4" w:space="0"/>
              <w:right w:val="single" w:color="000000" w:sz="4" w:space="0"/>
            </w:tcBorders>
            <w:noWrap w:val="0"/>
            <w:vAlign w:val="center"/>
          </w:tcPr>
          <w:p w14:paraId="3BCFF4F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002FCC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B17BE66">
            <w:pPr>
              <w:jc w:val="center"/>
              <w:rPr>
                <w:rFonts w:hint="eastAsia" w:ascii="宋体" w:hAnsi="宋体" w:eastAsia="宋体" w:cs="宋体"/>
                <w:color w:val="auto"/>
                <w:kern w:val="0"/>
                <w:szCs w:val="21"/>
                <w:highlight w:val="none"/>
              </w:rPr>
            </w:pPr>
          </w:p>
        </w:tc>
      </w:tr>
      <w:tr w14:paraId="7CDAE99E">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453E2B1">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35A870D">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D2D979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床头柜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6D7ACBE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3</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527BFE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1A52592A">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（600*600*450）±60mm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093C4AE7">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73B042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65FD718">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9210B64">
            <w:pPr>
              <w:jc w:val="center"/>
              <w:rPr>
                <w:rFonts w:hint="eastAsia" w:ascii="宋体" w:hAnsi="宋体" w:eastAsia="宋体" w:cs="宋体"/>
                <w:color w:val="auto"/>
                <w:kern w:val="0"/>
                <w:szCs w:val="21"/>
                <w:highlight w:val="none"/>
              </w:rPr>
            </w:pPr>
          </w:p>
        </w:tc>
      </w:tr>
      <w:tr w14:paraId="35E3EEC7">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7440563">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9F26C42">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65BDC5F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衣柜2</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A99363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F8562B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D55FAB4">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（900*600*2000）±60mm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8517BDB">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1000</w:t>
            </w:r>
          </w:p>
        </w:tc>
        <w:tc>
          <w:tcPr>
            <w:tcW w:w="454" w:type="pct"/>
            <w:vMerge w:val="continue"/>
            <w:tcBorders>
              <w:left w:val="single" w:color="000000" w:sz="4" w:space="0"/>
              <w:right w:val="single" w:color="000000" w:sz="4" w:space="0"/>
            </w:tcBorders>
            <w:noWrap w:val="0"/>
            <w:vAlign w:val="center"/>
          </w:tcPr>
          <w:p w14:paraId="23EB64B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8ED9993">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FC59493">
            <w:pPr>
              <w:jc w:val="center"/>
              <w:rPr>
                <w:rFonts w:hint="eastAsia" w:ascii="宋体" w:hAnsi="宋体" w:eastAsia="宋体" w:cs="宋体"/>
                <w:color w:val="auto"/>
                <w:kern w:val="0"/>
                <w:szCs w:val="21"/>
                <w:highlight w:val="none"/>
              </w:rPr>
            </w:pPr>
          </w:p>
        </w:tc>
      </w:tr>
      <w:tr w14:paraId="75825C8F">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59159FA">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9BF219F">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EF4234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主机柜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C38307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7</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53940C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个</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3BA6CE8">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（320*500*690）±10mm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6F773895">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514907B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C8E18C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FA17321">
            <w:pPr>
              <w:jc w:val="center"/>
              <w:rPr>
                <w:rFonts w:hint="eastAsia" w:ascii="宋体" w:hAnsi="宋体" w:eastAsia="宋体" w:cs="宋体"/>
                <w:color w:val="auto"/>
                <w:kern w:val="0"/>
                <w:szCs w:val="21"/>
                <w:highlight w:val="none"/>
              </w:rPr>
            </w:pPr>
          </w:p>
        </w:tc>
      </w:tr>
      <w:tr w14:paraId="52244BA5">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9D66A9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27D0434">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478FA8D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分诊台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FD0EA8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640CAE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506B7D8">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（3000*700*750）±60mm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D1699A6">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E33F1C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1F67621">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3C96766">
            <w:pPr>
              <w:jc w:val="center"/>
              <w:rPr>
                <w:rFonts w:hint="eastAsia" w:ascii="宋体" w:hAnsi="宋体" w:eastAsia="宋体" w:cs="宋体"/>
                <w:color w:val="auto"/>
                <w:kern w:val="0"/>
                <w:szCs w:val="21"/>
                <w:highlight w:val="none"/>
              </w:rPr>
            </w:pPr>
          </w:p>
        </w:tc>
      </w:tr>
      <w:tr w14:paraId="1763C6A2">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0487F04A">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5813A73D">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FA083BF">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试剂柜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359F4F1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19</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F5C759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个</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B8F7457">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6C71C9D">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1C641C9D">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BC8F73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721BC46">
            <w:pPr>
              <w:jc w:val="center"/>
              <w:rPr>
                <w:rFonts w:hint="eastAsia" w:ascii="宋体" w:hAnsi="宋体" w:eastAsia="宋体" w:cs="宋体"/>
                <w:color w:val="auto"/>
                <w:kern w:val="0"/>
                <w:szCs w:val="21"/>
                <w:highlight w:val="none"/>
              </w:rPr>
            </w:pPr>
          </w:p>
        </w:tc>
      </w:tr>
      <w:tr w14:paraId="3CBD5A63">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E7A5AE4">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4445813">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98AD15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通风柜1</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5E364D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7</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4F1586B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BE5222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（1500*850*2000）±60mm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49F29A7">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74C5356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205482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445D5BD">
            <w:pPr>
              <w:jc w:val="center"/>
              <w:rPr>
                <w:rFonts w:hint="eastAsia" w:ascii="宋体" w:hAnsi="宋体" w:eastAsia="宋体" w:cs="宋体"/>
                <w:color w:val="auto"/>
                <w:kern w:val="0"/>
                <w:szCs w:val="21"/>
                <w:highlight w:val="none"/>
              </w:rPr>
            </w:pPr>
          </w:p>
        </w:tc>
      </w:tr>
      <w:tr w14:paraId="6CAA614B">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7F1024C">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370BFBF">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7A555E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定制钢制文件柜4</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2459865">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B3C1BE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571727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（3650*600*750）±60mm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779E6644">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A3831FC">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9DC1CA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6C672E7">
            <w:pPr>
              <w:jc w:val="center"/>
              <w:rPr>
                <w:rFonts w:hint="eastAsia" w:ascii="宋体" w:hAnsi="宋体" w:eastAsia="宋体" w:cs="宋体"/>
                <w:color w:val="auto"/>
                <w:kern w:val="0"/>
                <w:szCs w:val="21"/>
                <w:highlight w:val="none"/>
              </w:rPr>
            </w:pPr>
          </w:p>
        </w:tc>
      </w:tr>
      <w:tr w14:paraId="5A653E20">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1D41DB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BB7EC9D">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AB6E76D">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实验台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0AF83E8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445C4FC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3E32438">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（3650*800*850）±60mm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861D4BB">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95003CB">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FDDC8E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0A6485C">
            <w:pPr>
              <w:jc w:val="center"/>
              <w:rPr>
                <w:rFonts w:hint="eastAsia" w:ascii="宋体" w:hAnsi="宋体" w:eastAsia="宋体" w:cs="宋体"/>
                <w:color w:val="auto"/>
                <w:kern w:val="0"/>
                <w:szCs w:val="21"/>
                <w:highlight w:val="none"/>
              </w:rPr>
            </w:pPr>
          </w:p>
        </w:tc>
      </w:tr>
      <w:tr w14:paraId="39AB8DA3">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747A4E0">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07C7BF75">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522CFB2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防火柜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8B61FF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14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28044994">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个</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7091F44">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（1090*460*1650）±60mm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F0C2D4A">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69CF92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AE4FFB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21CE84B">
            <w:pPr>
              <w:jc w:val="center"/>
              <w:rPr>
                <w:rFonts w:hint="eastAsia" w:ascii="宋体" w:hAnsi="宋体" w:eastAsia="宋体" w:cs="宋体"/>
                <w:color w:val="auto"/>
                <w:kern w:val="0"/>
                <w:szCs w:val="21"/>
                <w:highlight w:val="none"/>
              </w:rPr>
            </w:pPr>
          </w:p>
        </w:tc>
      </w:tr>
      <w:tr w14:paraId="3FBFAE71">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4D41249">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4F140DB0">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08C2741">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标本柜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DF4E51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4</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0D0E16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个</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5BD2ECA1">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（1000*500*2000）±60mm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5029E05D">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7EB69E90">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F21259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5BE5AE26">
            <w:pPr>
              <w:jc w:val="center"/>
              <w:rPr>
                <w:rFonts w:hint="eastAsia" w:ascii="宋体" w:hAnsi="宋体" w:eastAsia="宋体" w:cs="宋体"/>
                <w:color w:val="auto"/>
                <w:kern w:val="0"/>
                <w:szCs w:val="21"/>
                <w:highlight w:val="none"/>
              </w:rPr>
            </w:pPr>
          </w:p>
        </w:tc>
      </w:tr>
      <w:tr w14:paraId="5DFE8292">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DFC03A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3FFF5268">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DADA6AB">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通风柜2</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55CA33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2</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01BF32D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FFE40FB">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（2000*850*2000）±60mm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65062B7">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7C9E12C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0222894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35BDEDC">
            <w:pPr>
              <w:jc w:val="center"/>
              <w:rPr>
                <w:rFonts w:hint="eastAsia" w:ascii="宋体" w:hAnsi="宋体" w:eastAsia="宋体" w:cs="宋体"/>
                <w:color w:val="auto"/>
                <w:kern w:val="0"/>
                <w:szCs w:val="21"/>
                <w:highlight w:val="none"/>
              </w:rPr>
            </w:pPr>
          </w:p>
        </w:tc>
      </w:tr>
      <w:tr w14:paraId="6F9F3DC2">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2160E91F">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7DA5FA9F">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2DB128BE">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玻片柜</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B6FBFD6">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8</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3E262E1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436E1B96">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（900*600*2000）±60mm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2D73070">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2E94D017">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B0314E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3DBBC43D">
            <w:pPr>
              <w:jc w:val="center"/>
              <w:rPr>
                <w:rFonts w:hint="eastAsia" w:ascii="宋体" w:hAnsi="宋体" w:eastAsia="宋体" w:cs="宋体"/>
                <w:color w:val="auto"/>
                <w:kern w:val="0"/>
                <w:szCs w:val="21"/>
                <w:highlight w:val="none"/>
              </w:rPr>
            </w:pPr>
          </w:p>
        </w:tc>
      </w:tr>
      <w:tr w14:paraId="14EA973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3FE69F77">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26FEDA32">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38F44B4A">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单面书架</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7902D007">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6</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1FCAE1FC">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0735D61">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（900*325*2000）±60mm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2A255141">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484A607F">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0FFC73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7C1EDC99">
            <w:pPr>
              <w:jc w:val="center"/>
              <w:rPr>
                <w:rFonts w:hint="eastAsia" w:ascii="宋体" w:hAnsi="宋体" w:eastAsia="宋体" w:cs="宋体"/>
                <w:color w:val="auto"/>
                <w:kern w:val="0"/>
                <w:szCs w:val="21"/>
                <w:highlight w:val="none"/>
              </w:rPr>
            </w:pPr>
          </w:p>
        </w:tc>
      </w:tr>
      <w:tr w14:paraId="27FDD00E">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617A5DCE">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2BF9B1A">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0EBCA590">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双面书架</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24FFB082">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51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6BF6D69">
            <w:pPr>
              <w:widowControl/>
              <w:jc w:val="center"/>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 w:val="20"/>
                <w:szCs w:val="20"/>
                <w:highlight w:val="none"/>
              </w:rPr>
              <w:t>组</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CD8FA62">
            <w:pPr>
              <w:jc w:val="center"/>
              <w:rPr>
                <w:rFonts w:hint="eastAsia" w:ascii="宋体" w:hAnsi="宋体" w:eastAsia="宋体" w:cs="宋体"/>
                <w:color w:val="auto"/>
                <w:kern w:val="0"/>
                <w:szCs w:val="21"/>
                <w:highlight w:val="none"/>
              </w:rPr>
            </w:pPr>
            <w:r>
              <w:rPr>
                <w:rFonts w:hint="eastAsia" w:ascii="宋体" w:hAnsi="宋体" w:eastAsia="宋体" w:cs="Times New Roman"/>
                <w:color w:val="auto"/>
                <w:highlight w:val="none"/>
              </w:rPr>
              <w:t>（900*625*2000）±60mm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BD42A48">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0002EC5A">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1B582BB2">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6583582E">
            <w:pPr>
              <w:jc w:val="center"/>
              <w:rPr>
                <w:rFonts w:hint="eastAsia" w:ascii="宋体" w:hAnsi="宋体" w:eastAsia="宋体" w:cs="宋体"/>
                <w:color w:val="auto"/>
                <w:kern w:val="0"/>
                <w:szCs w:val="21"/>
                <w:highlight w:val="none"/>
              </w:rPr>
            </w:pPr>
          </w:p>
        </w:tc>
      </w:tr>
      <w:tr w14:paraId="50D1F3D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5AD2D76D">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right w:val="single" w:color="000000" w:sz="4" w:space="0"/>
            </w:tcBorders>
            <w:noWrap w:val="0"/>
            <w:vAlign w:val="center"/>
          </w:tcPr>
          <w:p w14:paraId="134425F4">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1276F0EB">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 w:val="20"/>
                <w:szCs w:val="20"/>
                <w:highlight w:val="none"/>
              </w:rPr>
              <w:t>取材台</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1872ED71">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 w:val="20"/>
                <w:szCs w:val="20"/>
                <w:highlight w:val="none"/>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62F65CB6">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kern w:val="0"/>
                <w:sz w:val="20"/>
                <w:szCs w:val="20"/>
                <w:highlight w:val="none"/>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3200A473">
            <w:pPr>
              <w:jc w:val="center"/>
              <w:rPr>
                <w:rFonts w:hint="eastAsia" w:ascii="宋体" w:hAnsi="宋体" w:eastAsia="宋体" w:cs="Times New Roman"/>
                <w:color w:val="auto"/>
                <w:highlight w:val="none"/>
              </w:rPr>
            </w:pPr>
            <w:r>
              <w:rPr>
                <w:rFonts w:hint="eastAsia" w:ascii="宋体" w:hAnsi="宋体" w:eastAsia="宋体" w:cs="宋体"/>
                <w:color w:val="auto"/>
                <w:kern w:val="0"/>
                <w:szCs w:val="21"/>
                <w:highlight w:val="none"/>
              </w:rPr>
              <w:t>（</w:t>
            </w:r>
            <w:r>
              <w:rPr>
                <w:rFonts w:ascii="宋体" w:hAnsi="宋体" w:eastAsia="宋体" w:cs="宋体"/>
                <w:bCs/>
                <w:color w:val="auto"/>
                <w:szCs w:val="21"/>
                <w:highlight w:val="none"/>
              </w:rPr>
              <w:t>1700*600*750</w:t>
            </w:r>
            <w:r>
              <w:rPr>
                <w:rFonts w:hint="eastAsia" w:ascii="宋体" w:hAnsi="宋体" w:eastAsia="宋体" w:cs="宋体"/>
                <w:color w:val="auto"/>
                <w:kern w:val="0"/>
                <w:szCs w:val="21"/>
                <w:highlight w:val="none"/>
              </w:rPr>
              <w:t>）±20mm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3F72555D">
            <w:pPr>
              <w:jc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w:t>
            </w:r>
          </w:p>
        </w:tc>
        <w:tc>
          <w:tcPr>
            <w:tcW w:w="454" w:type="pct"/>
            <w:vMerge w:val="continue"/>
            <w:tcBorders>
              <w:left w:val="single" w:color="000000" w:sz="4" w:space="0"/>
              <w:right w:val="single" w:color="000000" w:sz="4" w:space="0"/>
            </w:tcBorders>
            <w:noWrap w:val="0"/>
            <w:vAlign w:val="center"/>
          </w:tcPr>
          <w:p w14:paraId="67F642D4">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27A469E9">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right w:val="single" w:color="000000" w:sz="4" w:space="0"/>
            </w:tcBorders>
            <w:noWrap w:val="0"/>
            <w:vAlign w:val="center"/>
          </w:tcPr>
          <w:p w14:paraId="4C5CFCC7">
            <w:pPr>
              <w:jc w:val="center"/>
              <w:rPr>
                <w:rFonts w:hint="eastAsia" w:ascii="宋体" w:hAnsi="宋体" w:eastAsia="宋体" w:cs="宋体"/>
                <w:color w:val="auto"/>
                <w:kern w:val="0"/>
                <w:szCs w:val="21"/>
                <w:highlight w:val="none"/>
              </w:rPr>
            </w:pPr>
          </w:p>
        </w:tc>
      </w:tr>
      <w:tr w14:paraId="7C871666">
        <w:tblPrEx>
          <w:tblCellMar>
            <w:top w:w="0" w:type="dxa"/>
            <w:left w:w="108" w:type="dxa"/>
            <w:bottom w:w="0" w:type="dxa"/>
            <w:right w:w="108" w:type="dxa"/>
          </w:tblCellMar>
        </w:tblPrEx>
        <w:trPr>
          <w:trHeight w:val="714"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CBE3388">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bottom w:val="single" w:color="000000" w:sz="4" w:space="0"/>
              <w:right w:val="single" w:color="000000" w:sz="4" w:space="0"/>
            </w:tcBorders>
            <w:noWrap w:val="0"/>
            <w:vAlign w:val="center"/>
          </w:tcPr>
          <w:p w14:paraId="2FFD61FC">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08B2CADE">
            <w:pPr>
              <w:widowControl/>
              <w:jc w:val="center"/>
              <w:textAlignment w:val="center"/>
              <w:rPr>
                <w:rFonts w:hint="default"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尿布床</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53F381C7">
            <w:pPr>
              <w:widowControl/>
              <w:jc w:val="center"/>
              <w:textAlignment w:val="center"/>
              <w:rPr>
                <w:rFonts w:hint="default" w:ascii="宋体" w:hAnsi="宋体" w:eastAsia="宋体" w:cs="宋体"/>
                <w:color w:val="auto"/>
                <w:kern w:val="0"/>
                <w:sz w:val="20"/>
                <w:szCs w:val="20"/>
                <w:highlight w:val="none"/>
                <w:lang w:val="en-US" w:eastAsia="zh-CN"/>
              </w:rPr>
            </w:pPr>
            <w:r>
              <w:rPr>
                <w:rFonts w:hint="eastAsia" w:ascii="宋体" w:hAnsi="宋体" w:eastAsia="宋体" w:cs="宋体"/>
                <w:color w:val="auto"/>
                <w:kern w:val="0"/>
                <w:sz w:val="20"/>
                <w:szCs w:val="20"/>
                <w:highlight w:val="none"/>
                <w:lang w:val="en-US" w:eastAsia="zh-CN"/>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5452EDEE">
            <w:pPr>
              <w:widowControl/>
              <w:jc w:val="center"/>
              <w:textAlignment w:val="center"/>
              <w:rPr>
                <w:rFonts w:hint="default" w:ascii="宋体" w:hAnsi="宋体" w:eastAsia="宋体" w:cs="宋体"/>
                <w:color w:val="auto"/>
                <w:kern w:val="0"/>
                <w:sz w:val="20"/>
                <w:szCs w:val="20"/>
                <w:highlight w:val="none"/>
                <w:lang w:val="en-US" w:eastAsia="zh-CN"/>
              </w:rPr>
            </w:pPr>
            <w:r>
              <w:rPr>
                <w:rFonts w:hint="eastAsia" w:ascii="宋体" w:hAnsi="宋体" w:eastAsia="宋体" w:cs="宋体"/>
                <w:color w:val="auto"/>
                <w:kern w:val="0"/>
                <w:sz w:val="20"/>
                <w:szCs w:val="20"/>
                <w:highlight w:val="none"/>
                <w:lang w:val="en-US" w:eastAsia="zh-CN"/>
              </w:rPr>
              <w:t>张</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231F9651">
            <w:pPr>
              <w:jc w:val="both"/>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840*550*880</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±20mm</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1955DCD5">
            <w:pPr>
              <w:jc w:val="center"/>
              <w:rPr>
                <w:rFonts w:hint="default" w:ascii="宋体" w:hAnsi="宋体" w:eastAsia="宋体" w:cs="宋体"/>
                <w:color w:val="auto"/>
                <w:kern w:val="0"/>
                <w:szCs w:val="21"/>
                <w:highlight w:val="none"/>
                <w:lang w:val="en-US" w:eastAsia="zh-CN"/>
              </w:rPr>
            </w:pPr>
            <w:r>
              <w:rPr>
                <w:rFonts w:hint="eastAsia" w:ascii="宋体" w:hAnsi="宋体" w:eastAsia="宋体" w:cs="宋体"/>
                <w:color w:val="auto"/>
                <w:kern w:val="0"/>
                <w:szCs w:val="21"/>
                <w:highlight w:val="none"/>
                <w:lang w:val="en-US" w:eastAsia="zh-CN"/>
              </w:rPr>
              <w:t>/</w:t>
            </w:r>
          </w:p>
        </w:tc>
        <w:tc>
          <w:tcPr>
            <w:tcW w:w="454" w:type="pct"/>
            <w:vMerge w:val="continue"/>
            <w:tcBorders>
              <w:left w:val="single" w:color="000000" w:sz="4" w:space="0"/>
              <w:right w:val="single" w:color="000000" w:sz="4" w:space="0"/>
            </w:tcBorders>
            <w:noWrap w:val="0"/>
            <w:vAlign w:val="center"/>
          </w:tcPr>
          <w:p w14:paraId="3D9C0D85">
            <w:pPr>
              <w:jc w:val="center"/>
              <w:rPr>
                <w:rFonts w:hint="default" w:ascii="宋体" w:hAnsi="宋体" w:eastAsia="宋体" w:cs="宋体"/>
                <w:color w:val="auto"/>
                <w:kern w:val="0"/>
                <w:szCs w:val="21"/>
                <w:highlight w:val="none"/>
                <w:lang w:val="en-US" w:eastAsia="zh-CN"/>
              </w:rPr>
            </w:pPr>
          </w:p>
        </w:tc>
        <w:tc>
          <w:tcPr>
            <w:tcW w:w="454" w:type="pct"/>
            <w:vMerge w:val="continue"/>
            <w:tcBorders>
              <w:left w:val="single" w:color="000000" w:sz="4" w:space="0"/>
              <w:right w:val="single" w:color="000000" w:sz="4" w:space="0"/>
            </w:tcBorders>
            <w:noWrap w:val="0"/>
            <w:vAlign w:val="center"/>
          </w:tcPr>
          <w:p w14:paraId="17083938">
            <w:pPr>
              <w:jc w:val="center"/>
              <w:rPr>
                <w:rFonts w:hint="eastAsia" w:ascii="宋体" w:hAnsi="宋体" w:eastAsia="宋体" w:cs="宋体"/>
                <w:color w:val="auto"/>
                <w:kern w:val="0"/>
                <w:szCs w:val="21"/>
                <w:highlight w:val="none"/>
                <w:lang w:val="en-US" w:eastAsia="zh-CN"/>
              </w:rPr>
            </w:pPr>
          </w:p>
        </w:tc>
        <w:tc>
          <w:tcPr>
            <w:tcW w:w="454" w:type="pct"/>
            <w:vMerge w:val="continue"/>
            <w:tcBorders>
              <w:left w:val="single" w:color="000000" w:sz="4" w:space="0"/>
              <w:right w:val="single" w:color="000000" w:sz="4" w:space="0"/>
            </w:tcBorders>
            <w:noWrap w:val="0"/>
            <w:vAlign w:val="center"/>
          </w:tcPr>
          <w:p w14:paraId="2D1BE674">
            <w:pPr>
              <w:jc w:val="center"/>
              <w:rPr>
                <w:rFonts w:hint="eastAsia" w:ascii="宋体" w:hAnsi="宋体" w:eastAsia="宋体" w:cs="宋体"/>
                <w:color w:val="auto"/>
                <w:kern w:val="0"/>
                <w:szCs w:val="21"/>
                <w:highlight w:val="none"/>
                <w:lang w:val="en-US" w:eastAsia="zh-CN"/>
              </w:rPr>
            </w:pPr>
          </w:p>
        </w:tc>
      </w:tr>
      <w:tr w14:paraId="03C4A5E4">
        <w:tblPrEx>
          <w:tblCellMar>
            <w:top w:w="0" w:type="dxa"/>
            <w:left w:w="108" w:type="dxa"/>
            <w:bottom w:w="0" w:type="dxa"/>
            <w:right w:w="108" w:type="dxa"/>
          </w:tblCellMar>
        </w:tblPrEx>
        <w:trPr>
          <w:trHeight w:val="718" w:hRule="atLeast"/>
        </w:trPr>
        <w:tc>
          <w:tcPr>
            <w:tcW w:w="275" w:type="pct"/>
            <w:tcBorders>
              <w:top w:val="single" w:color="000000" w:sz="4" w:space="0"/>
              <w:left w:val="single" w:color="000000" w:sz="4" w:space="0"/>
              <w:bottom w:val="single" w:color="000000" w:sz="4" w:space="0"/>
              <w:right w:val="single" w:color="000000" w:sz="4" w:space="0"/>
            </w:tcBorders>
            <w:noWrap w:val="0"/>
            <w:vAlign w:val="center"/>
          </w:tcPr>
          <w:p w14:paraId="49811065">
            <w:pPr>
              <w:widowControl/>
              <w:numPr>
                <w:ilvl w:val="0"/>
                <w:numId w:val="8"/>
              </w:numPr>
              <w:jc w:val="center"/>
              <w:textAlignment w:val="center"/>
              <w:rPr>
                <w:rFonts w:hint="eastAsia" w:ascii="宋体" w:hAnsi="宋体" w:eastAsia="宋体" w:cs="宋体"/>
                <w:color w:val="auto"/>
                <w:kern w:val="0"/>
                <w:szCs w:val="21"/>
                <w:highlight w:val="none"/>
              </w:rPr>
            </w:pPr>
          </w:p>
        </w:tc>
        <w:tc>
          <w:tcPr>
            <w:tcW w:w="733" w:type="pct"/>
            <w:vMerge w:val="continue"/>
            <w:tcBorders>
              <w:left w:val="single" w:color="000000" w:sz="4" w:space="0"/>
              <w:bottom w:val="single" w:color="000000" w:sz="4" w:space="0"/>
              <w:right w:val="single" w:color="000000" w:sz="4" w:space="0"/>
            </w:tcBorders>
            <w:noWrap w:val="0"/>
            <w:vAlign w:val="center"/>
          </w:tcPr>
          <w:p w14:paraId="79086747">
            <w:pPr>
              <w:widowControl/>
              <w:jc w:val="center"/>
              <w:textAlignment w:val="center"/>
              <w:rPr>
                <w:rFonts w:hint="eastAsia" w:ascii="宋体" w:hAnsi="宋体" w:eastAsia="宋体" w:cs="宋体"/>
                <w:color w:val="auto"/>
                <w:kern w:val="0"/>
                <w:sz w:val="20"/>
                <w:szCs w:val="20"/>
                <w:highlight w:val="none"/>
              </w:rPr>
            </w:pPr>
          </w:p>
        </w:tc>
        <w:tc>
          <w:tcPr>
            <w:tcW w:w="732" w:type="pct"/>
            <w:tcBorders>
              <w:top w:val="single" w:color="000000" w:sz="4" w:space="0"/>
              <w:left w:val="single" w:color="000000" w:sz="4" w:space="0"/>
              <w:bottom w:val="single" w:color="000000" w:sz="4" w:space="0"/>
              <w:right w:val="single" w:color="000000" w:sz="4" w:space="0"/>
            </w:tcBorders>
            <w:noWrap w:val="0"/>
            <w:vAlign w:val="center"/>
          </w:tcPr>
          <w:p w14:paraId="0BAD8D0B">
            <w:pPr>
              <w:widowControl/>
              <w:jc w:val="center"/>
              <w:textAlignment w:val="center"/>
              <w:rPr>
                <w:rFonts w:hint="eastAsia" w:ascii="宋体" w:hAnsi="宋体" w:eastAsia="宋体" w:cs="宋体"/>
                <w:color w:val="auto"/>
                <w:kern w:val="0"/>
                <w:sz w:val="20"/>
                <w:szCs w:val="20"/>
                <w:highlight w:val="none"/>
              </w:rPr>
            </w:pPr>
            <w:r>
              <w:rPr>
                <w:rFonts w:hint="eastAsia" w:ascii="宋体" w:hAnsi="宋体" w:eastAsia="宋体" w:cs="宋体"/>
                <w:color w:val="auto"/>
                <w:szCs w:val="21"/>
                <w:highlight w:val="none"/>
                <w:lang w:val="en-US" w:eastAsia="zh-CN"/>
              </w:rPr>
              <w:t>定位管理标签模块</w:t>
            </w:r>
          </w:p>
        </w:tc>
        <w:tc>
          <w:tcPr>
            <w:tcW w:w="453" w:type="pct"/>
            <w:tcBorders>
              <w:top w:val="single" w:color="000000" w:sz="4" w:space="0"/>
              <w:left w:val="single" w:color="000000" w:sz="4" w:space="0"/>
              <w:bottom w:val="single" w:color="000000" w:sz="4" w:space="0"/>
              <w:right w:val="single" w:color="000000" w:sz="4" w:space="0"/>
            </w:tcBorders>
            <w:noWrap w:val="0"/>
            <w:vAlign w:val="center"/>
          </w:tcPr>
          <w:p w14:paraId="400BE8B3">
            <w:pPr>
              <w:widowControl/>
              <w:jc w:val="center"/>
              <w:textAlignment w:val="center"/>
              <w:rPr>
                <w:rFonts w:hint="eastAsia" w:ascii="宋体" w:hAnsi="宋体" w:eastAsia="宋体" w:cs="宋体"/>
                <w:color w:val="auto"/>
                <w:kern w:val="0"/>
                <w:sz w:val="20"/>
                <w:szCs w:val="20"/>
                <w:highlight w:val="none"/>
                <w:lang w:val="en-US" w:eastAsia="zh-CN"/>
              </w:rPr>
            </w:pPr>
            <w:r>
              <w:rPr>
                <w:rFonts w:hint="eastAsia" w:ascii="宋体" w:hAnsi="宋体" w:eastAsia="宋体" w:cs="宋体"/>
                <w:color w:val="auto"/>
                <w:kern w:val="0"/>
                <w:sz w:val="20"/>
                <w:szCs w:val="20"/>
                <w:highlight w:val="none"/>
                <w:lang w:val="en-US" w:eastAsia="zh-CN"/>
              </w:rPr>
              <w:t>1</w:t>
            </w:r>
          </w:p>
        </w:tc>
        <w:tc>
          <w:tcPr>
            <w:tcW w:w="376" w:type="pct"/>
            <w:tcBorders>
              <w:top w:val="single" w:color="000000" w:sz="4" w:space="0"/>
              <w:left w:val="single" w:color="000000" w:sz="4" w:space="0"/>
              <w:bottom w:val="single" w:color="000000" w:sz="4" w:space="0"/>
              <w:right w:val="single" w:color="000000" w:sz="4" w:space="0"/>
            </w:tcBorders>
            <w:noWrap w:val="0"/>
            <w:vAlign w:val="center"/>
          </w:tcPr>
          <w:p w14:paraId="74D373A4">
            <w:pPr>
              <w:widowControl/>
              <w:jc w:val="center"/>
              <w:textAlignment w:val="center"/>
              <w:rPr>
                <w:rFonts w:hint="eastAsia" w:ascii="宋体" w:hAnsi="宋体" w:eastAsia="宋体" w:cs="宋体"/>
                <w:color w:val="auto"/>
                <w:kern w:val="0"/>
                <w:sz w:val="20"/>
                <w:szCs w:val="20"/>
                <w:highlight w:val="none"/>
                <w:lang w:val="en-US" w:eastAsia="zh-CN"/>
              </w:rPr>
            </w:pPr>
            <w:r>
              <w:rPr>
                <w:rFonts w:hint="eastAsia" w:ascii="宋体" w:hAnsi="宋体" w:eastAsia="宋体" w:cs="宋体"/>
                <w:color w:val="auto"/>
                <w:kern w:val="0"/>
                <w:sz w:val="20"/>
                <w:szCs w:val="20"/>
                <w:highlight w:val="none"/>
                <w:lang w:val="en-US" w:eastAsia="zh-CN"/>
              </w:rPr>
              <w:t>套</w:t>
            </w:r>
          </w:p>
        </w:tc>
        <w:tc>
          <w:tcPr>
            <w:tcW w:w="554" w:type="pct"/>
            <w:tcBorders>
              <w:top w:val="single" w:color="000000" w:sz="4" w:space="0"/>
              <w:left w:val="single" w:color="000000" w:sz="4" w:space="0"/>
              <w:bottom w:val="single" w:color="000000" w:sz="4" w:space="0"/>
              <w:right w:val="single" w:color="000000" w:sz="4" w:space="0"/>
            </w:tcBorders>
            <w:noWrap w:val="0"/>
            <w:vAlign w:val="center"/>
          </w:tcPr>
          <w:p w14:paraId="0A1E44C1">
            <w:pPr>
              <w:jc w:val="center"/>
              <w:rPr>
                <w:rFonts w:hint="eastAsia" w:ascii="宋体" w:hAnsi="宋体" w:eastAsia="宋体" w:cs="宋体"/>
                <w:color w:val="auto"/>
                <w:kern w:val="0"/>
                <w:szCs w:val="21"/>
                <w:highlight w:val="none"/>
                <w:lang w:val="en-US" w:eastAsia="zh-CN"/>
              </w:rPr>
            </w:pPr>
            <w:r>
              <w:rPr>
                <w:rFonts w:hint="eastAsia" w:ascii="Times New Roman" w:hAnsi="Times New Roman" w:eastAsia="宋体" w:cs="Times New Roman"/>
                <w:color w:val="auto"/>
                <w:highlight w:val="none"/>
                <w:lang w:val="en-US" w:eastAsia="zh-CN"/>
              </w:rPr>
              <w:t>常规</w:t>
            </w:r>
          </w:p>
        </w:tc>
        <w:tc>
          <w:tcPr>
            <w:tcW w:w="510" w:type="pct"/>
            <w:tcBorders>
              <w:top w:val="single" w:color="000000" w:sz="4" w:space="0"/>
              <w:left w:val="single" w:color="000000" w:sz="4" w:space="0"/>
              <w:bottom w:val="single" w:color="000000" w:sz="4" w:space="0"/>
              <w:right w:val="single" w:color="000000" w:sz="4" w:space="0"/>
            </w:tcBorders>
            <w:noWrap w:val="0"/>
            <w:vAlign w:val="center"/>
          </w:tcPr>
          <w:p w14:paraId="411B9EB8">
            <w:pPr>
              <w:jc w:val="center"/>
              <w:rPr>
                <w:rFonts w:hint="eastAsia" w:ascii="宋体" w:hAnsi="宋体" w:eastAsia="宋体" w:cs="宋体"/>
                <w:color w:val="auto"/>
                <w:kern w:val="0"/>
                <w:szCs w:val="21"/>
                <w:highlight w:val="none"/>
                <w:lang w:val="en-US" w:eastAsia="zh-CN"/>
              </w:rPr>
            </w:pPr>
            <w:r>
              <w:rPr>
                <w:rFonts w:hint="eastAsia" w:ascii="宋体" w:hAnsi="宋体" w:eastAsia="宋体" w:cs="宋体"/>
                <w:color w:val="auto"/>
                <w:kern w:val="0"/>
                <w:szCs w:val="21"/>
                <w:highlight w:val="none"/>
                <w:lang w:val="en-US" w:eastAsia="zh-CN"/>
              </w:rPr>
              <w:t>/</w:t>
            </w:r>
          </w:p>
        </w:tc>
        <w:tc>
          <w:tcPr>
            <w:tcW w:w="454" w:type="pct"/>
            <w:vMerge w:val="continue"/>
            <w:tcBorders>
              <w:left w:val="single" w:color="000000" w:sz="4" w:space="0"/>
              <w:bottom w:val="single" w:color="000000" w:sz="4" w:space="0"/>
              <w:right w:val="single" w:color="000000" w:sz="4" w:space="0"/>
            </w:tcBorders>
            <w:noWrap w:val="0"/>
            <w:vAlign w:val="center"/>
          </w:tcPr>
          <w:p w14:paraId="666576C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bottom w:val="single" w:color="000000" w:sz="4" w:space="0"/>
              <w:right w:val="single" w:color="000000" w:sz="4" w:space="0"/>
            </w:tcBorders>
            <w:noWrap w:val="0"/>
            <w:vAlign w:val="center"/>
          </w:tcPr>
          <w:p w14:paraId="65C23A16">
            <w:pPr>
              <w:jc w:val="center"/>
              <w:rPr>
                <w:rFonts w:hint="eastAsia" w:ascii="宋体" w:hAnsi="宋体" w:eastAsia="宋体" w:cs="宋体"/>
                <w:color w:val="auto"/>
                <w:kern w:val="0"/>
                <w:szCs w:val="21"/>
                <w:highlight w:val="none"/>
              </w:rPr>
            </w:pPr>
          </w:p>
        </w:tc>
        <w:tc>
          <w:tcPr>
            <w:tcW w:w="454" w:type="pct"/>
            <w:vMerge w:val="continue"/>
            <w:tcBorders>
              <w:left w:val="single" w:color="000000" w:sz="4" w:space="0"/>
              <w:bottom w:val="single" w:color="000000" w:sz="4" w:space="0"/>
              <w:right w:val="single" w:color="000000" w:sz="4" w:space="0"/>
            </w:tcBorders>
            <w:noWrap w:val="0"/>
            <w:vAlign w:val="center"/>
          </w:tcPr>
          <w:p w14:paraId="6F47C391">
            <w:pPr>
              <w:jc w:val="center"/>
              <w:rPr>
                <w:rFonts w:hint="eastAsia" w:ascii="宋体" w:hAnsi="宋体" w:eastAsia="宋体" w:cs="宋体"/>
                <w:color w:val="auto"/>
                <w:kern w:val="0"/>
                <w:szCs w:val="21"/>
                <w:highlight w:val="none"/>
              </w:rPr>
            </w:pPr>
          </w:p>
        </w:tc>
      </w:tr>
      <w:bookmarkEnd w:id="71"/>
    </w:tbl>
    <w:p w14:paraId="4F9ECCE8">
      <w:pPr>
        <w:ind w:firstLine="422" w:firstLineChars="200"/>
        <w:rPr>
          <w:rFonts w:hint="eastAsia" w:ascii="宋体" w:hAnsi="宋体"/>
          <w:b/>
          <w:color w:val="FF0000"/>
          <w:szCs w:val="21"/>
        </w:rPr>
      </w:pPr>
    </w:p>
    <w:p w14:paraId="45F8F41E">
      <w:pPr>
        <w:ind w:firstLine="422" w:firstLineChars="200"/>
        <w:rPr>
          <w:rFonts w:hint="eastAsia" w:ascii="宋体" w:hAnsi="宋体"/>
          <w:b/>
          <w:color w:val="FF0000"/>
          <w:szCs w:val="21"/>
        </w:rPr>
      </w:pPr>
    </w:p>
    <w:p w14:paraId="54DFEC1B">
      <w:pPr>
        <w:ind w:firstLine="422" w:firstLineChars="200"/>
        <w:rPr>
          <w:rFonts w:hint="eastAsia" w:ascii="宋体" w:hAnsi="宋体"/>
          <w:b/>
          <w:color w:val="FF0000"/>
          <w:szCs w:val="21"/>
        </w:rPr>
      </w:pPr>
    </w:p>
    <w:p w14:paraId="270787BC">
      <w:pPr>
        <w:ind w:firstLine="422" w:firstLineChars="200"/>
        <w:rPr>
          <w:rFonts w:ascii="宋体" w:hAnsi="宋体"/>
          <w:b/>
          <w:color w:val="FF0000"/>
          <w:szCs w:val="21"/>
        </w:rPr>
      </w:pPr>
      <w:r>
        <w:rPr>
          <w:rFonts w:hint="eastAsia" w:ascii="宋体" w:hAnsi="宋体"/>
          <w:b/>
          <w:color w:val="FF0000"/>
          <w:szCs w:val="21"/>
        </w:rPr>
        <w:t xml:space="preserve">备注：1.备注栏注明“拒绝进口”的产品不接受投标人选用进口产品参与投标；注明“接受进口”的产品允许投标人选用进口产品参与投标，但不排斥国内产品。 </w:t>
      </w:r>
    </w:p>
    <w:p w14:paraId="306326D8">
      <w:pPr>
        <w:numPr>
          <w:ilvl w:val="0"/>
          <w:numId w:val="9"/>
        </w:numPr>
        <w:ind w:firstLine="422" w:firstLineChars="200"/>
        <w:rPr>
          <w:rFonts w:hint="eastAsia" w:ascii="宋体" w:hAnsi="宋体"/>
          <w:b/>
          <w:color w:val="FF0000"/>
          <w:szCs w:val="21"/>
        </w:rPr>
      </w:pPr>
      <w:r>
        <w:rPr>
          <w:rFonts w:hint="eastAsia" w:ascii="宋体" w:hAnsi="宋体"/>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24228570">
      <w:pPr>
        <w:numPr>
          <w:ilvl w:val="0"/>
          <w:numId w:val="0"/>
        </w:numPr>
        <w:ind w:firstLine="422" w:firstLineChars="200"/>
        <w:rPr>
          <w:rFonts w:hint="eastAsia" w:ascii="宋体" w:hAnsi="宋体" w:eastAsia="宋体" w:cs="Times New Roman"/>
          <w:b/>
          <w:color w:val="FF0000"/>
          <w:szCs w:val="21"/>
        </w:rPr>
      </w:pPr>
      <w:r>
        <w:rPr>
          <w:rFonts w:hint="eastAsia" w:ascii="宋体" w:hAnsi="宋体" w:eastAsia="宋体" w:cs="Times New Roman"/>
          <w:b/>
          <w:color w:val="FF0000"/>
          <w:szCs w:val="21"/>
        </w:rPr>
        <w:t>3、★如注明有单价限价的产品，投标人对该产品的单价报价不得超过单价限，否则将作投标无效处理。</w:t>
      </w:r>
    </w:p>
    <w:p w14:paraId="5C40FE3E">
      <w:pPr>
        <w:numPr>
          <w:ilvl w:val="0"/>
          <w:numId w:val="9"/>
        </w:numPr>
        <w:ind w:firstLine="422" w:firstLineChars="200"/>
        <w:rPr>
          <w:rFonts w:hint="eastAsia" w:ascii="宋体" w:hAnsi="宋体" w:eastAsia="宋体" w:cs="Times New Roman"/>
          <w:b/>
          <w:color w:val="FF0000"/>
          <w:szCs w:val="21"/>
        </w:rPr>
      </w:pPr>
      <w:r>
        <w:rPr>
          <w:rFonts w:hint="eastAsia" w:ascii="宋体" w:hAnsi="宋体" w:eastAsia="宋体" w:cs="Times New Roman"/>
          <w:b/>
          <w:color w:val="FF0000"/>
          <w:szCs w:val="21"/>
          <w:lang w:val="en-US" w:eastAsia="zh-CN"/>
        </w:rPr>
        <w:t>根据《政府采购货物和服务招标投标管理办法》（财政部令第87号）第三十一条规定，单一产品项目或非单一产品项目中的核心产品均应明确品牌，如未填报品牌信息的，所造成的后果由供应商自行承担。</w:t>
      </w:r>
    </w:p>
    <w:p w14:paraId="10628DB4">
      <w:pPr>
        <w:ind w:firstLine="422" w:firstLineChars="200"/>
        <w:rPr>
          <w:rFonts w:ascii="宋体" w:hAnsi="宋体"/>
          <w:b/>
          <w:color w:val="FF0000"/>
          <w:szCs w:val="21"/>
          <w:highlight w:val="yellow"/>
        </w:rPr>
      </w:pPr>
      <w:r>
        <w:rPr>
          <w:rFonts w:hint="eastAsia" w:ascii="宋体" w:hAnsi="宋体"/>
          <w:b/>
          <w:color w:val="FF0000"/>
          <w:szCs w:val="21"/>
          <w:highlight w:val="yellow"/>
          <w:lang w:val="en-US" w:eastAsia="zh-CN"/>
        </w:rPr>
        <w:t>5</w:t>
      </w:r>
      <w:r>
        <w:rPr>
          <w:rFonts w:hint="eastAsia" w:ascii="宋体" w:hAnsi="宋体"/>
          <w:b/>
          <w:color w:val="FF0000"/>
          <w:szCs w:val="21"/>
          <w:highlight w:val="yellow"/>
        </w:rPr>
        <w:t>、本项目核心产品为：</w:t>
      </w:r>
      <w:r>
        <w:rPr>
          <w:rFonts w:hint="eastAsia" w:ascii="宋体" w:hAnsi="宋体"/>
          <w:b/>
          <w:color w:val="FF0000"/>
          <w:szCs w:val="21"/>
          <w:highlight w:val="yellow"/>
          <w:u w:val="single"/>
        </w:rPr>
        <w:t xml:space="preserve">   输液椅  </w:t>
      </w:r>
      <w:r>
        <w:rPr>
          <w:rFonts w:hint="eastAsia" w:ascii="宋体" w:hAnsi="宋体"/>
          <w:b/>
          <w:color w:val="FF0000"/>
          <w:szCs w:val="21"/>
          <w:highlight w:val="yellow"/>
        </w:rPr>
        <w:t>。</w:t>
      </w:r>
      <w:bookmarkEnd w:id="69"/>
    </w:p>
    <w:p w14:paraId="7807F1DD">
      <w:pPr>
        <w:rPr>
          <w:rFonts w:ascii="宋体" w:hAnsi="宋体"/>
          <w:b/>
          <w:color w:val="FF0000"/>
          <w:szCs w:val="21"/>
        </w:rPr>
      </w:pPr>
    </w:p>
    <w:p w14:paraId="2BEA5822">
      <w:pPr>
        <w:pStyle w:val="20"/>
      </w:pPr>
    </w:p>
    <w:p w14:paraId="7804066C">
      <w:pPr>
        <w:pStyle w:val="5"/>
        <w:spacing w:before="120" w:beforeLines="50" w:after="120" w:afterLines="50"/>
        <w:rPr>
          <w:sz w:val="28"/>
          <w:szCs w:val="28"/>
        </w:rPr>
      </w:pPr>
      <w:bookmarkStart w:id="73" w:name="_Toc128884461"/>
      <w:r>
        <w:rPr>
          <w:rFonts w:hint="eastAsia"/>
          <w:sz w:val="28"/>
          <w:szCs w:val="28"/>
        </w:rPr>
        <w:t>三、实质性条款</w:t>
      </w:r>
    </w:p>
    <w:tbl>
      <w:tblPr>
        <w:tblStyle w:val="45"/>
        <w:tblW w:w="85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7832"/>
      </w:tblGrid>
      <w:tr w14:paraId="1BC4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705" w:type="dxa"/>
            <w:noWrap w:val="0"/>
            <w:vAlign w:val="center"/>
          </w:tcPr>
          <w:p w14:paraId="715E52D5">
            <w:r>
              <w:rPr>
                <w:rFonts w:hint="eastAsia"/>
              </w:rPr>
              <w:t>序号</w:t>
            </w:r>
          </w:p>
        </w:tc>
        <w:tc>
          <w:tcPr>
            <w:tcW w:w="7832" w:type="dxa"/>
            <w:noWrap w:val="0"/>
            <w:vAlign w:val="center"/>
          </w:tcPr>
          <w:p w14:paraId="259309E9">
            <w:pPr>
              <w:jc w:val="center"/>
            </w:pPr>
            <w:r>
              <w:rPr>
                <w:rFonts w:hint="eastAsia"/>
              </w:rPr>
              <w:t>实质性条款具体内容</w:t>
            </w:r>
          </w:p>
        </w:tc>
      </w:tr>
      <w:tr w14:paraId="66CA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noWrap w:val="0"/>
          </w:tcPr>
          <w:p w14:paraId="41F02C87">
            <w:pPr>
              <w:jc w:val="center"/>
            </w:pPr>
            <w:r>
              <w:rPr>
                <w:rFonts w:hint="eastAsia"/>
              </w:rPr>
              <w:t>1</w:t>
            </w:r>
          </w:p>
        </w:tc>
        <w:tc>
          <w:tcPr>
            <w:tcW w:w="7832" w:type="dxa"/>
            <w:noWrap w:val="0"/>
          </w:tcPr>
          <w:p w14:paraId="18BDB137">
            <w:pPr>
              <w:jc w:val="center"/>
              <w:rPr>
                <w:rFonts w:hint="eastAsia" w:eastAsia="宋体"/>
                <w:lang w:eastAsia="zh-CN"/>
              </w:rPr>
            </w:pPr>
            <w:r>
              <w:rPr>
                <w:rFonts w:hint="eastAsia"/>
              </w:rPr>
              <w:t>本项目招标文件中所有带★号条款</w:t>
            </w:r>
            <w:r>
              <w:rPr>
                <w:rFonts w:hint="eastAsia"/>
                <w:lang w:val="en-US" w:eastAsia="zh-CN"/>
              </w:rPr>
              <w:t>内容</w:t>
            </w:r>
          </w:p>
        </w:tc>
      </w:tr>
    </w:tbl>
    <w:p w14:paraId="168289A5">
      <w:pPr>
        <w:rPr>
          <w:rFonts w:hint="default"/>
          <w:lang w:val="en-US"/>
        </w:rPr>
      </w:pPr>
      <w:r>
        <w:rPr>
          <w:rFonts w:hint="eastAsia"/>
          <w:b/>
          <w:color w:val="FF0000"/>
        </w:rPr>
        <w:t>注</w:t>
      </w:r>
      <w:r>
        <w:rPr>
          <w:rFonts w:hint="eastAsia"/>
        </w:rPr>
        <w:t>：</w:t>
      </w:r>
      <w:r>
        <w:rPr>
          <w:rFonts w:hint="eastAsia"/>
          <w:b/>
          <w:color w:val="FF0000"/>
        </w:rPr>
        <w:t>上表所列内容为不可负偏离条款，负偏离将视为未实质性满足招标文件要求</w:t>
      </w:r>
      <w:r>
        <w:rPr>
          <w:rFonts w:hint="eastAsia"/>
          <w:b/>
          <w:color w:val="FF0000"/>
          <w:lang w:eastAsia="zh-CN"/>
        </w:rPr>
        <w:t>，</w:t>
      </w:r>
      <w:r>
        <w:rPr>
          <w:rFonts w:hint="eastAsia"/>
          <w:b/>
          <w:color w:val="FF0000"/>
        </w:rPr>
        <w:t>作投标无效处理。投标人是否满足</w:t>
      </w:r>
      <w:r>
        <w:rPr>
          <w:rFonts w:hint="eastAsia"/>
          <w:b/>
          <w:color w:val="FF0000"/>
          <w:lang w:val="en-US" w:eastAsia="zh-CN"/>
        </w:rPr>
        <w:t>以上实质性</w:t>
      </w:r>
      <w:r>
        <w:rPr>
          <w:rFonts w:hint="eastAsia"/>
          <w:b/>
          <w:color w:val="FF0000"/>
        </w:rPr>
        <w:t>条款要求，</w:t>
      </w:r>
      <w:r>
        <w:rPr>
          <w:rFonts w:hint="eastAsia"/>
          <w:b/>
          <w:color w:val="FF0000"/>
          <w:lang w:val="en-US" w:eastAsia="zh-CN"/>
        </w:rPr>
        <w:t>以</w:t>
      </w:r>
      <w:r>
        <w:rPr>
          <w:rFonts w:hint="eastAsia"/>
          <w:b/>
          <w:color w:val="FF0000"/>
          <w:lang w:eastAsia="zh-CN"/>
        </w:rPr>
        <w:t>《</w:t>
      </w:r>
      <w:r>
        <w:rPr>
          <w:rFonts w:hint="eastAsia"/>
          <w:b/>
          <w:color w:val="FF0000"/>
        </w:rPr>
        <w:t>实质性条款响应情况表</w:t>
      </w:r>
      <w:r>
        <w:rPr>
          <w:rFonts w:hint="eastAsia"/>
          <w:b/>
          <w:color w:val="FF0000"/>
          <w:lang w:eastAsia="zh-CN"/>
        </w:rPr>
        <w:t>》</w:t>
      </w:r>
      <w:r>
        <w:rPr>
          <w:rFonts w:hint="eastAsia"/>
          <w:b/>
          <w:color w:val="FF0000"/>
          <w:lang w:val="en-US" w:eastAsia="zh-CN"/>
        </w:rPr>
        <w:t>响应为准。</w:t>
      </w:r>
      <w:r>
        <w:rPr>
          <w:rFonts w:hint="eastAsia"/>
          <w:b/>
          <w:color w:val="FF0000"/>
        </w:rPr>
        <w:t>如投标人中标后被发现不能满足</w:t>
      </w:r>
      <w:r>
        <w:rPr>
          <w:rFonts w:hint="eastAsia"/>
          <w:b/>
          <w:color w:val="FF0000"/>
          <w:lang w:val="en-US" w:eastAsia="zh-CN"/>
        </w:rPr>
        <w:t>以上实质性</w:t>
      </w:r>
      <w:r>
        <w:rPr>
          <w:rFonts w:hint="eastAsia"/>
          <w:b/>
          <w:color w:val="FF0000"/>
        </w:rPr>
        <w:t>条款要求的，采购单位有权拒绝签订合同，一切后果由投标人承担。</w:t>
      </w:r>
      <w:bookmarkEnd w:id="73"/>
    </w:p>
    <w:p w14:paraId="26A64EBE">
      <w:pPr>
        <w:spacing w:after="60" w:afterLines="25" w:line="300" w:lineRule="auto"/>
        <w:rPr>
          <w:rFonts w:ascii="Arial" w:hAnsi="Arial" w:eastAsia="宋体" w:cs="Times New Roman"/>
          <w:szCs w:val="24"/>
        </w:rPr>
      </w:pPr>
    </w:p>
    <w:p w14:paraId="7FD91A2C">
      <w:pPr>
        <w:widowControl/>
        <w:jc w:val="left"/>
        <w:rPr>
          <w:rFonts w:ascii="Arial" w:hAnsi="Arial" w:eastAsia="宋体" w:cs="Times New Roman"/>
          <w:szCs w:val="24"/>
        </w:rPr>
      </w:pPr>
    </w:p>
    <w:p w14:paraId="7BFFA036">
      <w:pPr>
        <w:pStyle w:val="20"/>
      </w:pPr>
    </w:p>
    <w:p w14:paraId="34C00A98">
      <w:pPr>
        <w:pStyle w:val="5"/>
        <w:spacing w:before="120" w:beforeLines="50" w:after="120" w:afterLines="50"/>
        <w:rPr>
          <w:sz w:val="28"/>
          <w:szCs w:val="28"/>
        </w:rPr>
      </w:pPr>
      <w:r>
        <w:rPr>
          <w:rFonts w:hint="eastAsia"/>
          <w:sz w:val="28"/>
          <w:szCs w:val="28"/>
          <w:lang w:val="en-US" w:eastAsia="zh-CN"/>
        </w:rPr>
        <w:t>四</w:t>
      </w:r>
      <w:r>
        <w:rPr>
          <w:rFonts w:hint="eastAsia"/>
          <w:sz w:val="28"/>
          <w:szCs w:val="28"/>
        </w:rPr>
        <w:t>、技术要求</w:t>
      </w:r>
    </w:p>
    <w:p w14:paraId="38679EE3">
      <w:pPr>
        <w:keepNext w:val="0"/>
        <w:keepLines w:val="0"/>
        <w:pageBreakBefore w:val="0"/>
        <w:widowControl w:val="0"/>
        <w:kinsoku/>
        <w:wordWrap/>
        <w:overflowPunct/>
        <w:topLinePunct w:val="0"/>
        <w:autoSpaceDE/>
        <w:autoSpaceDN/>
        <w:bidi w:val="0"/>
        <w:adjustRightInd/>
        <w:snapToGrid/>
        <w:ind w:firstLine="422" w:firstLineChars="200"/>
        <w:textAlignment w:val="auto"/>
        <w:rPr>
          <w:rFonts w:ascii="宋体" w:hAnsi="宋体" w:eastAsia="宋体" w:cs="Times New Roman"/>
          <w:b/>
          <w:color w:val="FF0000"/>
          <w:szCs w:val="21"/>
          <w:highlight w:val="none"/>
        </w:rPr>
      </w:pPr>
      <w:r>
        <w:rPr>
          <w:rFonts w:hint="eastAsia" w:ascii="宋体" w:hAnsi="宋体" w:eastAsia="宋体" w:cs="Times New Roman"/>
          <w:b/>
          <w:color w:val="FF0000"/>
          <w:szCs w:val="21"/>
          <w:highlight w:val="none"/>
        </w:rPr>
        <w:t>说明：</w:t>
      </w:r>
      <w:r>
        <w:rPr>
          <w:b/>
          <w:szCs w:val="21"/>
        </w:rPr>
        <w:t xml:space="preserve"> </w:t>
      </w:r>
      <w:bookmarkStart w:id="74" w:name="_Hlk72585069"/>
      <w:r>
        <w:rPr>
          <w:rFonts w:hint="eastAsia" w:ascii="宋体" w:hAnsi="宋体" w:eastAsia="宋体" w:cs="Times New Roman"/>
          <w:b/>
          <w:color w:val="FF0000"/>
          <w:szCs w:val="21"/>
        </w:rPr>
        <w:t>1、带</w:t>
      </w:r>
      <w:r>
        <w:rPr>
          <w:rFonts w:hint="eastAsia" w:ascii="宋体" w:hAnsi="宋体" w:eastAsia="宋体" w:cs="Times New Roman"/>
          <w:b/>
          <w:bCs/>
          <w:color w:val="FF0000"/>
          <w:szCs w:val="21"/>
        </w:rPr>
        <w:t>★</w:t>
      </w:r>
      <w:r>
        <w:rPr>
          <w:rFonts w:hint="eastAsia" w:ascii="宋体" w:hAnsi="宋体" w:eastAsia="宋体" w:cs="Times New Roman"/>
          <w:b/>
          <w:color w:val="FF0000"/>
          <w:szCs w:val="21"/>
        </w:rPr>
        <w:t>号要求为不可偏离要求，如出现负偏离</w:t>
      </w:r>
      <w:r>
        <w:rPr>
          <w:rFonts w:hint="eastAsia" w:ascii="宋体" w:hAnsi="宋体" w:eastAsia="宋体" w:cs="Times New Roman"/>
          <w:b/>
          <w:color w:val="FF0000"/>
          <w:szCs w:val="21"/>
          <w:highlight w:val="none"/>
        </w:rPr>
        <w:t>，将导致投标无效。带▲号参数为重要参数，其他参数（非▲号参数）为普通参数，如出现负偏离，将按照评分准则做扣分处理。如注明要求提供相关佐证材料的，需以佐证材料作为是否偏离的依据。其余指标项未要求提供证明资料，无需提供相关证明资料。</w:t>
      </w:r>
    </w:p>
    <w:p w14:paraId="06689DA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hAnsi="Calibri" w:eastAsia="宋体" w:cs="Times New Roman"/>
          <w:color w:val="FF0000"/>
          <w:szCs w:val="21"/>
          <w:highlight w:val="none"/>
        </w:rPr>
      </w:pPr>
      <w:r>
        <w:rPr>
          <w:rFonts w:hint="eastAsia" w:ascii="Calibri" w:hAnsi="Calibri" w:eastAsia="宋体" w:cs="Times New Roman"/>
          <w:color w:val="FF0000"/>
          <w:szCs w:val="21"/>
          <w:highlight w:val="none"/>
        </w:rPr>
        <w:t>2、所列的技术</w:t>
      </w:r>
      <w:r>
        <w:rPr>
          <w:rFonts w:ascii="Calibri" w:hAnsi="Calibri" w:eastAsia="宋体" w:cs="Times New Roman"/>
          <w:color w:val="FF0000"/>
          <w:szCs w:val="21"/>
          <w:highlight w:val="none"/>
        </w:rPr>
        <w:t>参数</w:t>
      </w:r>
      <w:r>
        <w:rPr>
          <w:rFonts w:hint="eastAsia" w:ascii="Calibri" w:hAnsi="Calibri" w:eastAsia="宋体" w:cs="Times New Roman"/>
          <w:color w:val="FF0000"/>
          <w:szCs w:val="21"/>
          <w:highlight w:val="none"/>
        </w:rPr>
        <w:t>需求中如出现品牌信息仅供参考，不作为参数要求，目的只为投标人更清楚地了解采购需求，投标人可提供其他品牌设备投标。</w:t>
      </w:r>
    </w:p>
    <w:p w14:paraId="5B176FC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hAnsi="Calibri" w:eastAsia="宋体" w:cs="Times New Roman"/>
          <w:color w:val="FF0000"/>
          <w:szCs w:val="21"/>
          <w:highlight w:val="none"/>
        </w:rPr>
      </w:pPr>
      <w:r>
        <w:rPr>
          <w:rFonts w:hint="eastAsia" w:ascii="Calibri" w:hAnsi="Calibri" w:eastAsia="宋体" w:cs="Times New Roman"/>
          <w:color w:val="FF0000"/>
          <w:szCs w:val="21"/>
          <w:highlight w:val="none"/>
        </w:rPr>
        <w:t>3、如有</w:t>
      </w:r>
      <w:r>
        <w:rPr>
          <w:rFonts w:ascii="Calibri" w:hAnsi="Calibri" w:eastAsia="宋体" w:cs="Times New Roman"/>
          <w:color w:val="FF0000"/>
          <w:szCs w:val="21"/>
          <w:highlight w:val="none"/>
        </w:rPr>
        <w:t>方案表述中有出现类似可实现、</w:t>
      </w:r>
      <w:r>
        <w:rPr>
          <w:rFonts w:hint="eastAsia" w:ascii="Calibri" w:hAnsi="Calibri" w:eastAsia="宋体" w:cs="Times New Roman"/>
          <w:color w:val="FF0000"/>
          <w:szCs w:val="21"/>
          <w:highlight w:val="none"/>
        </w:rPr>
        <w:t>实现</w:t>
      </w:r>
      <w:r>
        <w:rPr>
          <w:rFonts w:ascii="Calibri" w:hAnsi="Calibri" w:eastAsia="宋体" w:cs="Times New Roman"/>
          <w:color w:val="FF0000"/>
          <w:szCs w:val="21"/>
          <w:highlight w:val="none"/>
        </w:rPr>
        <w:t>、</w:t>
      </w:r>
      <w:r>
        <w:rPr>
          <w:rFonts w:hint="eastAsia" w:ascii="Calibri" w:hAnsi="Calibri" w:eastAsia="宋体" w:cs="Times New Roman"/>
          <w:color w:val="FF0000"/>
          <w:szCs w:val="21"/>
          <w:highlight w:val="none"/>
        </w:rPr>
        <w:t>可</w:t>
      </w:r>
      <w:r>
        <w:rPr>
          <w:rFonts w:ascii="Calibri" w:hAnsi="Calibri" w:eastAsia="宋体" w:cs="Times New Roman"/>
          <w:color w:val="FF0000"/>
          <w:szCs w:val="21"/>
          <w:highlight w:val="none"/>
        </w:rPr>
        <w:t>支持、支持</w:t>
      </w:r>
      <w:r>
        <w:rPr>
          <w:rFonts w:hint="eastAsia" w:ascii="Calibri" w:hAnsi="Calibri" w:eastAsia="宋体" w:cs="Times New Roman"/>
          <w:color w:val="FF0000"/>
          <w:szCs w:val="21"/>
          <w:highlight w:val="none"/>
        </w:rPr>
        <w:t>等</w:t>
      </w:r>
      <w:r>
        <w:rPr>
          <w:rFonts w:ascii="Calibri" w:hAnsi="Calibri" w:eastAsia="宋体" w:cs="Times New Roman"/>
          <w:color w:val="FF0000"/>
          <w:szCs w:val="21"/>
          <w:highlight w:val="none"/>
        </w:rPr>
        <w:t>描述的，均表示方案需要实现的功能或</w:t>
      </w:r>
      <w:r>
        <w:rPr>
          <w:rFonts w:hint="eastAsia" w:ascii="Calibri" w:hAnsi="Calibri" w:eastAsia="宋体" w:cs="Times New Roman"/>
          <w:color w:val="FF0000"/>
          <w:szCs w:val="21"/>
          <w:highlight w:val="none"/>
        </w:rPr>
        <w:t>应满足的</w:t>
      </w:r>
      <w:r>
        <w:rPr>
          <w:rFonts w:ascii="Calibri" w:hAnsi="Calibri" w:eastAsia="宋体" w:cs="Times New Roman"/>
          <w:color w:val="FF0000"/>
          <w:szCs w:val="21"/>
          <w:highlight w:val="none"/>
        </w:rPr>
        <w:t>要求，即项目在验收时无须增加其他</w:t>
      </w:r>
      <w:r>
        <w:rPr>
          <w:rFonts w:hint="eastAsia" w:ascii="Calibri" w:hAnsi="Calibri" w:eastAsia="宋体" w:cs="Times New Roman"/>
          <w:color w:val="FF0000"/>
          <w:szCs w:val="21"/>
          <w:highlight w:val="none"/>
        </w:rPr>
        <w:t>额外</w:t>
      </w:r>
      <w:r>
        <w:rPr>
          <w:rFonts w:ascii="Calibri" w:hAnsi="Calibri" w:eastAsia="宋体" w:cs="Times New Roman"/>
          <w:color w:val="FF0000"/>
          <w:szCs w:val="21"/>
          <w:highlight w:val="none"/>
        </w:rPr>
        <w:t>设备</w:t>
      </w:r>
      <w:r>
        <w:rPr>
          <w:rFonts w:hint="eastAsia" w:ascii="Calibri" w:hAnsi="Calibri" w:eastAsia="宋体" w:cs="Times New Roman"/>
          <w:color w:val="FF0000"/>
          <w:szCs w:val="21"/>
          <w:highlight w:val="none"/>
        </w:rPr>
        <w:t>或</w:t>
      </w:r>
      <w:r>
        <w:rPr>
          <w:rFonts w:ascii="Calibri" w:hAnsi="Calibri" w:eastAsia="宋体" w:cs="Times New Roman"/>
          <w:color w:val="FF0000"/>
          <w:szCs w:val="21"/>
          <w:highlight w:val="none"/>
        </w:rPr>
        <w:t>系统</w:t>
      </w:r>
      <w:r>
        <w:rPr>
          <w:rFonts w:hint="eastAsia" w:ascii="Calibri" w:hAnsi="Calibri" w:eastAsia="宋体" w:cs="Times New Roman"/>
          <w:color w:val="FF0000"/>
          <w:szCs w:val="21"/>
          <w:highlight w:val="none"/>
        </w:rPr>
        <w:t>，</w:t>
      </w:r>
      <w:r>
        <w:rPr>
          <w:rFonts w:ascii="Calibri" w:hAnsi="Calibri" w:eastAsia="宋体" w:cs="Times New Roman"/>
          <w:color w:val="FF0000"/>
          <w:szCs w:val="21"/>
          <w:highlight w:val="none"/>
        </w:rPr>
        <w:t>使用本项目中的设备或</w:t>
      </w:r>
      <w:r>
        <w:rPr>
          <w:rFonts w:hint="eastAsia" w:ascii="Calibri" w:hAnsi="Calibri" w:eastAsia="宋体" w:cs="Times New Roman"/>
          <w:color w:val="FF0000"/>
          <w:szCs w:val="21"/>
          <w:highlight w:val="none"/>
        </w:rPr>
        <w:t>系统</w:t>
      </w:r>
      <w:r>
        <w:rPr>
          <w:rFonts w:ascii="Calibri" w:hAnsi="Calibri" w:eastAsia="宋体" w:cs="Times New Roman"/>
          <w:color w:val="FF0000"/>
          <w:szCs w:val="21"/>
          <w:highlight w:val="none"/>
        </w:rPr>
        <w:t>即能实现</w:t>
      </w:r>
      <w:r>
        <w:rPr>
          <w:rFonts w:hint="eastAsia" w:ascii="Calibri" w:hAnsi="Calibri" w:eastAsia="宋体" w:cs="Times New Roman"/>
          <w:color w:val="FF0000"/>
          <w:szCs w:val="21"/>
          <w:highlight w:val="none"/>
        </w:rPr>
        <w:t>相应功能</w:t>
      </w:r>
      <w:r>
        <w:rPr>
          <w:rFonts w:ascii="Calibri" w:hAnsi="Calibri" w:eastAsia="宋体" w:cs="Times New Roman"/>
          <w:color w:val="FF0000"/>
          <w:szCs w:val="21"/>
          <w:highlight w:val="none"/>
        </w:rPr>
        <w:t>或</w:t>
      </w:r>
      <w:r>
        <w:rPr>
          <w:rFonts w:hint="eastAsia" w:ascii="Calibri" w:hAnsi="Calibri" w:eastAsia="宋体" w:cs="Times New Roman"/>
          <w:color w:val="FF0000"/>
          <w:szCs w:val="21"/>
          <w:highlight w:val="none"/>
        </w:rPr>
        <w:t>满足相关</w:t>
      </w:r>
      <w:r>
        <w:rPr>
          <w:rFonts w:ascii="Calibri" w:hAnsi="Calibri" w:eastAsia="宋体" w:cs="Times New Roman"/>
          <w:color w:val="FF0000"/>
          <w:szCs w:val="21"/>
          <w:highlight w:val="none"/>
        </w:rPr>
        <w:t>要求。</w:t>
      </w:r>
    </w:p>
    <w:p w14:paraId="494FDB10">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Calibri" w:hAnsi="Calibri" w:eastAsia="宋体" w:cs="Times New Roman"/>
          <w:color w:val="FF0000"/>
          <w:szCs w:val="21"/>
          <w:highlight w:val="none"/>
          <w:lang w:val="en-US" w:eastAsia="zh-CN"/>
        </w:rPr>
      </w:pPr>
      <w:r>
        <w:rPr>
          <w:rFonts w:hint="eastAsia" w:ascii="Calibri" w:hAnsi="Calibri" w:eastAsia="宋体" w:cs="Times New Roman"/>
          <w:color w:val="FF0000"/>
          <w:szCs w:val="21"/>
          <w:highlight w:val="none"/>
          <w:shd w:val="clear" w:color="auto" w:fill="FFFF00"/>
          <w:lang w:val="en-US" w:eastAsia="zh-CN"/>
        </w:rPr>
        <w:t>4、</w:t>
      </w:r>
      <w:r>
        <w:rPr>
          <w:rFonts w:hint="eastAsia" w:ascii="Calibri" w:hAnsi="Calibri" w:eastAsia="宋体" w:cs="Times New Roman"/>
          <w:color w:val="FF0000"/>
          <w:szCs w:val="21"/>
          <w:highlight w:val="none"/>
          <w:shd w:val="clear" w:color="auto" w:fill="FFFF00"/>
        </w:rPr>
        <w:t>评分时，如对一项招标技术要求（以划分框为准）中的内容存在两处（或以上）负偏离的，在评分时只作一项负偏离扣分。</w:t>
      </w:r>
    </w:p>
    <w:p w14:paraId="3123B40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Calibri" w:hAnsi="Calibri" w:eastAsia="宋体" w:cs="Times New Roman"/>
          <w:color w:val="FF0000"/>
          <w:szCs w:val="21"/>
          <w:lang w:val="en-US" w:eastAsia="zh-CN"/>
        </w:rPr>
      </w:pPr>
      <w:r>
        <w:rPr>
          <w:rFonts w:hint="eastAsia" w:ascii="Calibri" w:hAnsi="Calibri" w:eastAsia="宋体" w:cs="Times New Roman"/>
          <w:color w:val="FF0000"/>
          <w:szCs w:val="21"/>
          <w:highlight w:val="none"/>
          <w:lang w:val="en-US" w:eastAsia="zh-CN"/>
        </w:rPr>
        <w:t>5</w:t>
      </w:r>
      <w:r>
        <w:rPr>
          <w:rFonts w:hint="default" w:ascii="Calibri" w:hAnsi="Calibri" w:eastAsia="宋体" w:cs="Times New Roman"/>
          <w:color w:val="FF0000"/>
          <w:szCs w:val="21"/>
          <w:highlight w:val="none"/>
          <w:lang w:val="en-US" w:eastAsia="zh-CN"/>
        </w:rPr>
        <w:t>、针对招标文件产品技术参数如涉及相关既定值、</w:t>
      </w:r>
      <w:r>
        <w:rPr>
          <w:rFonts w:hint="default" w:ascii="Calibri" w:hAnsi="Calibri" w:eastAsia="宋体" w:cs="Times New Roman"/>
          <w:color w:val="FF0000"/>
          <w:szCs w:val="21"/>
          <w:lang w:val="en-US" w:eastAsia="zh-CN"/>
        </w:rPr>
        <w:t>单向范围值、区间范围值的，投标技术参数响应方式举例说明如下：</w:t>
      </w:r>
    </w:p>
    <w:p w14:paraId="7EB45E7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Calibri" w:hAnsi="Calibri" w:eastAsia="宋体" w:cs="Times New Roman"/>
          <w:color w:val="FF0000"/>
          <w:szCs w:val="21"/>
          <w:lang w:val="en-US" w:eastAsia="zh-CN"/>
        </w:rPr>
      </w:pPr>
      <w:r>
        <w:rPr>
          <w:rFonts w:hint="default" w:ascii="Calibri" w:hAnsi="Calibri" w:eastAsia="宋体" w:cs="Times New Roman"/>
          <w:color w:val="FF0000"/>
          <w:szCs w:val="21"/>
          <w:lang w:val="en-US" w:eastAsia="zh-CN"/>
        </w:rPr>
        <w:t>（1）涉及相关既定值的，例：招标技术参数要求值为“20L”，投标技术参数响应值与“20L”不一致的，均视为负偏离；</w:t>
      </w:r>
    </w:p>
    <w:p w14:paraId="5F454C8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Calibri" w:hAnsi="Calibri" w:eastAsia="宋体" w:cs="Times New Roman"/>
          <w:color w:val="FF0000"/>
          <w:szCs w:val="21"/>
          <w:lang w:val="en-US" w:eastAsia="zh-CN"/>
        </w:rPr>
      </w:pPr>
      <w:r>
        <w:rPr>
          <w:rFonts w:hint="default" w:ascii="Calibri" w:hAnsi="Calibri" w:eastAsia="宋体" w:cs="Times New Roman"/>
          <w:color w:val="FF0000"/>
          <w:szCs w:val="21"/>
          <w:lang w:val="en-US" w:eastAsia="zh-CN"/>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w:t>
      </w:r>
      <w:r>
        <w:rPr>
          <w:rFonts w:hint="eastAsia" w:ascii="Calibri" w:hAnsi="Calibri" w:cs="Times New Roman"/>
          <w:color w:val="FF0000"/>
          <w:szCs w:val="21"/>
          <w:lang w:val="en-US" w:eastAsia="zh-CN"/>
        </w:rPr>
        <w:t>5</w:t>
      </w:r>
      <w:r>
        <w:rPr>
          <w:rFonts w:hint="default" w:ascii="Calibri" w:hAnsi="Calibri" w:eastAsia="宋体" w:cs="Times New Roman"/>
          <w:color w:val="FF0000"/>
          <w:szCs w:val="21"/>
          <w:lang w:val="en-US" w:eastAsia="zh-CN"/>
        </w:rPr>
        <w:t>”或“＞</w:t>
      </w:r>
      <w:r>
        <w:rPr>
          <w:rFonts w:hint="eastAsia" w:ascii="Calibri" w:hAnsi="Calibri" w:cs="Times New Roman"/>
          <w:color w:val="FF0000"/>
          <w:szCs w:val="21"/>
          <w:lang w:val="en-US" w:eastAsia="zh-CN"/>
        </w:rPr>
        <w:t>5</w:t>
      </w:r>
      <w:r>
        <w:rPr>
          <w:rFonts w:hint="default" w:ascii="Calibri" w:hAnsi="Calibri" w:eastAsia="宋体" w:cs="Times New Roman"/>
          <w:color w:val="FF0000"/>
          <w:szCs w:val="21"/>
          <w:lang w:val="en-US" w:eastAsia="zh-CN"/>
        </w:rPr>
        <w:t>”等）或投标技术参数响应值为招标技术参数要求范围值内的任意值的（如响应为“7m”或“6.5m”等）均视为符合要求，投标技术参数响应值小于招标技术参数要求的（如响应为"＜6m"或“＜</w:t>
      </w:r>
      <w:r>
        <w:rPr>
          <w:rFonts w:hint="eastAsia" w:ascii="Calibri" w:hAnsi="Calibri" w:cs="Times New Roman"/>
          <w:color w:val="FF0000"/>
          <w:szCs w:val="21"/>
          <w:lang w:val="en-US" w:eastAsia="zh-CN"/>
        </w:rPr>
        <w:t>6</w:t>
      </w:r>
      <w:r>
        <w:rPr>
          <w:rFonts w:hint="default" w:ascii="Calibri" w:hAnsi="Calibri" w:eastAsia="宋体" w:cs="Times New Roman"/>
          <w:color w:val="FF0000"/>
          <w:szCs w:val="21"/>
          <w:lang w:val="en-US" w:eastAsia="zh-CN"/>
        </w:rPr>
        <w:t>m”或“</w:t>
      </w:r>
      <w:r>
        <w:rPr>
          <w:rFonts w:hint="eastAsia" w:ascii="Calibri" w:hAnsi="Calibri" w:cs="Times New Roman"/>
          <w:color w:val="FF0000"/>
          <w:szCs w:val="21"/>
          <w:lang w:val="en-US" w:eastAsia="zh-CN"/>
        </w:rPr>
        <w:t>6</w:t>
      </w:r>
      <w:r>
        <w:rPr>
          <w:rFonts w:hint="default" w:ascii="Calibri" w:hAnsi="Calibri" w:eastAsia="宋体" w:cs="Times New Roman"/>
          <w:color w:val="FF0000"/>
          <w:szCs w:val="21"/>
          <w:lang w:val="en-US" w:eastAsia="zh-CN"/>
        </w:rPr>
        <w:t>m”等）均视为负偏离；</w:t>
      </w:r>
    </w:p>
    <w:p w14:paraId="5827196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Calibri" w:hAnsi="Calibri" w:eastAsia="宋体" w:cs="Times New Roman"/>
          <w:color w:val="FF0000"/>
          <w:szCs w:val="21"/>
          <w:lang w:val="en-US" w:eastAsia="zh-CN"/>
        </w:rPr>
      </w:pPr>
      <w:r>
        <w:rPr>
          <w:rFonts w:hint="default" w:ascii="Calibri" w:hAnsi="Calibri" w:eastAsia="宋体" w:cs="Times New Roman"/>
          <w:color w:val="FF0000"/>
          <w:szCs w:val="21"/>
          <w:lang w:val="en-US" w:eastAsia="zh-CN"/>
        </w:rPr>
        <w:t>（3）涉及相关区间范围值的，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 ”或 “9-20ML”或“9ML” 等）均视为负偏离。</w:t>
      </w:r>
    </w:p>
    <w:bookmarkEnd w:id="74"/>
    <w:tbl>
      <w:tblPr>
        <w:tblStyle w:val="45"/>
        <w:tblpPr w:leftFromText="180" w:rightFromText="180" w:vertAnchor="text" w:horzAnchor="page" w:tblpX="1790" w:tblpY="237"/>
        <w:tblOverlap w:val="never"/>
        <w:tblW w:w="8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
        <w:gridCol w:w="2172"/>
        <w:gridCol w:w="6027"/>
      </w:tblGrid>
      <w:tr w14:paraId="5C82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tcBorders>
              <w:top w:val="single" w:color="auto" w:sz="4" w:space="0"/>
              <w:left w:val="single" w:color="auto" w:sz="4" w:space="0"/>
              <w:bottom w:val="single" w:color="auto" w:sz="4" w:space="0"/>
              <w:right w:val="single" w:color="auto" w:sz="4" w:space="0"/>
            </w:tcBorders>
            <w:noWrap w:val="0"/>
            <w:vAlign w:val="center"/>
          </w:tcPr>
          <w:p w14:paraId="0014EE66">
            <w:pPr>
              <w:jc w:val="center"/>
              <w:rPr>
                <w:rFonts w:hint="eastAsia" w:ascii="宋体" w:hAnsi="宋体" w:eastAsia="宋体" w:cs="宋体"/>
                <w:szCs w:val="21"/>
                <w:highlight w:val="none"/>
              </w:rPr>
            </w:pPr>
            <w:bookmarkStart w:id="75" w:name="OLE_LINK157"/>
            <w:r>
              <w:rPr>
                <w:rFonts w:hint="eastAsia" w:ascii="宋体" w:hAnsi="宋体" w:eastAsia="宋体" w:cs="宋体"/>
                <w:szCs w:val="21"/>
                <w:highlight w:val="none"/>
              </w:rPr>
              <w:t>序号</w:t>
            </w:r>
          </w:p>
        </w:tc>
        <w:tc>
          <w:tcPr>
            <w:tcW w:w="2172" w:type="dxa"/>
            <w:tcBorders>
              <w:top w:val="single" w:color="auto" w:sz="4" w:space="0"/>
              <w:left w:val="single" w:color="auto" w:sz="4" w:space="0"/>
              <w:bottom w:val="single" w:color="auto" w:sz="4" w:space="0"/>
              <w:right w:val="single" w:color="auto" w:sz="4" w:space="0"/>
            </w:tcBorders>
            <w:noWrap w:val="0"/>
            <w:vAlign w:val="center"/>
          </w:tcPr>
          <w:p w14:paraId="0B1C51B9">
            <w:pPr>
              <w:jc w:val="center"/>
              <w:rPr>
                <w:rFonts w:hint="eastAsia" w:ascii="宋体" w:hAnsi="宋体" w:eastAsia="宋体" w:cs="宋体"/>
                <w:szCs w:val="21"/>
                <w:highlight w:val="none"/>
              </w:rPr>
            </w:pPr>
            <w:r>
              <w:rPr>
                <w:rFonts w:hint="eastAsia" w:ascii="宋体" w:hAnsi="宋体" w:eastAsia="宋体" w:cs="宋体"/>
                <w:szCs w:val="21"/>
                <w:highlight w:val="none"/>
              </w:rPr>
              <w:t>货物名称</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073E4CAA">
            <w:pPr>
              <w:jc w:val="center"/>
              <w:rPr>
                <w:rFonts w:hint="eastAsia" w:ascii="宋体" w:hAnsi="宋体" w:eastAsia="宋体" w:cs="宋体"/>
                <w:szCs w:val="21"/>
                <w:highlight w:val="none"/>
              </w:rPr>
            </w:pPr>
            <w:r>
              <w:rPr>
                <w:rFonts w:hint="eastAsia" w:ascii="宋体" w:hAnsi="宋体" w:eastAsia="宋体" w:cs="宋体"/>
                <w:szCs w:val="21"/>
                <w:highlight w:val="none"/>
              </w:rPr>
              <w:t>招标技术要求</w:t>
            </w:r>
          </w:p>
        </w:tc>
      </w:tr>
      <w:tr w14:paraId="4324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640" w:type="dxa"/>
            <w:vMerge w:val="restart"/>
            <w:tcBorders>
              <w:left w:val="single" w:color="auto" w:sz="4" w:space="0"/>
              <w:right w:val="single" w:color="auto" w:sz="4" w:space="0"/>
            </w:tcBorders>
            <w:noWrap w:val="0"/>
            <w:vAlign w:val="center"/>
          </w:tcPr>
          <w:p w14:paraId="4434E1C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w:t>
            </w:r>
          </w:p>
        </w:tc>
        <w:tc>
          <w:tcPr>
            <w:tcW w:w="2172" w:type="dxa"/>
            <w:vMerge w:val="restart"/>
            <w:tcBorders>
              <w:left w:val="single" w:color="auto" w:sz="4" w:space="0"/>
              <w:right w:val="single" w:color="auto" w:sz="4" w:space="0"/>
            </w:tcBorders>
            <w:noWrap w:val="0"/>
            <w:vAlign w:val="center"/>
          </w:tcPr>
          <w:p w14:paraId="5B99CE5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方凳</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11873E0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1、凳面采用聚合物多元醇制备自结皮聚氨酯（ PU ）材质，凳面颜色可换；</w:t>
            </w:r>
          </w:p>
        </w:tc>
      </w:tr>
      <w:tr w14:paraId="484A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640" w:type="dxa"/>
            <w:vMerge w:val="continue"/>
            <w:tcBorders>
              <w:left w:val="single" w:color="auto" w:sz="4" w:space="0"/>
              <w:right w:val="single" w:color="auto" w:sz="4" w:space="0"/>
            </w:tcBorders>
            <w:noWrap w:val="0"/>
            <w:vAlign w:val="center"/>
          </w:tcPr>
          <w:p w14:paraId="029C215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48BB69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9A9262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2、脚架采用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1.0mm</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直径≥</w:t>
            </w:r>
            <w:r>
              <w:rPr>
                <w:rFonts w:hint="eastAsia" w:ascii="宋体" w:hAnsi="宋体" w:eastAsia="宋体" w:cs="Times New Roman"/>
                <w:highlight w:val="none"/>
              </w:rPr>
              <w:t>38mm圆管，表面喷涂处理。</w:t>
            </w:r>
          </w:p>
        </w:tc>
      </w:tr>
      <w:tr w14:paraId="4361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0" w:type="dxa"/>
            <w:vMerge w:val="restart"/>
            <w:tcBorders>
              <w:left w:val="single" w:color="auto" w:sz="4" w:space="0"/>
              <w:right w:val="single" w:color="auto" w:sz="4" w:space="0"/>
            </w:tcBorders>
            <w:noWrap w:val="0"/>
            <w:vAlign w:val="center"/>
          </w:tcPr>
          <w:p w14:paraId="61D8D61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w:t>
            </w:r>
          </w:p>
        </w:tc>
        <w:tc>
          <w:tcPr>
            <w:tcW w:w="2172" w:type="dxa"/>
            <w:vMerge w:val="restart"/>
            <w:tcBorders>
              <w:left w:val="single" w:color="auto" w:sz="4" w:space="0"/>
              <w:right w:val="single" w:color="auto" w:sz="4" w:space="0"/>
            </w:tcBorders>
            <w:noWrap w:val="0"/>
            <w:vAlign w:val="center"/>
          </w:tcPr>
          <w:p w14:paraId="22C9403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办公椅</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316F982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1、椅背：采用网布，整个框架为工程塑胶框架，升降腰靠，曲线造型。</w:t>
            </w:r>
          </w:p>
        </w:tc>
      </w:tr>
      <w:tr w14:paraId="0CA6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D42042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31E390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56F6AF7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2、座垫：采用</w:t>
            </w:r>
            <w:r>
              <w:rPr>
                <w:rFonts w:hint="eastAsia" w:ascii="宋体" w:hAnsi="宋体" w:eastAsia="宋体" w:cs="Times New Roman"/>
                <w:highlight w:val="none"/>
                <w:lang w:val="en-US" w:eastAsia="zh-CN"/>
              </w:rPr>
              <w:t>定型海绵</w:t>
            </w:r>
            <w:r>
              <w:rPr>
                <w:rFonts w:hint="eastAsia" w:ascii="宋体" w:hAnsi="宋体" w:eastAsia="宋体" w:cs="Times New Roman"/>
                <w:highlight w:val="none"/>
              </w:rPr>
              <w:t>，面覆网布；</w:t>
            </w:r>
          </w:p>
        </w:tc>
      </w:tr>
      <w:tr w14:paraId="23582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144A7A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B598CD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2F4B34B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3、扶手：分体固定扶手；</w:t>
            </w:r>
          </w:p>
        </w:tc>
      </w:tr>
      <w:tr w14:paraId="7729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756DA5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DD30F1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6FA6DB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4、脚架：采用尼龙五星脚架。</w:t>
            </w:r>
          </w:p>
        </w:tc>
      </w:tr>
      <w:tr w14:paraId="1875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6" w:hRule="atLeast"/>
        </w:trPr>
        <w:tc>
          <w:tcPr>
            <w:tcW w:w="640" w:type="dxa"/>
            <w:vMerge w:val="continue"/>
            <w:tcBorders>
              <w:left w:val="single" w:color="auto" w:sz="4" w:space="0"/>
              <w:right w:val="single" w:color="auto" w:sz="4" w:space="0"/>
            </w:tcBorders>
            <w:noWrap w:val="0"/>
            <w:vAlign w:val="center"/>
          </w:tcPr>
          <w:p w14:paraId="323E1C8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F36862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670384CF">
            <w:pPr>
              <w:widowControl/>
              <w:jc w:val="left"/>
              <w:textAlignment w:val="center"/>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5、</w:t>
            </w:r>
            <w:bookmarkStart w:id="76" w:name="OLE_LINK105"/>
            <w:r>
              <w:rPr>
                <w:rFonts w:hint="eastAsia" w:ascii="宋体" w:hAnsi="宋体" w:eastAsia="宋体" w:cs="宋体"/>
                <w:b/>
                <w:bCs/>
                <w:color w:val="FF0000"/>
                <w:sz w:val="21"/>
                <w:szCs w:val="21"/>
                <w:highlight w:val="none"/>
              </w:rPr>
              <w:t>▲</w:t>
            </w:r>
            <w:bookmarkEnd w:id="76"/>
            <w:r>
              <w:rPr>
                <w:rFonts w:hint="eastAsia" w:ascii="宋体" w:hAnsi="宋体" w:eastAsia="宋体" w:cs="宋体"/>
                <w:b/>
                <w:bCs/>
                <w:color w:val="FF0000"/>
                <w:sz w:val="21"/>
                <w:szCs w:val="21"/>
                <w:highlight w:val="none"/>
                <w:lang w:val="en-US" w:eastAsia="zh-CN"/>
              </w:rPr>
              <w:t>办公</w:t>
            </w:r>
            <w:r>
              <w:rPr>
                <w:rFonts w:hint="eastAsia" w:ascii="宋体" w:hAnsi="宋体" w:eastAsia="宋体" w:cs="宋体"/>
                <w:b/>
                <w:bCs/>
                <w:color w:val="FF0000"/>
                <w:sz w:val="21"/>
                <w:szCs w:val="21"/>
                <w:highlight w:val="none"/>
              </w:rPr>
              <w:t>椅的</w:t>
            </w:r>
            <w:r>
              <w:rPr>
                <w:rFonts w:hint="eastAsia" w:ascii="宋体" w:hAnsi="宋体" w:eastAsia="宋体" w:cs="宋体"/>
                <w:b/>
                <w:bCs/>
                <w:color w:val="FF0000"/>
                <w:sz w:val="21"/>
                <w:szCs w:val="21"/>
                <w:highlight w:val="none"/>
                <w:lang w:val="en-US" w:eastAsia="zh-CN"/>
              </w:rPr>
              <w:t>成品</w:t>
            </w:r>
            <w:r>
              <w:rPr>
                <w:rFonts w:hint="eastAsia" w:ascii="宋体" w:hAnsi="宋体" w:eastAsia="宋体" w:cs="宋体"/>
                <w:b/>
                <w:bCs/>
                <w:color w:val="FF0000"/>
                <w:sz w:val="21"/>
                <w:szCs w:val="21"/>
                <w:highlight w:val="none"/>
              </w:rPr>
              <w:t>技术要求：</w:t>
            </w:r>
            <w:r>
              <w:rPr>
                <w:rFonts w:hint="eastAsia" w:ascii="宋体" w:hAnsi="宋体" w:eastAsia="宋体" w:cs="宋体"/>
                <w:b/>
                <w:bCs/>
                <w:color w:val="FF0000"/>
                <w:sz w:val="21"/>
                <w:szCs w:val="21"/>
                <w:highlight w:val="none"/>
                <w:lang w:val="en-US" w:eastAsia="zh-CN"/>
              </w:rPr>
              <w:t>依据</w:t>
            </w:r>
            <w:r>
              <w:rPr>
                <w:rFonts w:hint="eastAsia" w:ascii="宋体" w:hAnsi="宋体" w:eastAsia="宋体" w:cs="宋体"/>
                <w:b/>
                <w:bCs/>
                <w:color w:val="FF0000"/>
                <w:sz w:val="21"/>
                <w:szCs w:val="21"/>
                <w:highlight w:val="none"/>
              </w:rPr>
              <w:t>QB/T 2280《办公家具 办公椅》、GB/T 35607《绿色产品评价 家具》、GB/T 17592《纺织品 禁用偶氮染料的测定》、GB/T 39223.3《健康家居的人类工效学要求 第3部分：办公桌椅》、GB/T 2406.2《塑料 用氧指数法测定燃烧行为 第2部分：室温试验》</w:t>
            </w:r>
            <w:r>
              <w:rPr>
                <w:rFonts w:hint="eastAsia" w:ascii="宋体" w:hAnsi="宋体" w:eastAsia="宋体" w:cs="宋体"/>
                <w:b/>
                <w:bCs/>
                <w:color w:val="FF0000"/>
                <w:sz w:val="21"/>
                <w:szCs w:val="21"/>
                <w:highlight w:val="none"/>
                <w:lang w:eastAsia="zh-CN"/>
              </w:rPr>
              <w:t>；</w:t>
            </w:r>
          </w:p>
          <w:p w14:paraId="6922FDE3">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（1）形状与位置公差：外形对称度≤6mm，座面左右水平偏差≤6mm，着地平稳性≤2mm；</w:t>
            </w:r>
          </w:p>
          <w:p w14:paraId="2D580667">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（2）软质聚氨酯泡沫塑料：密度：座面≥25kg/m³；软质聚氨酯泡沫塑料回弹性≥35%；软质聚氨酯泡沫塑料75%压缩永久变形≤10%；</w:t>
            </w:r>
          </w:p>
          <w:p w14:paraId="517F541C">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（3）纺织面料：干摩擦色牢度≥3级；</w:t>
            </w:r>
          </w:p>
          <w:p w14:paraId="19895726">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（4）甲醛释放量≤0.006mg/m³；</w:t>
            </w:r>
          </w:p>
          <w:p w14:paraId="39A8C187">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（5）苯≤0.05mg/m³；甲苯≤0.05mg/m³；二甲苯≤0.05mg/m³；总挥发性有机化合物（TVOC）≤0.03mg/m³；</w:t>
            </w:r>
          </w:p>
          <w:p w14:paraId="2CF98AAC">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（6）家具涂层可迁移元素：铅Pb、镉Cd、铬Cr、汞Hg、锑Sb、钡 Ba、硒Se、砷As均未检出；</w:t>
            </w:r>
          </w:p>
          <w:p w14:paraId="44600F01">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（7）可分解致癌芳香胺染料未检出。</w:t>
            </w:r>
          </w:p>
          <w:p w14:paraId="1DE9E567">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8</w:t>
            </w:r>
            <w:r>
              <w:rPr>
                <w:rFonts w:hint="eastAsia" w:ascii="宋体" w:hAnsi="宋体" w:eastAsia="宋体" w:cs="宋体"/>
                <w:b/>
                <w:bCs/>
                <w:color w:val="FF0000"/>
                <w:sz w:val="21"/>
                <w:szCs w:val="21"/>
                <w:highlight w:val="none"/>
              </w:rPr>
              <w:t>）其它功效学要求：接触面软硬度、接触面触感、调节性、移动和旋转、结构形状、外观符合标准要求。</w:t>
            </w:r>
          </w:p>
          <w:p w14:paraId="5A4E489F">
            <w:pPr>
              <w:widowControl/>
              <w:jc w:val="left"/>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9</w:t>
            </w:r>
            <w:r>
              <w:rPr>
                <w:rFonts w:hint="eastAsia" w:ascii="宋体" w:hAnsi="宋体" w:eastAsia="宋体" w:cs="宋体"/>
                <w:b/>
                <w:bCs/>
                <w:color w:val="FF0000"/>
                <w:sz w:val="21"/>
                <w:szCs w:val="21"/>
                <w:highlight w:val="none"/>
              </w:rPr>
              <w:t>）塑料燃烧性能</w:t>
            </w:r>
            <w:r>
              <w:rPr>
                <w:rFonts w:hint="eastAsia" w:ascii="宋体" w:hAnsi="宋体" w:eastAsia="宋体" w:cs="宋体"/>
                <w:b/>
                <w:bCs/>
                <w:color w:val="FF0000"/>
                <w:sz w:val="21"/>
                <w:szCs w:val="21"/>
                <w:highlight w:val="none"/>
                <w:lang w:val="en-US" w:eastAsia="zh-CN"/>
              </w:rPr>
              <w:t>符合标准要求。</w:t>
            </w:r>
          </w:p>
          <w:p w14:paraId="199ADFE8">
            <w:pPr>
              <w:pStyle w:val="18"/>
              <w:rPr>
                <w:ins w:id="0" w:author="开起我亲爱的小耗子" w:date="2025-12-30T16:43:27Z"/>
                <w:rFonts w:hint="eastAsia" w:ascii="宋体" w:hAnsi="宋体" w:eastAsia="宋体" w:cs="宋体"/>
                <w:b/>
                <w:bCs/>
                <w:color w:val="FF0000"/>
                <w:sz w:val="21"/>
                <w:szCs w:val="21"/>
                <w:highlight w:val="none"/>
                <w:lang w:val="en-US" w:eastAsia="zh-CN" w:bidi="ar-SA"/>
              </w:rPr>
            </w:pPr>
            <w:bookmarkStart w:id="77" w:name="OLE_LINK152"/>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w:t>
            </w:r>
          </w:p>
          <w:p w14:paraId="612DE93F">
            <w:pPr>
              <w:pStyle w:val="18"/>
              <w:rPr>
                <w:ins w:id="1" w:author="开起我亲爱的小耗子" w:date="2025-12-30T16:47:00Z"/>
                <w:rFonts w:hint="eastAsia" w:ascii="宋体" w:hAnsi="宋体" w:eastAsia="宋体" w:cs="宋体"/>
                <w:b/>
                <w:bCs/>
                <w:color w:val="FF0000"/>
                <w:sz w:val="21"/>
                <w:szCs w:val="21"/>
                <w:highlight w:val="none"/>
                <w:lang w:val="en-US" w:eastAsia="zh-CN" w:bidi="ar-SA"/>
              </w:rPr>
            </w:pPr>
          </w:p>
          <w:p w14:paraId="2ACB6923">
            <w:pPr>
              <w:pStyle w:val="18"/>
              <w:rPr>
                <w:ins w:id="2" w:author="开起我亲爱的小耗子" w:date="2025-12-30T16:43:30Z"/>
                <w:rFonts w:hint="eastAsia" w:ascii="宋体" w:hAnsi="宋体" w:eastAsia="宋体" w:cs="宋体"/>
                <w:b/>
                <w:bCs/>
                <w:color w:val="FF0000"/>
                <w:sz w:val="21"/>
                <w:szCs w:val="21"/>
                <w:highlight w:val="none"/>
                <w:lang w:val="en-US" w:eastAsia="zh-CN" w:bidi="ar-SA"/>
              </w:rPr>
            </w:pPr>
            <w:ins w:id="3" w:author="开起我亲爱的小耗子" w:date="2025-12-30T16:47:01Z">
              <w:commentRangeStart w:id="0"/>
              <w:r>
                <w:rPr>
                  <w:rStyle w:val="493"/>
                  <w:rFonts w:hint="eastAsia" w:ascii="宋体" w:hAnsi="宋体" w:eastAsia="宋体" w:cs="宋体"/>
                  <w:b/>
                  <w:bCs/>
                  <w:sz w:val="18"/>
                  <w:szCs w:val="18"/>
                  <w:lang w:val="en-US" w:eastAsia="zh-CN"/>
                </w:rPr>
                <w:t>提供符合以下要求的检测报告</w:t>
              </w:r>
            </w:ins>
            <w:ins w:id="4" w:author="开起我亲爱的小耗子" w:date="2025-12-30T16:47:02Z">
              <w:r>
                <w:rPr>
                  <w:rStyle w:val="493"/>
                  <w:rFonts w:hint="eastAsia" w:ascii="宋体" w:hAnsi="宋体" w:eastAsia="宋体" w:cs="宋体"/>
                  <w:b/>
                  <w:bCs/>
                  <w:sz w:val="18"/>
                  <w:szCs w:val="18"/>
                  <w:lang w:val="en-US" w:eastAsia="zh-CN"/>
                </w:rPr>
                <w:t>：</w:t>
              </w:r>
            </w:ins>
          </w:p>
          <w:p w14:paraId="2C9BD6BE">
            <w:pPr>
              <w:pStyle w:val="18"/>
              <w:rPr>
                <w:ins w:id="5" w:author="开起我亲爱的小耗子" w:date="2025-12-30T16:43:28Z"/>
                <w:rFonts w:hint="eastAsia" w:ascii="宋体" w:hAnsi="宋体" w:eastAsia="宋体" w:cs="宋体"/>
                <w:b/>
                <w:bCs/>
                <w:color w:val="FF0000"/>
                <w:sz w:val="21"/>
                <w:szCs w:val="21"/>
                <w:highlight w:val="none"/>
                <w:lang w:val="en-US" w:eastAsia="zh-CN" w:bidi="ar-SA"/>
              </w:rPr>
            </w:pPr>
            <w:ins w:id="6" w:author="开起我亲爱的小耗子" w:date="2025-12-30T16:43:39Z">
              <w:r>
                <w:rPr>
                  <w:rStyle w:val="493"/>
                  <w:rFonts w:hint="eastAsia" w:ascii="宋体" w:hAnsi="宋体" w:eastAsia="宋体" w:cs="宋体"/>
                  <w:b/>
                  <w:bCs/>
                  <w:sz w:val="21"/>
                  <w:szCs w:val="21"/>
                  <w:lang w:val="en-US" w:eastAsia="zh-CN"/>
                </w:rPr>
                <w:t>座面回转耐久性</w:t>
              </w:r>
            </w:ins>
            <w:ins w:id="7" w:author="开起我亲爱的小耗子" w:date="2025-12-30T16:43:31Z">
              <w:r>
                <w:rPr>
                  <w:rStyle w:val="493"/>
                  <w:rFonts w:ascii="宋体" w:hAnsi="宋体" w:eastAsia="宋体" w:cs="宋体"/>
                  <w:b/>
                  <w:bCs/>
                  <w:sz w:val="21"/>
                  <w:szCs w:val="21"/>
                  <w:lang w:val="en-US" w:eastAsia="zh-CN"/>
                </w:rPr>
                <w:t>检</w:t>
              </w:r>
            </w:ins>
            <w:ins w:id="8" w:author="开起我亲爱的小耗子" w:date="2025-12-30T16:43:31Z">
              <w:r>
                <w:rPr>
                  <w:rStyle w:val="493"/>
                  <w:rFonts w:hint="eastAsia" w:ascii="宋体" w:hAnsi="宋体" w:eastAsia="宋体" w:cs="宋体"/>
                  <w:b/>
                  <w:bCs/>
                  <w:sz w:val="21"/>
                  <w:szCs w:val="21"/>
                  <w:lang w:val="en-US" w:eastAsia="zh-CN"/>
                </w:rPr>
                <w:t>测依据：符合QB/T 2280标准；检测内容或结果满足： PH 值：3～7；黏度：≥0.8Pa•s；不挥发物≥35%；游离甲醛≤0.05g/kg 、苯、甲苯+乙苯+二甲苯、卤代烃：未检出；总挥发性有机物≤40g/L；VOC含量≤30g/L</w:t>
              </w:r>
              <w:commentRangeEnd w:id="0"/>
            </w:ins>
            <w:r>
              <w:commentReference w:id="0"/>
            </w:r>
            <w:ins w:id="9" w:author="开起我亲爱的小耗子" w:date="2025-12-30T16:43:31Z">
              <w:r>
                <w:rPr>
                  <w:rStyle w:val="493"/>
                  <w:rFonts w:hint="eastAsia" w:ascii="宋体" w:hAnsi="宋体" w:eastAsia="宋体" w:cs="宋体"/>
                  <w:b/>
                  <w:bCs/>
                  <w:sz w:val="21"/>
                  <w:szCs w:val="21"/>
                  <w:lang w:val="en-US" w:eastAsia="zh-CN"/>
                </w:rPr>
                <w:t>。</w:t>
              </w:r>
            </w:ins>
          </w:p>
          <w:p w14:paraId="7C5A3CCC">
            <w:pPr>
              <w:pStyle w:val="18"/>
              <w:rPr>
                <w:ins w:id="10" w:author="开起我亲爱的小耗子" w:date="2025-12-30T16:43:29Z"/>
                <w:rFonts w:hint="eastAsia" w:ascii="宋体" w:hAnsi="宋体" w:eastAsia="宋体" w:cs="宋体"/>
                <w:b/>
                <w:bCs/>
                <w:color w:val="FF0000"/>
                <w:sz w:val="21"/>
                <w:szCs w:val="21"/>
                <w:highlight w:val="none"/>
                <w:lang w:val="en-US" w:eastAsia="zh-CN" w:bidi="ar-SA"/>
              </w:rPr>
            </w:pPr>
          </w:p>
          <w:p w14:paraId="168821A3">
            <w:pPr>
              <w:pStyle w:val="18"/>
              <w:rPr>
                <w:rFonts w:hint="default" w:ascii="Tahoma" w:hAnsi="Tahoma" w:eastAsia="微软雅黑" w:cs="Times New Roman"/>
                <w:sz w:val="22"/>
                <w:szCs w:val="22"/>
                <w:highlight w:val="none"/>
                <w:lang w:val="en-US" w:eastAsia="zh-CN" w:bidi="ar-SA"/>
              </w:rPr>
            </w:pPr>
            <w:r>
              <w:rPr>
                <w:rFonts w:hint="eastAsia" w:ascii="宋体" w:hAnsi="宋体" w:eastAsia="宋体" w:cs="宋体"/>
                <w:b/>
                <w:bCs/>
                <w:color w:val="FF0000"/>
                <w:sz w:val="21"/>
                <w:szCs w:val="21"/>
                <w:highlight w:val="none"/>
                <w:lang w:val="en-US" w:eastAsia="zh-CN" w:bidi="ar-SA"/>
              </w:rPr>
              <w:t>（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bookmarkEnd w:id="77"/>
          </w:p>
        </w:tc>
      </w:tr>
      <w:tr w14:paraId="0732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19A9D7D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w:t>
            </w:r>
          </w:p>
        </w:tc>
        <w:tc>
          <w:tcPr>
            <w:tcW w:w="2172" w:type="dxa"/>
            <w:vMerge w:val="restart"/>
            <w:tcBorders>
              <w:left w:val="single" w:color="auto" w:sz="4" w:space="0"/>
              <w:right w:val="single" w:color="auto" w:sz="4" w:space="0"/>
            </w:tcBorders>
            <w:noWrap w:val="0"/>
            <w:vAlign w:val="center"/>
          </w:tcPr>
          <w:p w14:paraId="05C24DF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办公桌</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00B2D0FA">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1、板材：采用enf级三聚氰胺板  ,甲醛释放限量≦0.025mg/m³</w:t>
            </w:r>
            <w:r>
              <w:rPr>
                <w:rFonts w:hint="eastAsia" w:ascii="宋体" w:hAnsi="宋体" w:eastAsia="宋体" w:cs="Times New Roman"/>
                <w:highlight w:val="none"/>
                <w:lang w:eastAsia="zh-CN"/>
              </w:rPr>
              <w:t>；</w:t>
            </w:r>
          </w:p>
        </w:tc>
      </w:tr>
      <w:tr w14:paraId="0824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5FA916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C46462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11ADCB53">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r>
      <w:tr w14:paraId="6761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4BE93B1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8FBD8E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57FDD77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2mm塑料封边条，热熔胶。</w:t>
            </w:r>
          </w:p>
        </w:tc>
      </w:tr>
      <w:tr w14:paraId="2096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6CDE88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0F1A2E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123CE30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4、配置医用静音缓冲三节导轨；</w:t>
            </w:r>
          </w:p>
        </w:tc>
      </w:tr>
      <w:tr w14:paraId="48A4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31A796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FD6CBA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24EAB97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5、脚架：采用抗菌防霉粉末。</w:t>
            </w:r>
          </w:p>
        </w:tc>
      </w:tr>
      <w:tr w14:paraId="02A1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FC77C4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654322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58D4A67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6、每个位配活动三抽柜一组。</w:t>
            </w:r>
          </w:p>
        </w:tc>
      </w:tr>
      <w:tr w14:paraId="53B8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restart"/>
            <w:tcBorders>
              <w:left w:val="single" w:color="auto" w:sz="4" w:space="0"/>
              <w:right w:val="single" w:color="auto" w:sz="4" w:space="0"/>
            </w:tcBorders>
            <w:noWrap w:val="0"/>
            <w:vAlign w:val="center"/>
          </w:tcPr>
          <w:p w14:paraId="072CC0D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w:t>
            </w:r>
          </w:p>
        </w:tc>
        <w:tc>
          <w:tcPr>
            <w:tcW w:w="2172" w:type="dxa"/>
            <w:vMerge w:val="restart"/>
            <w:tcBorders>
              <w:left w:val="single" w:color="auto" w:sz="4" w:space="0"/>
              <w:right w:val="single" w:color="auto" w:sz="4" w:space="0"/>
            </w:tcBorders>
            <w:noWrap w:val="0"/>
            <w:vAlign w:val="center"/>
          </w:tcPr>
          <w:p w14:paraId="0E7AD7C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四人位等候椅</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2B28312E">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w:t>
            </w:r>
            <w:r>
              <w:rPr>
                <w:rFonts w:hint="eastAsia" w:ascii="宋体" w:hAnsi="宋体" w:eastAsia="宋体" w:cs="Times New Roman"/>
                <w:highlight w:val="none"/>
                <w:lang w:eastAsia="zh-CN"/>
              </w:rPr>
              <w:t>、</w:t>
            </w:r>
            <w:r>
              <w:rPr>
                <w:rFonts w:hint="eastAsia" w:ascii="宋体" w:hAnsi="宋体" w:eastAsia="宋体" w:cs="Times New Roman"/>
                <w:sz w:val="21"/>
                <w:szCs w:val="21"/>
                <w:highlight w:val="none"/>
              </w:rPr>
              <w:t>椅座及椅背：主要材质为</w:t>
            </w:r>
            <w:bookmarkStart w:id="78" w:name="OLE_LINK108"/>
            <w:r>
              <w:rPr>
                <w:rFonts w:hint="eastAsia" w:ascii="宋体" w:hAnsi="宋体" w:eastAsia="宋体" w:cs="Times New Roman"/>
                <w:sz w:val="21"/>
                <w:szCs w:val="21"/>
                <w:highlight w:val="none"/>
              </w:rPr>
              <w:t>“聚氨基甲酸酯”共聚合物</w:t>
            </w:r>
            <w:bookmarkEnd w:id="78"/>
            <w:r>
              <w:rPr>
                <w:rFonts w:hint="eastAsia" w:ascii="宋体" w:hAnsi="宋体" w:eastAsia="宋体" w:cs="Times New Roman"/>
                <w:sz w:val="21"/>
                <w:szCs w:val="21"/>
                <w:highlight w:val="none"/>
              </w:rPr>
              <w:t>（英文缩写PU），模具内一体成型。椅座，椅背PU（整体座背板）。</w:t>
            </w:r>
          </w:p>
        </w:tc>
      </w:tr>
      <w:tr w14:paraId="1806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265AE69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84DE4A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2C5B4C2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2、扶手与椅脚：采用铝合金压铸成型，表面做静电喷粉喷涂处理。扶手位呈倒三角密封形状。调节脚垫为黑色橡胶PVC防滑脚垫，与地面接触无响声。</w:t>
            </w:r>
          </w:p>
        </w:tc>
      </w:tr>
      <w:tr w14:paraId="72D5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1B95F5B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ADF8A3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058DD4B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3、承重横梁：承重梁采用直径</w:t>
            </w:r>
            <w:r>
              <w:rPr>
                <w:rFonts w:hint="eastAsia" w:ascii="宋体" w:hAnsi="宋体" w:eastAsia="宋体" w:cs="Times New Roman"/>
                <w:highlight w:val="none"/>
                <w:lang w:val="en-US" w:eastAsia="zh-CN"/>
              </w:rPr>
              <w:t>≥</w:t>
            </w:r>
            <w:r>
              <w:rPr>
                <w:rFonts w:hint="eastAsia" w:ascii="宋体" w:hAnsi="宋体" w:eastAsia="宋体" w:cs="Times New Roman"/>
                <w:highlight w:val="none"/>
              </w:rPr>
              <w:t>60</w:t>
            </w:r>
            <w:r>
              <w:rPr>
                <w:rFonts w:hint="eastAsia" w:ascii="宋体" w:hAnsi="宋体" w:eastAsia="宋体" w:cs="Times New Roman"/>
                <w:highlight w:val="none"/>
                <w:lang w:val="en-US" w:eastAsia="zh-CN"/>
              </w:rPr>
              <w:t>mm，</w:t>
            </w:r>
            <w:r>
              <w:rPr>
                <w:rFonts w:hint="eastAsia" w:ascii="宋体" w:hAnsi="宋体" w:eastAsia="宋体" w:cs="Times New Roman"/>
                <w:highlight w:val="none"/>
              </w:rPr>
              <w:t>厚度</w:t>
            </w:r>
            <w:r>
              <w:rPr>
                <w:rFonts w:hint="eastAsia" w:ascii="宋体" w:hAnsi="宋体" w:eastAsia="宋体" w:cs="Times New Roman"/>
                <w:highlight w:val="none"/>
                <w:lang w:val="en-US" w:eastAsia="zh-CN"/>
              </w:rPr>
              <w:t>≥</w:t>
            </w:r>
            <w:r>
              <w:rPr>
                <w:rFonts w:hint="eastAsia" w:ascii="宋体" w:hAnsi="宋体" w:eastAsia="宋体" w:cs="Times New Roman"/>
                <w:highlight w:val="none"/>
              </w:rPr>
              <w:t>2.0mm 六角钢管钻孔加工成型。</w:t>
            </w:r>
          </w:p>
        </w:tc>
      </w:tr>
      <w:tr w14:paraId="5985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40" w:type="dxa"/>
            <w:vMerge w:val="continue"/>
            <w:tcBorders>
              <w:left w:val="single" w:color="auto" w:sz="4" w:space="0"/>
              <w:right w:val="single" w:color="auto" w:sz="4" w:space="0"/>
            </w:tcBorders>
            <w:noWrap w:val="0"/>
            <w:vAlign w:val="center"/>
          </w:tcPr>
          <w:p w14:paraId="668285A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4117FD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2125B01">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4、▲等候椅的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bookmarkStart w:id="79" w:name="OLE_LINK122"/>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GB/T 3325</w:t>
            </w:r>
            <w:bookmarkEnd w:id="79"/>
            <w:r>
              <w:rPr>
                <w:rFonts w:hint="eastAsia" w:ascii="宋体" w:hAnsi="宋体" w:eastAsia="宋体" w:cs="Times New Roman"/>
                <w:b/>
                <w:bCs/>
                <w:color w:val="FF0000"/>
                <w:highlight w:val="none"/>
              </w:rPr>
              <w:t>《金属家具通用技术条件》、</w:t>
            </w:r>
            <w:bookmarkStart w:id="80" w:name="OLE_LINK123"/>
            <w:r>
              <w:rPr>
                <w:rFonts w:hint="eastAsia" w:ascii="宋体" w:hAnsi="宋体" w:eastAsia="宋体" w:cs="Times New Roman"/>
                <w:b/>
                <w:bCs/>
                <w:color w:val="FF0000"/>
                <w:highlight w:val="none"/>
              </w:rPr>
              <w:t>GB 18584</w:t>
            </w:r>
            <w:bookmarkEnd w:id="80"/>
            <w:r>
              <w:rPr>
                <w:rFonts w:hint="eastAsia" w:ascii="宋体" w:hAnsi="宋体" w:eastAsia="宋体" w:cs="Times New Roman"/>
                <w:b/>
                <w:bCs/>
                <w:color w:val="FF0000"/>
                <w:highlight w:val="none"/>
              </w:rPr>
              <w:t>《室内装饰装修材料 木家具中有害物质限量》</w:t>
            </w:r>
            <w:r>
              <w:rPr>
                <w:rFonts w:hint="eastAsia" w:ascii="宋体" w:hAnsi="宋体" w:eastAsia="宋体" w:cs="Times New Roman"/>
                <w:b/>
                <w:bCs/>
                <w:color w:val="FF0000"/>
                <w:highlight w:val="none"/>
                <w:lang w:val="en-US" w:eastAsia="zh-CN"/>
              </w:rPr>
              <w:t>或</w:t>
            </w:r>
            <w:r>
              <w:rPr>
                <w:rFonts w:hint="eastAsia" w:ascii="宋体" w:hAnsi="宋体" w:eastAsia="宋体" w:cs="Times New Roman"/>
                <w:b/>
                <w:bCs/>
                <w:color w:val="FF0000"/>
                <w:highlight w:val="none"/>
              </w:rPr>
              <w:t>《</w:t>
            </w:r>
            <w:bookmarkStart w:id="81" w:name="OLE_LINK103"/>
            <w:r>
              <w:rPr>
                <w:rFonts w:hint="eastAsia" w:ascii="宋体" w:hAnsi="宋体" w:eastAsia="宋体" w:cs="Times New Roman"/>
                <w:b/>
                <w:bCs/>
                <w:color w:val="FF0000"/>
                <w:highlight w:val="none"/>
              </w:rPr>
              <w:t>家具中有害物质限量</w:t>
            </w:r>
            <w:bookmarkEnd w:id="81"/>
            <w:r>
              <w:rPr>
                <w:rFonts w:hint="eastAsia" w:ascii="宋体" w:hAnsi="宋体" w:eastAsia="宋体" w:cs="Times New Roman"/>
                <w:b/>
                <w:bCs/>
                <w:color w:val="FF0000"/>
                <w:highlight w:val="none"/>
              </w:rPr>
              <w:t>》、</w:t>
            </w:r>
            <w:bookmarkStart w:id="82" w:name="OLE_LINK124"/>
            <w:r>
              <w:rPr>
                <w:rFonts w:hint="eastAsia" w:ascii="宋体" w:hAnsi="宋体" w:eastAsia="宋体" w:cs="Times New Roman"/>
                <w:b/>
                <w:bCs/>
                <w:color w:val="FF0000"/>
                <w:highlight w:val="none"/>
              </w:rPr>
              <w:t>QB/T 3827</w:t>
            </w:r>
            <w:bookmarkEnd w:id="82"/>
            <w:r>
              <w:rPr>
                <w:rFonts w:hint="eastAsia" w:ascii="宋体" w:hAnsi="宋体" w:eastAsia="宋体" w:cs="Times New Roman"/>
                <w:b/>
                <w:bCs/>
                <w:color w:val="FF0000"/>
                <w:highlight w:val="none"/>
              </w:rPr>
              <w:t>《轻工产品金属镀层和化学处理层的耐腐蚀试验方法 乙酸盐雾试验(ASS)法》、</w:t>
            </w:r>
            <w:bookmarkStart w:id="83" w:name="OLE_LINK125"/>
            <w:r>
              <w:rPr>
                <w:rFonts w:hint="eastAsia" w:ascii="宋体" w:hAnsi="宋体" w:eastAsia="宋体" w:cs="Times New Roman"/>
                <w:b/>
                <w:bCs/>
                <w:color w:val="FF0000"/>
                <w:highlight w:val="none"/>
              </w:rPr>
              <w:t>QB/T 4371</w:t>
            </w:r>
            <w:bookmarkEnd w:id="83"/>
            <w:r>
              <w:rPr>
                <w:rFonts w:hint="eastAsia" w:ascii="宋体" w:hAnsi="宋体" w:eastAsia="宋体" w:cs="Times New Roman"/>
                <w:b/>
                <w:bCs/>
                <w:color w:val="FF0000"/>
                <w:highlight w:val="none"/>
              </w:rPr>
              <w:t>《家具抗菌性能的评价》；</w:t>
            </w:r>
          </w:p>
          <w:p w14:paraId="6E64CF69">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（1）金属件，管材：应无裂缝、叠缝；外露管口端面应封闭；圆管和扁线管弯曲处弧形应圆滑一致；焊接件：焊接处应无脱焊、虚焊、焊穿、错位；焊接处应无夹渣、气孔、焊瘤、焊丝头 、咬边、飞溅；焊接处表面波纹应均匀；喷漆（塑）涂层：应无漏喷、锈蚀、脱色、掉色等；应光滑均匀，色泽一致，应无流挂、疙 瘩、皱皮、飞漆等；</w:t>
            </w:r>
          </w:p>
          <w:p w14:paraId="464A9D86">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（2）金属 喷漆 （塑 ) 涂 层：冲击强度，冲击高度400mm，应无剥落、裂纹、皱纹；耐盐浴，划道两侧3mm外，应无鼓泡、锈蚀、剥落 和起皱等现象；附着力不低于0级；</w:t>
            </w:r>
          </w:p>
          <w:p w14:paraId="39C8A0F5">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（3）可迁移有害元素：锑（Sb）、砷（As)、钡（Ba）、镉（Cd）、铬（Cr)、铅（Pb）、汞（Hg）、硒（Se）均未检出；甲醛释放量未检出；</w:t>
            </w:r>
          </w:p>
          <w:p w14:paraId="2FFE81B1">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（4）乙酸盐雾试验（ASS），连续喷雾</w:t>
            </w:r>
            <w:r>
              <w:rPr>
                <w:rFonts w:hint="eastAsia" w:ascii="宋体" w:hAnsi="宋体" w:eastAsia="宋体" w:cs="Times New Roman"/>
                <w:b/>
                <w:bCs/>
                <w:color w:val="FF0000"/>
                <w:highlight w:val="none"/>
                <w:lang w:val="en-US" w:eastAsia="zh-CN"/>
              </w:rPr>
              <w:t>不少于18</w:t>
            </w:r>
            <w:r>
              <w:rPr>
                <w:rFonts w:hint="eastAsia" w:ascii="宋体" w:hAnsi="宋体" w:eastAsia="宋体" w:cs="Times New Roman"/>
                <w:b/>
                <w:bCs/>
                <w:color w:val="FF0000"/>
                <w:highlight w:val="none"/>
              </w:rPr>
              <w:t>0H</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涂（镀）层本身的 耐腐蚀等级</w:t>
            </w:r>
            <w:r>
              <w:rPr>
                <w:rFonts w:hint="eastAsia" w:ascii="宋体" w:hAnsi="宋体" w:eastAsia="宋体" w:cs="Times New Roman"/>
                <w:b/>
                <w:bCs/>
                <w:color w:val="FF0000"/>
                <w:highlight w:val="none"/>
                <w:lang w:val="en-US" w:eastAsia="zh-CN"/>
              </w:rPr>
              <w:t>≥9级</w:t>
            </w:r>
            <w:r>
              <w:rPr>
                <w:rFonts w:hint="eastAsia" w:ascii="宋体" w:hAnsi="宋体" w:eastAsia="宋体" w:cs="Times New Roman"/>
                <w:b/>
                <w:bCs/>
                <w:color w:val="FF0000"/>
                <w:highlight w:val="none"/>
              </w:rPr>
              <w:t>；涂（镀）层对基体 的保护等级</w:t>
            </w:r>
            <w:r>
              <w:rPr>
                <w:rFonts w:hint="eastAsia" w:ascii="宋体" w:hAnsi="宋体" w:eastAsia="宋体" w:cs="Times New Roman"/>
                <w:b/>
                <w:bCs/>
                <w:color w:val="FF0000"/>
                <w:highlight w:val="none"/>
                <w:lang w:val="en-US" w:eastAsia="zh-CN"/>
              </w:rPr>
              <w:t>≥9级</w:t>
            </w:r>
            <w:r>
              <w:rPr>
                <w:rFonts w:hint="eastAsia" w:ascii="宋体" w:hAnsi="宋体" w:eastAsia="宋体" w:cs="Times New Roman"/>
                <w:b/>
                <w:bCs/>
                <w:color w:val="FF0000"/>
                <w:highlight w:val="none"/>
              </w:rPr>
              <w:t>（10级最好，1级最差）；</w:t>
            </w:r>
          </w:p>
          <w:p w14:paraId="09227BD7">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（5）抗菌性能：金黄色葡萄球菌、大肠杆菌、肺炎克雷伯氏菌、鼠伤寒沙门氏菌、宋内氏志贺氏菌、痤疮丙酸杆菌，抑菌率≥99%。</w:t>
            </w:r>
          </w:p>
          <w:p w14:paraId="2928DA64">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56E3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0921C2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w:t>
            </w:r>
          </w:p>
        </w:tc>
        <w:tc>
          <w:tcPr>
            <w:tcW w:w="2172" w:type="dxa"/>
            <w:vMerge w:val="restart"/>
            <w:tcBorders>
              <w:left w:val="single" w:color="auto" w:sz="4" w:space="0"/>
              <w:right w:val="single" w:color="auto" w:sz="4" w:space="0"/>
            </w:tcBorders>
            <w:noWrap w:val="0"/>
            <w:vAlign w:val="center"/>
          </w:tcPr>
          <w:p w14:paraId="2766F8C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靠背圆凳</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F07391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w:t>
            </w:r>
          </w:p>
        </w:tc>
      </w:tr>
      <w:tr w14:paraId="76DD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ED73B8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BC75E2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D46C3B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2、海绵：采用高回弹海绵，久坐不变形</w:t>
            </w:r>
          </w:p>
        </w:tc>
      </w:tr>
      <w:tr w14:paraId="6735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640" w:type="dxa"/>
            <w:vMerge w:val="continue"/>
            <w:tcBorders>
              <w:left w:val="single" w:color="auto" w:sz="4" w:space="0"/>
              <w:right w:val="single" w:color="auto" w:sz="4" w:space="0"/>
            </w:tcBorders>
            <w:noWrap w:val="0"/>
            <w:vAlign w:val="center"/>
          </w:tcPr>
          <w:p w14:paraId="74B8DA4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4CB617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8C49FF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3、汽压杆：调节行程450-570 mm, 汽动升降。</w:t>
            </w:r>
          </w:p>
        </w:tc>
      </w:tr>
      <w:tr w14:paraId="1D80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0205E9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D33059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88AB1F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4、脚架：采用尼龙五星脚；</w:t>
            </w:r>
          </w:p>
        </w:tc>
      </w:tr>
      <w:tr w14:paraId="3B07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5FE3EB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9C9FF7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F5E157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5、脚轮：采用PU静音轮，移动时无噪音，且不会划伤地板。</w:t>
            </w:r>
          </w:p>
        </w:tc>
      </w:tr>
      <w:tr w14:paraId="0905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40" w:type="dxa"/>
            <w:vMerge w:val="continue"/>
            <w:tcBorders>
              <w:left w:val="single" w:color="auto" w:sz="4" w:space="0"/>
              <w:right w:val="single" w:color="auto" w:sz="4" w:space="0"/>
            </w:tcBorders>
            <w:noWrap w:val="0"/>
            <w:vAlign w:val="center"/>
          </w:tcPr>
          <w:p w14:paraId="4BC84CC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234473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668FC3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6、▲海绵的技术要求：依据</w:t>
            </w:r>
            <w:bookmarkStart w:id="84" w:name="OLE_LINK23"/>
            <w:r>
              <w:rPr>
                <w:rFonts w:hint="eastAsia" w:ascii="宋体" w:hAnsi="宋体" w:eastAsia="宋体" w:cs="Times New Roman"/>
                <w:b/>
                <w:bCs/>
                <w:color w:val="FF0000"/>
                <w:highlight w:val="none"/>
                <w:lang w:val="en-US" w:eastAsia="zh-CN"/>
              </w:rPr>
              <w:t>GB/T 10802</w:t>
            </w:r>
            <w:bookmarkEnd w:id="84"/>
            <w:r>
              <w:rPr>
                <w:rFonts w:hint="eastAsia" w:ascii="宋体" w:hAnsi="宋体" w:eastAsia="宋体" w:cs="Times New Roman"/>
                <w:b/>
                <w:bCs/>
                <w:color w:val="FF0000"/>
                <w:highlight w:val="none"/>
                <w:lang w:val="en-US" w:eastAsia="zh-CN"/>
              </w:rPr>
              <w:t>《通用软质聚醚型聚氨酯泡沫塑料》、</w:t>
            </w:r>
            <w:bookmarkStart w:id="85" w:name="OLE_LINK24"/>
            <w:r>
              <w:rPr>
                <w:rFonts w:hint="eastAsia" w:ascii="宋体" w:hAnsi="宋体" w:eastAsia="宋体" w:cs="Times New Roman"/>
                <w:b/>
                <w:bCs/>
                <w:color w:val="FF0000"/>
                <w:highlight w:val="none"/>
                <w:lang w:val="en-US" w:eastAsia="zh-CN"/>
              </w:rPr>
              <w:t>QB/T 4371</w:t>
            </w:r>
            <w:bookmarkEnd w:id="85"/>
            <w:r>
              <w:rPr>
                <w:rFonts w:hint="eastAsia" w:ascii="宋体" w:hAnsi="宋体" w:eastAsia="宋体" w:cs="Times New Roman"/>
                <w:b/>
                <w:bCs/>
                <w:color w:val="FF0000"/>
                <w:highlight w:val="none"/>
                <w:lang w:val="en-US" w:eastAsia="zh-CN"/>
              </w:rPr>
              <w:t>《家具抗菌性能的评价》、</w:t>
            </w:r>
            <w:bookmarkStart w:id="86" w:name="OLE_LINK25"/>
            <w:r>
              <w:rPr>
                <w:rFonts w:hint="eastAsia" w:ascii="宋体" w:hAnsi="宋体" w:eastAsia="宋体" w:cs="Times New Roman"/>
                <w:b/>
                <w:bCs/>
                <w:color w:val="FF0000"/>
                <w:highlight w:val="none"/>
                <w:lang w:val="en-US" w:eastAsia="zh-CN"/>
              </w:rPr>
              <w:t>QB/T 2280</w:t>
            </w:r>
            <w:bookmarkEnd w:id="86"/>
            <w:r>
              <w:rPr>
                <w:rFonts w:hint="eastAsia" w:ascii="宋体" w:hAnsi="宋体" w:eastAsia="宋体" w:cs="Times New Roman"/>
                <w:b/>
                <w:bCs/>
                <w:color w:val="FF0000"/>
                <w:highlight w:val="none"/>
                <w:lang w:val="en-US" w:eastAsia="zh-CN"/>
              </w:rPr>
              <w:t>《办公家具 办公椅》；</w:t>
            </w:r>
          </w:p>
          <w:p w14:paraId="07C1BCB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（1）外观（色泽、气孔、裂缝、污渍）检测结果合格；</w:t>
            </w:r>
          </w:p>
          <w:p w14:paraId="0557A4DA">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（2）表观密度偏差±2.5kg/m³；</w:t>
            </w:r>
          </w:p>
          <w:p w14:paraId="696332D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w:t>
            </w:r>
            <w:bookmarkStart w:id="87" w:name="OLE_LINK19"/>
            <w:r>
              <w:rPr>
                <w:rFonts w:hint="eastAsia" w:ascii="宋体" w:hAnsi="宋体" w:eastAsia="宋体" w:cs="Times New Roman"/>
                <w:b/>
                <w:bCs/>
                <w:color w:val="FF0000"/>
                <w:highlight w:val="none"/>
                <w:lang w:val="en-US" w:eastAsia="zh-CN"/>
              </w:rPr>
              <w:t>65%/25%压陷比≥1.8</w:t>
            </w:r>
            <w:bookmarkEnd w:id="87"/>
          </w:p>
          <w:p w14:paraId="0C467DBF">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（4）75%压缩永久变形≤8%；</w:t>
            </w:r>
          </w:p>
          <w:p w14:paraId="2AE6653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（5）回弹率≥35%；</w:t>
            </w:r>
          </w:p>
          <w:p w14:paraId="750F149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（6）气味等级≥7级；</w:t>
            </w:r>
          </w:p>
          <w:p w14:paraId="2A2B5FE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（7）拉伸强度≥100kPa；</w:t>
            </w:r>
          </w:p>
          <w:p w14:paraId="4ADED65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（8）断裂伸长率≥120%；</w:t>
            </w:r>
          </w:p>
          <w:p w14:paraId="5A9BF09E">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（9）撕裂强度≥1.8N/cm；</w:t>
            </w:r>
          </w:p>
          <w:p w14:paraId="6A2E0C2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（10）</w:t>
            </w:r>
            <w:bookmarkStart w:id="88" w:name="OLE_LINK20"/>
            <w:r>
              <w:rPr>
                <w:rFonts w:hint="eastAsia" w:ascii="宋体" w:hAnsi="宋体" w:eastAsia="宋体" w:cs="Times New Roman"/>
                <w:b/>
                <w:bCs/>
                <w:color w:val="FF0000"/>
                <w:highlight w:val="none"/>
                <w:lang w:val="en-US" w:eastAsia="zh-CN"/>
              </w:rPr>
              <w:t>恒定负荷反复压陷疲劳后40%压陷硬度损失率(P)，22≤P＜32</w:t>
            </w:r>
            <w:bookmarkEnd w:id="88"/>
            <w:r>
              <w:rPr>
                <w:rFonts w:hint="eastAsia" w:ascii="宋体" w:hAnsi="宋体" w:eastAsia="宋体" w:cs="Times New Roman"/>
                <w:b/>
                <w:bCs/>
                <w:color w:val="FF0000"/>
                <w:highlight w:val="none"/>
                <w:lang w:val="en-US" w:eastAsia="zh-CN"/>
              </w:rPr>
              <w:t>；</w:t>
            </w:r>
          </w:p>
          <w:p w14:paraId="2004BB2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（11）干热老化后拉伸强度≥85kPa；</w:t>
            </w:r>
          </w:p>
          <w:p w14:paraId="4778CF6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（12）干热老化后拉伸强度变化率±20%；</w:t>
            </w:r>
          </w:p>
          <w:p w14:paraId="3DE9885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（13）湿热老化后拉伸强度≥85kPa；</w:t>
            </w:r>
          </w:p>
          <w:p w14:paraId="512FF3B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（14）湿热老化后拉伸强度变化率±20%；</w:t>
            </w:r>
          </w:p>
          <w:p w14:paraId="1587FCF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（15）总挥发性有机物（TVOC）≤0.500mg/㎡h；</w:t>
            </w:r>
          </w:p>
          <w:p w14:paraId="1B54DBD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（16）甲醛≤0.05mg/㎡h；</w:t>
            </w:r>
          </w:p>
          <w:p w14:paraId="661EB9F7">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（17）检测抗菌性能：大肠杆菌、金黄色葡萄球菌、表皮葡萄球菌、、乙型溶血性链球菌、鼠伤寒沙门氏菌、宋氏志贺氏菌、铜绿假单胞菌、肺炎克雷伯氏菌、枯草芽孢杆菌，检测结果抗菌率≥99%。</w:t>
            </w:r>
          </w:p>
          <w:p w14:paraId="7778377F">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2ECE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288652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w:t>
            </w:r>
          </w:p>
        </w:tc>
        <w:tc>
          <w:tcPr>
            <w:tcW w:w="2172" w:type="dxa"/>
            <w:vMerge w:val="restart"/>
            <w:tcBorders>
              <w:left w:val="single" w:color="auto" w:sz="4" w:space="0"/>
              <w:right w:val="single" w:color="auto" w:sz="4" w:space="0"/>
            </w:tcBorders>
            <w:noWrap w:val="0"/>
            <w:vAlign w:val="center"/>
          </w:tcPr>
          <w:p w14:paraId="4595B2E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医用储物柜（物品柜）1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F0CE82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6815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FC694E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888C6D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418AEC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r>
      <w:tr w14:paraId="5F04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B42847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15E9F6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AE6977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1119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F3FE0F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CB58CA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F2789D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4、表面处理：表面采用抗菌防霉粉末喷涂，涂层膜厚度均匀，内外一致，耐撞击。</w:t>
            </w:r>
          </w:p>
        </w:tc>
      </w:tr>
      <w:tr w14:paraId="3F65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B66BBB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E0B0C6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8DE2C0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r>
      <w:tr w14:paraId="2CB9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65EED7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w:t>
            </w:r>
          </w:p>
        </w:tc>
        <w:tc>
          <w:tcPr>
            <w:tcW w:w="2172" w:type="dxa"/>
            <w:vMerge w:val="restart"/>
            <w:tcBorders>
              <w:left w:val="single" w:color="auto" w:sz="4" w:space="0"/>
              <w:right w:val="single" w:color="auto" w:sz="4" w:space="0"/>
            </w:tcBorders>
            <w:noWrap w:val="0"/>
            <w:vAlign w:val="center"/>
          </w:tcPr>
          <w:p w14:paraId="2E97321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配药治疗柜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23BE52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6C7B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5DE361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705D2F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717F3E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6BE9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CC0FD7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4EE6F2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A27341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78E6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F37CA1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A2929A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3A7F31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0C38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EFFD6E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0E0FC1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8E6031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5、台面医用抑菌亚克力人造石，厚度不低于12mm。</w:t>
            </w:r>
          </w:p>
        </w:tc>
      </w:tr>
      <w:tr w14:paraId="061A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69FC026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118EF9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509DB0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6、功能配置：上部为医用玻璃对开门吊柜，配置活动层板；中部为置物架，支撑件采用≥2.0mm厚钢板制作；台下带抽屉和掩门柜，配置医用不锈钢铰链及医用静音缓冲三节导轨，门板带卡槽及标签卡。</w:t>
            </w:r>
          </w:p>
        </w:tc>
      </w:tr>
      <w:tr w14:paraId="61AA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CC10D9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567D38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B35CF2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r>
      <w:tr w14:paraId="41AE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E92A84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8EE1D4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0101F6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r>
      <w:tr w14:paraId="49D9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6784FD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w:t>
            </w:r>
          </w:p>
        </w:tc>
        <w:tc>
          <w:tcPr>
            <w:tcW w:w="2172" w:type="dxa"/>
            <w:vMerge w:val="restart"/>
            <w:tcBorders>
              <w:left w:val="single" w:color="auto" w:sz="4" w:space="0"/>
              <w:right w:val="single" w:color="auto" w:sz="4" w:space="0"/>
            </w:tcBorders>
            <w:noWrap w:val="0"/>
            <w:vAlign w:val="center"/>
          </w:tcPr>
          <w:p w14:paraId="57F3B9D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医用储物柜（物品柜）2</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1BB35F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5D21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1DC366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5DD938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6C37DC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r>
      <w:tr w14:paraId="2ED4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26ED50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6BF0C9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002CF9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5D32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2C4F1C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CCCD21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A3CC67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0E2A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947894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832F55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D17A16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r>
      <w:tr w14:paraId="1CDB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FC192F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9</w:t>
            </w:r>
          </w:p>
        </w:tc>
        <w:tc>
          <w:tcPr>
            <w:tcW w:w="2172" w:type="dxa"/>
            <w:vMerge w:val="restart"/>
            <w:tcBorders>
              <w:left w:val="single" w:color="auto" w:sz="4" w:space="0"/>
              <w:right w:val="single" w:color="auto" w:sz="4" w:space="0"/>
            </w:tcBorders>
            <w:noWrap w:val="0"/>
            <w:vAlign w:val="center"/>
          </w:tcPr>
          <w:p w14:paraId="2A8499A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货架1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000F73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1、主体材质：采用厚度</w:t>
            </w:r>
            <w:r>
              <w:rPr>
                <w:rFonts w:hint="eastAsia" w:ascii="宋体" w:hAnsi="宋体" w:eastAsia="宋体" w:cs="Times New Roman"/>
                <w:highlight w:val="none"/>
                <w:lang w:val="en-US" w:eastAsia="zh-CN"/>
              </w:rPr>
              <w:t>不低于</w:t>
            </w:r>
            <w:r>
              <w:rPr>
                <w:rFonts w:hint="eastAsia" w:ascii="宋体" w:hAnsi="宋体" w:eastAsia="宋体" w:cs="Times New Roman"/>
                <w:highlight w:val="none"/>
              </w:rPr>
              <w:t>1.0mm钢板，表面采用环保型环氧树脂静电粉末喷涂；</w:t>
            </w:r>
          </w:p>
        </w:tc>
      </w:tr>
      <w:tr w14:paraId="321A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D62BAD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0EB123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9FB33B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2、技术规格：立柱规格</w:t>
            </w:r>
            <w:r>
              <w:rPr>
                <w:rFonts w:hint="eastAsia" w:ascii="宋体" w:hAnsi="宋体" w:eastAsia="宋体" w:cs="Times New Roman"/>
                <w:highlight w:val="none"/>
                <w:lang w:eastAsia="zh-CN"/>
              </w:rPr>
              <w:t>（</w:t>
            </w:r>
            <w:r>
              <w:rPr>
                <w:rFonts w:hint="eastAsia" w:ascii="宋体" w:hAnsi="宋体" w:eastAsia="宋体" w:cs="Times New Roman"/>
                <w:highlight w:val="none"/>
              </w:rPr>
              <w:t>40*80*1.5</w:t>
            </w:r>
            <w:r>
              <w:rPr>
                <w:rFonts w:hint="eastAsia" w:ascii="宋体" w:hAnsi="宋体" w:eastAsia="宋体" w:cs="Times New Roman"/>
                <w:highlight w:val="none"/>
                <w:lang w:eastAsia="zh-CN"/>
              </w:rPr>
              <w:t>）</w:t>
            </w:r>
            <w:r>
              <w:rPr>
                <w:rFonts w:hint="eastAsia" w:ascii="宋体" w:hAnsi="宋体" w:eastAsia="宋体" w:cs="Times New Roman"/>
                <w:highlight w:val="none"/>
              </w:rPr>
              <w:t>mm，横梁规格</w:t>
            </w:r>
            <w:bookmarkStart w:id="89" w:name="OLE_LINK104"/>
            <w:r>
              <w:rPr>
                <w:rFonts w:hint="eastAsia" w:ascii="宋体" w:hAnsi="宋体" w:eastAsia="宋体" w:cs="Times New Roman"/>
                <w:highlight w:val="none"/>
                <w:lang w:eastAsia="zh-CN"/>
              </w:rPr>
              <w:t>（</w:t>
            </w:r>
            <w:r>
              <w:rPr>
                <w:rFonts w:hint="eastAsia" w:ascii="宋体" w:hAnsi="宋体" w:eastAsia="宋体" w:cs="Times New Roman"/>
                <w:highlight w:val="none"/>
              </w:rPr>
              <w:t>40*60*1.5</w:t>
            </w:r>
            <w:r>
              <w:rPr>
                <w:rFonts w:hint="eastAsia" w:ascii="宋体" w:hAnsi="宋体" w:eastAsia="宋体" w:cs="Times New Roman"/>
                <w:highlight w:val="none"/>
                <w:lang w:eastAsia="zh-CN"/>
              </w:rPr>
              <w:t>）</w:t>
            </w:r>
            <w:r>
              <w:rPr>
                <w:rFonts w:hint="eastAsia" w:ascii="宋体" w:hAnsi="宋体" w:eastAsia="宋体" w:cs="Times New Roman"/>
                <w:highlight w:val="none"/>
              </w:rPr>
              <w:t>mm</w:t>
            </w:r>
            <w:bookmarkEnd w:id="89"/>
            <w:r>
              <w:rPr>
                <w:rFonts w:hint="eastAsia" w:ascii="宋体" w:hAnsi="宋体" w:eastAsia="宋体" w:cs="Times New Roman"/>
                <w:highlight w:val="none"/>
              </w:rPr>
              <w:t>。立柱底部配有防护套，层板采用</w:t>
            </w:r>
            <w:r>
              <w:rPr>
                <w:rFonts w:hint="eastAsia" w:ascii="宋体" w:hAnsi="宋体" w:eastAsia="宋体" w:cs="Times New Roman"/>
                <w:highlight w:val="none"/>
                <w:lang w:val="en-US" w:eastAsia="zh-CN"/>
              </w:rPr>
              <w:t>不低于</w:t>
            </w:r>
            <w:r>
              <w:rPr>
                <w:rFonts w:hint="eastAsia" w:ascii="宋体" w:hAnsi="宋体" w:eastAsia="宋体" w:cs="Times New Roman"/>
                <w:highlight w:val="none"/>
              </w:rPr>
              <w:t>1.0mm厚的钢板；</w:t>
            </w:r>
          </w:p>
        </w:tc>
      </w:tr>
      <w:tr w14:paraId="7077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B82A67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FB49BA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E70C25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3、工艺：全组装式结构，随意组合，安装、拆卸。</w:t>
            </w:r>
          </w:p>
        </w:tc>
      </w:tr>
      <w:tr w14:paraId="2304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9B21A3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10</w:t>
            </w:r>
          </w:p>
        </w:tc>
        <w:tc>
          <w:tcPr>
            <w:tcW w:w="2172" w:type="dxa"/>
            <w:vMerge w:val="restart"/>
            <w:tcBorders>
              <w:left w:val="single" w:color="auto" w:sz="4" w:space="0"/>
              <w:right w:val="single" w:color="auto" w:sz="4" w:space="0"/>
            </w:tcBorders>
            <w:noWrap w:val="0"/>
            <w:vAlign w:val="center"/>
          </w:tcPr>
          <w:p w14:paraId="0F2B730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更衣柜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F51EAE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0691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40" w:type="dxa"/>
            <w:vMerge w:val="continue"/>
            <w:tcBorders>
              <w:left w:val="single" w:color="auto" w:sz="4" w:space="0"/>
              <w:right w:val="single" w:color="auto" w:sz="4" w:space="0"/>
            </w:tcBorders>
            <w:noWrap w:val="0"/>
            <w:vAlign w:val="center"/>
          </w:tcPr>
          <w:p w14:paraId="26C9817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94EDA8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0359B5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77A7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40" w:type="dxa"/>
            <w:vMerge w:val="continue"/>
            <w:tcBorders>
              <w:left w:val="single" w:color="auto" w:sz="4" w:space="0"/>
              <w:right w:val="single" w:color="auto" w:sz="4" w:space="0"/>
            </w:tcBorders>
            <w:noWrap w:val="0"/>
            <w:vAlign w:val="center"/>
          </w:tcPr>
          <w:p w14:paraId="52F5994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5A90C5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D6B4BE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3、拉手：一字折弯暗拉手，配机械锁具。</w:t>
            </w:r>
          </w:p>
        </w:tc>
      </w:tr>
      <w:tr w14:paraId="6070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992ADA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70991A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80AE24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4392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43DDFB3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11</w:t>
            </w:r>
          </w:p>
        </w:tc>
        <w:tc>
          <w:tcPr>
            <w:tcW w:w="2172" w:type="dxa"/>
            <w:vMerge w:val="restart"/>
            <w:tcBorders>
              <w:left w:val="single" w:color="auto" w:sz="4" w:space="0"/>
              <w:right w:val="single" w:color="auto" w:sz="4" w:space="0"/>
            </w:tcBorders>
            <w:noWrap w:val="0"/>
            <w:vAlign w:val="center"/>
          </w:tcPr>
          <w:p w14:paraId="1E72D87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lang w:val="en-US" w:eastAsia="zh-CN"/>
              </w:rPr>
              <w:t>不锈钢货架</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073A79F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1、材质：采用304不锈钢板经压折、焊接、抛光打磨而成，没有外露点；板材厚度均不低于1.0mm；</w:t>
            </w:r>
          </w:p>
        </w:tc>
      </w:tr>
      <w:tr w14:paraId="0299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40" w:type="dxa"/>
            <w:vMerge w:val="continue"/>
            <w:tcBorders>
              <w:left w:val="single" w:color="auto" w:sz="4" w:space="0"/>
              <w:right w:val="single" w:color="auto" w:sz="4" w:space="0"/>
            </w:tcBorders>
            <w:noWrap w:val="0"/>
            <w:vAlign w:val="center"/>
          </w:tcPr>
          <w:p w14:paraId="641A524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A3C92F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C6762D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2、焊接光滑无毛刺，表面抛光处理。</w:t>
            </w:r>
          </w:p>
        </w:tc>
      </w:tr>
      <w:tr w14:paraId="1EA4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640" w:type="dxa"/>
            <w:vMerge w:val="continue"/>
            <w:tcBorders>
              <w:left w:val="single" w:color="auto" w:sz="4" w:space="0"/>
              <w:right w:val="single" w:color="auto" w:sz="4" w:space="0"/>
            </w:tcBorders>
            <w:noWrap w:val="0"/>
            <w:vAlign w:val="center"/>
          </w:tcPr>
          <w:p w14:paraId="5EAC5C7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E43DF8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330A8E9">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3、▲304不锈钢的技术要求：</w:t>
            </w:r>
            <w:r>
              <w:rPr>
                <w:rFonts w:hint="eastAsia" w:ascii="宋体" w:hAnsi="宋体" w:eastAsia="宋体" w:cs="Times New Roman"/>
                <w:b/>
                <w:bCs/>
                <w:color w:val="FF0000"/>
                <w:highlight w:val="none"/>
                <w:lang w:val="en-US" w:eastAsia="zh-CN"/>
              </w:rPr>
              <w:t>依据</w:t>
            </w:r>
            <w:bookmarkStart w:id="90" w:name="OLE_LINK26"/>
            <w:r>
              <w:rPr>
                <w:rFonts w:hint="eastAsia" w:ascii="宋体" w:hAnsi="宋体" w:eastAsia="宋体" w:cs="Times New Roman"/>
                <w:b/>
                <w:bCs/>
                <w:color w:val="FF0000"/>
                <w:highlight w:val="none"/>
              </w:rPr>
              <w:t>GB/T 3325</w:t>
            </w:r>
            <w:bookmarkEnd w:id="90"/>
            <w:r>
              <w:rPr>
                <w:rFonts w:hint="eastAsia" w:ascii="宋体" w:hAnsi="宋体" w:eastAsia="宋体" w:cs="Times New Roman"/>
                <w:b/>
                <w:bCs/>
                <w:color w:val="FF0000"/>
                <w:highlight w:val="none"/>
              </w:rPr>
              <w:t>《金属家具通用技术条件》、</w:t>
            </w:r>
            <w:bookmarkStart w:id="91" w:name="OLE_LINK27"/>
            <w:r>
              <w:rPr>
                <w:rFonts w:hint="eastAsia" w:ascii="宋体" w:hAnsi="宋体" w:eastAsia="宋体" w:cs="Times New Roman"/>
                <w:b/>
                <w:bCs/>
                <w:color w:val="FF0000"/>
                <w:highlight w:val="none"/>
              </w:rPr>
              <w:t>QB/T 3828</w:t>
            </w:r>
            <w:bookmarkEnd w:id="91"/>
            <w:r>
              <w:rPr>
                <w:rFonts w:hint="eastAsia" w:ascii="宋体" w:hAnsi="宋体" w:eastAsia="宋体" w:cs="Times New Roman"/>
                <w:b/>
                <w:bCs/>
                <w:color w:val="FF0000"/>
                <w:highlight w:val="none"/>
              </w:rPr>
              <w:t>《轻工产品金属镀层和化学处理层的耐腐蚀试验方法铜盐加速乙酸盐雾试验(CASS)法》、</w:t>
            </w:r>
            <w:bookmarkStart w:id="92" w:name="OLE_LINK28"/>
            <w:r>
              <w:rPr>
                <w:rFonts w:hint="eastAsia" w:ascii="宋体" w:hAnsi="宋体" w:eastAsia="宋体" w:cs="Times New Roman"/>
                <w:b/>
                <w:bCs/>
                <w:color w:val="FF0000"/>
                <w:highlight w:val="none"/>
              </w:rPr>
              <w:t>GB/T 3075</w:t>
            </w:r>
            <w:bookmarkEnd w:id="92"/>
            <w:r>
              <w:rPr>
                <w:rFonts w:hint="eastAsia" w:ascii="宋体" w:hAnsi="宋体" w:eastAsia="宋体" w:cs="Times New Roman"/>
                <w:b/>
                <w:bCs/>
                <w:color w:val="FF0000"/>
                <w:highlight w:val="none"/>
              </w:rPr>
              <w:t>《金属材料 疲劳试验 轴向力控制方法》、</w:t>
            </w:r>
            <w:bookmarkStart w:id="93" w:name="OLE_LINK29"/>
            <w:r>
              <w:rPr>
                <w:rFonts w:hint="eastAsia" w:ascii="宋体" w:hAnsi="宋体" w:eastAsia="宋体" w:cs="Times New Roman"/>
                <w:b/>
                <w:bCs/>
                <w:color w:val="FF0000"/>
                <w:highlight w:val="none"/>
              </w:rPr>
              <w:t>QB/T 4371</w:t>
            </w:r>
            <w:bookmarkEnd w:id="93"/>
            <w:r>
              <w:rPr>
                <w:rFonts w:hint="eastAsia" w:ascii="宋体" w:hAnsi="宋体" w:eastAsia="宋体" w:cs="Times New Roman"/>
                <w:b/>
                <w:bCs/>
                <w:color w:val="FF0000"/>
                <w:highlight w:val="none"/>
              </w:rPr>
              <w:t>《家具抗菌性能的评价》、GB/T 3280《不锈钢冷轧钢板和钢带》、</w:t>
            </w:r>
            <w:bookmarkStart w:id="94" w:name="OLE_LINK30"/>
            <w:r>
              <w:rPr>
                <w:rFonts w:hint="eastAsia" w:ascii="宋体" w:hAnsi="宋体" w:eastAsia="宋体" w:cs="Times New Roman"/>
                <w:b/>
                <w:bCs/>
                <w:color w:val="FF0000"/>
                <w:highlight w:val="none"/>
              </w:rPr>
              <w:t>GB/T 2423.51</w:t>
            </w:r>
            <w:bookmarkEnd w:id="94"/>
            <w:r>
              <w:rPr>
                <w:rFonts w:hint="eastAsia" w:ascii="宋体" w:hAnsi="宋体" w:eastAsia="宋体" w:cs="Times New Roman"/>
                <w:b/>
                <w:bCs/>
                <w:color w:val="FF0000"/>
                <w:highlight w:val="none"/>
              </w:rPr>
              <w:t>《环境试验 第2部分：试验方法 试验Ke：流动混合气体腐蚀试验》；</w:t>
            </w:r>
          </w:p>
          <w:p w14:paraId="4341A279">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1</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外观性能要求：金属件（冲压件）：应无脱层、裂缝；金属件（喷涂层）喷漆（塑）涂层:应无漏喷、锈蚀、脱色、掉色现象；应光滑均匀、色泽一致，应无流挂、疙瘩、皱皮、飞漆等缺陷；</w:t>
            </w:r>
          </w:p>
          <w:p w14:paraId="2C301E8C">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2</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理化性能要求：金属喷漆（塑）涂层【硬度≥</w:t>
            </w:r>
            <w:r>
              <w:rPr>
                <w:rFonts w:hint="eastAsia" w:ascii="宋体" w:hAnsi="宋体" w:eastAsia="宋体" w:cs="Times New Roman"/>
                <w:b/>
                <w:bCs/>
                <w:color w:val="FF0000"/>
                <w:highlight w:val="none"/>
                <w:lang w:val="en-US" w:eastAsia="zh-CN"/>
              </w:rPr>
              <w:t>2</w:t>
            </w:r>
            <w:r>
              <w:rPr>
                <w:rFonts w:hint="eastAsia" w:ascii="宋体" w:hAnsi="宋体" w:eastAsia="宋体" w:cs="Times New Roman"/>
                <w:b/>
                <w:bCs/>
                <w:color w:val="FF0000"/>
                <w:highlight w:val="none"/>
              </w:rPr>
              <w:t xml:space="preserve">H；附着力 1级；耐盐浴：划道两侧3mm外,应无鼓泡、锈蚀、剥落和起皱等现象；冲击强度：冲击高度400mm,应无剥落、裂纹、皱纹；】 </w:t>
            </w:r>
          </w:p>
          <w:p w14:paraId="09154284">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3</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抗菌性能（抑菌率）：金黄色葡萄球菌、肺炎克雷伯氏菌、铜绿假单胞菌、大肠杆菌等抑菌率均≥99%；</w:t>
            </w:r>
          </w:p>
          <w:p w14:paraId="1E6C44F1">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4</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化学成分（质量分数）/%：碳（C）：≤0.07%、硅（Si）：≤0.75%、锰（Mn）：≤.2.00%、磷（P）：≤.0.045%、硫（S）：≤0.030%、镍（Ni）：8.00~10.50%、铬（Cr）：17.50~19.50%</w:t>
            </w:r>
          </w:p>
          <w:p w14:paraId="27303FE9">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5</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力学性能：规定塑性延伸强度Rpo.2/MPa:≥205MPa；抗拉强度Rm/MPa：≥515MPa；断后伸长率A/%：≥40%；</w:t>
            </w:r>
          </w:p>
          <w:p w14:paraId="580F60CB">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6</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二氧化硫腐蚀试验，经48h二氧化硫腐蚀试验，试样表面不应出现红锈</w:t>
            </w:r>
          </w:p>
          <w:p w14:paraId="78640948">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7</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铜盐加速乙酸盐雾试验(CASS)法：连续喷雾不少于180</w:t>
            </w:r>
            <w:r>
              <w:rPr>
                <w:rFonts w:hint="eastAsia" w:ascii="Times New Roman" w:hAnsi="Times New Roman" w:eastAsia="宋体" w:cs="Times New Roman"/>
                <w:highlight w:val="none"/>
                <w:lang w:val="en-US" w:eastAsia="zh-CN"/>
              </w:rPr>
              <w:t>h</w:t>
            </w:r>
            <w:r>
              <w:rPr>
                <w:rFonts w:hint="eastAsia" w:ascii="宋体" w:hAnsi="宋体" w:eastAsia="宋体" w:cs="Times New Roman"/>
                <w:b/>
                <w:bCs/>
                <w:color w:val="FF0000"/>
                <w:highlight w:val="none"/>
              </w:rPr>
              <w:t>，镀（涂）层对基体的保护等级≥9级；镀（涂）层本身耐腐蚀等级≥9</w:t>
            </w:r>
            <w:r>
              <w:rPr>
                <w:rFonts w:hint="eastAsia" w:ascii="宋体" w:hAnsi="宋体" w:eastAsia="宋体" w:cs="Times New Roman"/>
                <w:b/>
                <w:bCs/>
                <w:color w:val="FF0000"/>
                <w:highlight w:val="none"/>
                <w:lang w:val="en-US" w:eastAsia="zh-CN"/>
              </w:rPr>
              <w:t>级</w:t>
            </w:r>
            <w:r>
              <w:rPr>
                <w:rFonts w:hint="eastAsia" w:ascii="宋体" w:hAnsi="宋体" w:eastAsia="宋体" w:cs="Times New Roman"/>
                <w:b/>
                <w:bCs/>
                <w:color w:val="FF0000"/>
                <w:highlight w:val="none"/>
              </w:rPr>
              <w:t>；</w:t>
            </w:r>
          </w:p>
          <w:p w14:paraId="13C2738C">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7D26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919615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12</w:t>
            </w:r>
          </w:p>
        </w:tc>
        <w:tc>
          <w:tcPr>
            <w:tcW w:w="2172" w:type="dxa"/>
            <w:vMerge w:val="restart"/>
            <w:tcBorders>
              <w:left w:val="single" w:color="auto" w:sz="4" w:space="0"/>
              <w:right w:val="single" w:color="auto" w:sz="4" w:space="0"/>
            </w:tcBorders>
            <w:noWrap w:val="0"/>
            <w:vAlign w:val="center"/>
          </w:tcPr>
          <w:p w14:paraId="1ACD436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换鞋凳</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704BE5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1D02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ADB26B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BF5967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A3C31A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2F14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FC861D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746BDF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2BC5AB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1BDA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7313B3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ADE0E5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F77FF4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2620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C9890B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937E41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552CFC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软包坐垫。</w:t>
            </w:r>
          </w:p>
        </w:tc>
      </w:tr>
      <w:tr w14:paraId="5580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042118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986333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27215E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6、柜内配置层板。</w:t>
            </w:r>
          </w:p>
        </w:tc>
      </w:tr>
      <w:tr w14:paraId="7FA4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76497D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13</w:t>
            </w:r>
          </w:p>
        </w:tc>
        <w:tc>
          <w:tcPr>
            <w:tcW w:w="2172" w:type="dxa"/>
            <w:vMerge w:val="restart"/>
            <w:tcBorders>
              <w:left w:val="single" w:color="auto" w:sz="4" w:space="0"/>
              <w:right w:val="single" w:color="auto" w:sz="4" w:space="0"/>
            </w:tcBorders>
            <w:noWrap w:val="0"/>
            <w:vAlign w:val="center"/>
          </w:tcPr>
          <w:p w14:paraId="0BED056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文件柜1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D544A6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p>
        </w:tc>
      </w:tr>
      <w:tr w14:paraId="6D90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0F315A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462A77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3DCE25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p>
        </w:tc>
      </w:tr>
      <w:tr w14:paraId="33BA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ACF930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AE8C3C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A78242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w:t>
            </w:r>
            <w:r>
              <w:rPr>
                <w:rFonts w:hint="eastAsia" w:ascii="宋体" w:hAnsi="宋体" w:eastAsia="宋体" w:cs="Times New Roman"/>
                <w:highlight w:val="none"/>
              </w:rPr>
              <w:t>2mm厚PVC胶边，热熔胶。</w:t>
            </w:r>
          </w:p>
        </w:tc>
      </w:tr>
      <w:tr w14:paraId="2A39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FC688B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0C7767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455CB4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4、配置医用不锈钢铰链；</w:t>
            </w:r>
          </w:p>
        </w:tc>
      </w:tr>
      <w:tr w14:paraId="7285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79E6CA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BF9365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84D54B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5、上部为医用玻璃对开门，下部为木质对开门，内置不少于3块木质搁板。</w:t>
            </w:r>
          </w:p>
        </w:tc>
      </w:tr>
      <w:tr w14:paraId="4A05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C1E05F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14</w:t>
            </w:r>
          </w:p>
        </w:tc>
        <w:tc>
          <w:tcPr>
            <w:tcW w:w="2172" w:type="dxa"/>
            <w:vMerge w:val="restart"/>
            <w:tcBorders>
              <w:left w:val="single" w:color="auto" w:sz="4" w:space="0"/>
              <w:right w:val="single" w:color="auto" w:sz="4" w:space="0"/>
            </w:tcBorders>
            <w:noWrap w:val="0"/>
            <w:vAlign w:val="center"/>
          </w:tcPr>
          <w:p w14:paraId="2BEDA7B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诊床</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19496D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1、框架采用钢管，焊接打磨抛光处理；</w:t>
            </w:r>
          </w:p>
        </w:tc>
      </w:tr>
      <w:tr w14:paraId="280D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498B29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EAB1DF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4F83C2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2、喷涂：钢材采用1.5mm以上厚环氧树脂静电粉末喷涂，图层膜厚度均匀，粉末均采用抗菌防霉涂层，大道环保抗菌双效功能；</w:t>
            </w:r>
          </w:p>
        </w:tc>
      </w:tr>
      <w:tr w14:paraId="7B72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44471B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CD4E18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A639F75">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3、面料：医用西皮，具有抗菌防霉性；高弹力海绵，内衬夹板</w:t>
            </w:r>
            <w:r>
              <w:rPr>
                <w:rFonts w:hint="eastAsia" w:ascii="宋体" w:hAnsi="宋体" w:eastAsia="宋体" w:cs="Times New Roman"/>
                <w:highlight w:val="none"/>
                <w:lang w:eastAsia="zh-CN"/>
              </w:rPr>
              <w:t>；</w:t>
            </w:r>
          </w:p>
        </w:tc>
      </w:tr>
      <w:tr w14:paraId="4B74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67837B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31A46B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719B4C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4、配置：根据采购方需求在诊床下方增加钢制抽屉柜或掩门柜，配缓冲导轨或缓冲铰链。</w:t>
            </w:r>
          </w:p>
        </w:tc>
      </w:tr>
      <w:tr w14:paraId="5F72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640" w:type="dxa"/>
            <w:vMerge w:val="continue"/>
            <w:tcBorders>
              <w:left w:val="single" w:color="auto" w:sz="4" w:space="0"/>
              <w:right w:val="single" w:color="auto" w:sz="4" w:space="0"/>
            </w:tcBorders>
            <w:noWrap w:val="0"/>
            <w:vAlign w:val="center"/>
          </w:tcPr>
          <w:p w14:paraId="565E894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1CB20A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44B326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5、功能：带刹车万向轮。</w:t>
            </w:r>
          </w:p>
        </w:tc>
      </w:tr>
      <w:tr w14:paraId="44A1D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4B5E2E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15</w:t>
            </w:r>
          </w:p>
        </w:tc>
        <w:tc>
          <w:tcPr>
            <w:tcW w:w="2172" w:type="dxa"/>
            <w:vMerge w:val="restart"/>
            <w:tcBorders>
              <w:left w:val="single" w:color="auto" w:sz="4" w:space="0"/>
              <w:right w:val="single" w:color="auto" w:sz="4" w:space="0"/>
            </w:tcBorders>
            <w:noWrap w:val="0"/>
            <w:vAlign w:val="center"/>
          </w:tcPr>
          <w:p w14:paraId="2C27902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医用治疗柜（大输液柜）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728436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3E76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F27EE4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816543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39C283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3272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231C54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B56639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ADACF6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27BA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CA0141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A5A6A4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45AFC1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r>
      <w:tr w14:paraId="7218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819A7D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2BF416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33BA42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r>
      <w:tr w14:paraId="2FE3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74ABD72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98E891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B607E0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6、功能配置：上部为医用玻璃对开门吊柜，配置活动层板；中部为置物架，支撑件采用≥2.0mm厚钢板制作；台下带抽屉和掩门柜，配置医用不锈钢铰链及医用静音缓冲三节导轨，门板带卡槽及标签卡。</w:t>
            </w:r>
          </w:p>
        </w:tc>
      </w:tr>
      <w:tr w14:paraId="78EF2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C176A8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D26849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A320A2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r>
      <w:tr w14:paraId="5189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640" w:type="dxa"/>
            <w:vMerge w:val="continue"/>
            <w:tcBorders>
              <w:left w:val="single" w:color="auto" w:sz="4" w:space="0"/>
              <w:right w:val="single" w:color="auto" w:sz="4" w:space="0"/>
            </w:tcBorders>
            <w:noWrap w:val="0"/>
            <w:vAlign w:val="center"/>
          </w:tcPr>
          <w:p w14:paraId="5684070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D02539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D18B72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r>
      <w:tr w14:paraId="57DA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CF99F6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A7189A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B867C7A">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9、▲人造石的技术要求：依据</w:t>
            </w:r>
            <w:bookmarkStart w:id="95" w:name="OLE_LINK32"/>
            <w:r>
              <w:rPr>
                <w:rFonts w:hint="eastAsia" w:ascii="宋体" w:hAnsi="宋体" w:eastAsia="宋体" w:cs="Times New Roman"/>
                <w:b/>
                <w:bCs/>
                <w:color w:val="FF0000"/>
                <w:highlight w:val="none"/>
                <w:lang w:val="en-US" w:eastAsia="zh-CN"/>
              </w:rPr>
              <w:t>JC/T 908</w:t>
            </w:r>
            <w:bookmarkEnd w:id="95"/>
            <w:r>
              <w:rPr>
                <w:rFonts w:hint="eastAsia" w:ascii="宋体" w:hAnsi="宋体" w:eastAsia="宋体" w:cs="Times New Roman"/>
                <w:b/>
                <w:bCs/>
                <w:color w:val="FF0000"/>
                <w:highlight w:val="none"/>
                <w:lang w:val="en-US" w:eastAsia="zh-CN"/>
              </w:rPr>
              <w:t>《人造石》、</w:t>
            </w:r>
            <w:bookmarkStart w:id="96" w:name="OLE_LINK33"/>
            <w:r>
              <w:rPr>
                <w:rFonts w:hint="eastAsia" w:ascii="宋体" w:hAnsi="宋体" w:eastAsia="宋体" w:cs="Times New Roman"/>
                <w:b/>
                <w:bCs/>
                <w:color w:val="FF0000"/>
                <w:highlight w:val="none"/>
                <w:lang w:val="en-US" w:eastAsia="zh-CN"/>
              </w:rPr>
              <w:t>QB/T 4371</w:t>
            </w:r>
            <w:bookmarkEnd w:id="96"/>
            <w:r>
              <w:rPr>
                <w:rFonts w:hint="eastAsia" w:ascii="宋体" w:hAnsi="宋体" w:eastAsia="宋体" w:cs="Times New Roman"/>
                <w:b/>
                <w:bCs/>
                <w:color w:val="FF0000"/>
                <w:highlight w:val="none"/>
                <w:lang w:val="en-US" w:eastAsia="zh-CN"/>
              </w:rPr>
              <w:t>《家具抗菌性能的评价》、</w:t>
            </w:r>
            <w:bookmarkStart w:id="97" w:name="OLE_LINK34"/>
            <w:r>
              <w:rPr>
                <w:rFonts w:hint="eastAsia" w:ascii="宋体" w:hAnsi="宋体" w:eastAsia="宋体" w:cs="Times New Roman"/>
                <w:b/>
                <w:bCs/>
                <w:color w:val="FF0000"/>
                <w:highlight w:val="none"/>
                <w:lang w:val="en-US" w:eastAsia="zh-CN"/>
              </w:rPr>
              <w:t>GB/T 20285</w:t>
            </w:r>
            <w:bookmarkEnd w:id="97"/>
            <w:r>
              <w:rPr>
                <w:rFonts w:hint="eastAsia" w:ascii="宋体" w:hAnsi="宋体" w:eastAsia="宋体" w:cs="Times New Roman"/>
                <w:b/>
                <w:bCs/>
                <w:color w:val="FF0000"/>
                <w:highlight w:val="none"/>
                <w:lang w:val="en-US" w:eastAsia="zh-CN"/>
              </w:rPr>
              <w:t>《材料产烟毒性危险分级》、</w:t>
            </w:r>
            <w:bookmarkStart w:id="98" w:name="OLE_LINK35"/>
            <w:r>
              <w:rPr>
                <w:rFonts w:hint="eastAsia" w:ascii="宋体" w:hAnsi="宋体" w:eastAsia="宋体" w:cs="Times New Roman"/>
                <w:b/>
                <w:bCs/>
                <w:color w:val="FF0000"/>
                <w:highlight w:val="none"/>
                <w:lang w:val="en-US" w:eastAsia="zh-CN"/>
              </w:rPr>
              <w:t>GB 8624</w:t>
            </w:r>
            <w:bookmarkEnd w:id="98"/>
            <w:r>
              <w:rPr>
                <w:rFonts w:hint="eastAsia" w:ascii="宋体" w:hAnsi="宋体" w:eastAsia="宋体" w:cs="Times New Roman"/>
                <w:b/>
                <w:bCs/>
                <w:color w:val="FF0000"/>
                <w:highlight w:val="none"/>
                <w:lang w:val="en-US" w:eastAsia="zh-CN"/>
              </w:rPr>
              <w:t>《建筑材料及制品燃烧性能分级》；</w:t>
            </w:r>
          </w:p>
          <w:p w14:paraId="4A01E30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（1）放射性：A类IRa≤1.0；Iγ≤1.3；</w:t>
            </w:r>
          </w:p>
          <w:p w14:paraId="0A22431F">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（2）燃烧性能达到A级，检测合格；</w:t>
            </w:r>
          </w:p>
          <w:p w14:paraId="7ECEA71F">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（3）烟气毒性等级达到ZA1级，检测合格；</w:t>
            </w:r>
          </w:p>
          <w:p w14:paraId="1C740198">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（4）耐污染性：耐污染值总和≤64，最大污迹深度≤0.12mm；</w:t>
            </w:r>
          </w:p>
          <w:p w14:paraId="3B43588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（5）落球冲击检测合格；耐化学药品性检测合格；耐热性检测合格；耐高温性能检测合格；</w:t>
            </w:r>
          </w:p>
          <w:p w14:paraId="3798760A">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（6）检测抗菌性能：金黄色葡萄球菌、大肠杆菌、铜绿假单胞菌、肺炎克雷伯氏菌、枯草芽孢杆菌、白色念珠菌、溶血性链球菌、表皮葡萄球菌、鼠伤寒沙门氏菌、宋氏志贺氏菌，检测结果抗菌率≥99%。</w:t>
            </w:r>
          </w:p>
          <w:p w14:paraId="23A333BB">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542F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F24143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16</w:t>
            </w:r>
          </w:p>
        </w:tc>
        <w:tc>
          <w:tcPr>
            <w:tcW w:w="2172" w:type="dxa"/>
            <w:vMerge w:val="restart"/>
            <w:tcBorders>
              <w:left w:val="single" w:color="auto" w:sz="4" w:space="0"/>
              <w:right w:val="single" w:color="auto" w:sz="4" w:space="0"/>
            </w:tcBorders>
            <w:noWrap w:val="0"/>
            <w:vAlign w:val="center"/>
          </w:tcPr>
          <w:p w14:paraId="2A5EA82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处置柜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85953A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6AAE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6680E6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96034E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775805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364E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80B852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CBD04A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F637AE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5983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A7B75E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E6BA6C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A3B5CC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1A22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3BC85A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577FF1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DD423E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r>
      <w:tr w14:paraId="216B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40" w:type="dxa"/>
            <w:vMerge w:val="continue"/>
            <w:tcBorders>
              <w:left w:val="single" w:color="auto" w:sz="4" w:space="0"/>
              <w:right w:val="single" w:color="auto" w:sz="4" w:space="0"/>
            </w:tcBorders>
            <w:noWrap w:val="0"/>
            <w:vAlign w:val="center"/>
          </w:tcPr>
          <w:p w14:paraId="656196D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219706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363596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6、功能配置：上部为医用玻璃对开门吊柜，配置活动层板；中部为置物架，支撑件采用≥2.0mm厚钢板制作；台下带抽屉和掩门柜，配置医用不锈钢铰链及医用静音缓冲三节导轨，门板带卡槽及标签卡。</w:t>
            </w:r>
          </w:p>
        </w:tc>
      </w:tr>
      <w:tr w14:paraId="757C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94DE60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F8EF96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08FFD9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7、工艺要求：整体采用电阻焊接工艺，无外露焊点，面板处为一体式焊接卡槽。</w:t>
            </w:r>
          </w:p>
        </w:tc>
      </w:tr>
      <w:tr w14:paraId="56D1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ECA401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F14EC3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3EE3DD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r>
      <w:tr w14:paraId="5365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3108CB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17</w:t>
            </w:r>
          </w:p>
        </w:tc>
        <w:tc>
          <w:tcPr>
            <w:tcW w:w="2172" w:type="dxa"/>
            <w:vMerge w:val="restart"/>
            <w:tcBorders>
              <w:left w:val="single" w:color="auto" w:sz="4" w:space="0"/>
              <w:right w:val="single" w:color="auto" w:sz="4" w:space="0"/>
            </w:tcBorders>
            <w:noWrap w:val="0"/>
            <w:vAlign w:val="center"/>
          </w:tcPr>
          <w:p w14:paraId="4CB8514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输液椅</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E51DC4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w:t>
            </w:r>
          </w:p>
        </w:tc>
      </w:tr>
      <w:tr w14:paraId="3A2B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56E3BE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0141C4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75E009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2、海绵：采用</w:t>
            </w:r>
            <w:r>
              <w:rPr>
                <w:rFonts w:hint="eastAsia" w:ascii="宋体" w:hAnsi="宋体" w:eastAsia="宋体" w:cs="Times New Roman"/>
                <w:highlight w:val="none"/>
                <w:lang w:val="en-US" w:eastAsia="zh-CN"/>
              </w:rPr>
              <w:t>回弹海绵；</w:t>
            </w:r>
          </w:p>
        </w:tc>
      </w:tr>
      <w:tr w14:paraId="3F38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640" w:type="dxa"/>
            <w:vMerge w:val="continue"/>
            <w:tcBorders>
              <w:left w:val="single" w:color="auto" w:sz="4" w:space="0"/>
              <w:right w:val="single" w:color="auto" w:sz="4" w:space="0"/>
            </w:tcBorders>
            <w:noWrap w:val="0"/>
            <w:vAlign w:val="center"/>
          </w:tcPr>
          <w:p w14:paraId="1E27DBF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B0EEC0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3D7441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3、扶手脚架：</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1.2MM</w:t>
            </w:r>
            <w:r>
              <w:rPr>
                <w:rFonts w:hint="eastAsia" w:ascii="宋体" w:hAnsi="宋体" w:eastAsia="宋体" w:cs="Times New Roman"/>
                <w:highlight w:val="none"/>
                <w:lang w:val="en-US" w:eastAsia="zh-CN"/>
              </w:rPr>
              <w:t>,</w:t>
            </w:r>
            <w:r>
              <w:rPr>
                <w:rFonts w:hint="eastAsia" w:ascii="宋体" w:hAnsi="宋体" w:eastAsia="宋体" w:cs="Times New Roman"/>
                <w:highlight w:val="none"/>
              </w:rPr>
              <w:t>钢制旦形管弯曲焊接而成。</w:t>
            </w:r>
          </w:p>
        </w:tc>
      </w:tr>
      <w:tr w14:paraId="478E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640" w:type="dxa"/>
            <w:vMerge w:val="continue"/>
            <w:tcBorders>
              <w:left w:val="single" w:color="auto" w:sz="4" w:space="0"/>
              <w:right w:val="single" w:color="auto" w:sz="4" w:space="0"/>
            </w:tcBorders>
            <w:noWrap w:val="0"/>
            <w:vAlign w:val="center"/>
          </w:tcPr>
          <w:p w14:paraId="5B14E12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9F40DA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370070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4、扶手面：超纤皮饰面；</w:t>
            </w:r>
          </w:p>
        </w:tc>
      </w:tr>
      <w:tr w14:paraId="7DF3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640" w:type="dxa"/>
            <w:vMerge w:val="continue"/>
            <w:tcBorders>
              <w:left w:val="single" w:color="auto" w:sz="4" w:space="0"/>
              <w:right w:val="single" w:color="auto" w:sz="4" w:space="0"/>
            </w:tcBorders>
            <w:noWrap w:val="0"/>
            <w:vAlign w:val="center"/>
          </w:tcPr>
          <w:p w14:paraId="782DF74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D13276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6DB57A6">
            <w:pPr>
              <w:widowControl/>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5、</w:t>
            </w:r>
            <w:r>
              <w:rPr>
                <w:rFonts w:hint="eastAsia" w:ascii="宋体" w:hAnsi="宋体" w:eastAsia="宋体" w:cs="Times New Roman"/>
                <w:highlight w:val="none"/>
              </w:rPr>
              <w:t>每座位配1支不锈钢输液杆。</w:t>
            </w:r>
          </w:p>
        </w:tc>
      </w:tr>
      <w:tr w14:paraId="02EC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14495B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467FD1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299E8EF">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、▲输液椅的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r>
              <w:rPr>
                <w:rFonts w:hint="eastAsia" w:ascii="宋体" w:hAnsi="宋体" w:eastAsia="宋体" w:cs="Times New Roman"/>
                <w:b/>
                <w:bCs/>
                <w:color w:val="FF0000"/>
                <w:highlight w:val="none"/>
                <w:lang w:val="en-US" w:eastAsia="zh-CN"/>
              </w:rPr>
              <w:t>依据</w:t>
            </w:r>
            <w:bookmarkStart w:id="99" w:name="OLE_LINK38"/>
            <w:r>
              <w:rPr>
                <w:rFonts w:hint="eastAsia" w:ascii="宋体" w:hAnsi="宋体" w:eastAsia="宋体" w:cs="Times New Roman"/>
                <w:b/>
                <w:bCs/>
                <w:color w:val="FF0000"/>
                <w:highlight w:val="none"/>
              </w:rPr>
              <w:t>QB/T 2280</w:t>
            </w:r>
            <w:bookmarkEnd w:id="99"/>
            <w:r>
              <w:rPr>
                <w:rFonts w:hint="eastAsia" w:ascii="宋体" w:hAnsi="宋体" w:eastAsia="宋体" w:cs="Times New Roman"/>
                <w:b/>
                <w:bCs/>
                <w:color w:val="FF0000"/>
                <w:highlight w:val="none"/>
              </w:rPr>
              <w:t>《办公家具 办公椅》、</w:t>
            </w:r>
            <w:bookmarkStart w:id="100" w:name="OLE_LINK39"/>
            <w:r>
              <w:rPr>
                <w:rFonts w:hint="eastAsia" w:ascii="宋体" w:hAnsi="宋体" w:eastAsia="宋体" w:cs="Times New Roman"/>
                <w:b/>
                <w:bCs/>
                <w:color w:val="FF0000"/>
                <w:highlight w:val="none"/>
              </w:rPr>
              <w:t>QB/T 4371</w:t>
            </w:r>
            <w:bookmarkEnd w:id="100"/>
            <w:r>
              <w:rPr>
                <w:rFonts w:hint="eastAsia" w:ascii="宋体" w:hAnsi="宋体" w:eastAsia="宋体" w:cs="Times New Roman"/>
                <w:b/>
                <w:bCs/>
                <w:color w:val="FF0000"/>
                <w:highlight w:val="none"/>
              </w:rPr>
              <w:t>《家具抗菌性能的评价》；</w:t>
            </w:r>
          </w:p>
          <w:p w14:paraId="4D566272">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（1）理化性能：软质聚氨酯泡沫塑料密度：座面密度≥35kgm³、其他部位≥30kgm³；</w:t>
            </w:r>
          </w:p>
          <w:p w14:paraId="4AB33296">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（2）力学性能：椅子向前倾翻试验，座面静载荷600N,向前施加不小于20N水平外力并保持5s,要求无倾翻；</w:t>
            </w:r>
          </w:p>
          <w:p w14:paraId="4C576248">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w:t>
            </w:r>
            <w:r>
              <w:rPr>
                <w:rFonts w:hint="eastAsia" w:ascii="宋体" w:hAnsi="宋体" w:eastAsia="宋体" w:cs="Times New Roman"/>
                <w:b/>
                <w:bCs/>
                <w:color w:val="FF0000"/>
                <w:highlight w:val="none"/>
                <w:lang w:val="en-US" w:eastAsia="zh-CN"/>
              </w:rPr>
              <w:t>3</w:t>
            </w:r>
            <w:r>
              <w:rPr>
                <w:rFonts w:hint="eastAsia" w:ascii="宋体" w:hAnsi="宋体" w:eastAsia="宋体" w:cs="Times New Roman"/>
                <w:b/>
                <w:bCs/>
                <w:color w:val="FF0000"/>
                <w:highlight w:val="none"/>
              </w:rPr>
              <w:t>）品质属性：产品寿命：椅座椅背耐久性12万次，扶手耐久6万次，检测结果符合要求；</w:t>
            </w:r>
          </w:p>
          <w:p w14:paraId="555A055E">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w:t>
            </w:r>
            <w:r>
              <w:rPr>
                <w:rFonts w:hint="eastAsia" w:ascii="宋体" w:hAnsi="宋体" w:eastAsia="宋体" w:cs="Times New Roman"/>
                <w:b/>
                <w:bCs/>
                <w:color w:val="FF0000"/>
                <w:highlight w:val="none"/>
                <w:lang w:val="en-US" w:eastAsia="zh-CN"/>
              </w:rPr>
              <w:t>4</w:t>
            </w:r>
            <w:r>
              <w:rPr>
                <w:rFonts w:hint="eastAsia" w:ascii="宋体" w:hAnsi="宋体" w:eastAsia="宋体" w:cs="Times New Roman"/>
                <w:b/>
                <w:bCs/>
                <w:color w:val="FF0000"/>
                <w:highlight w:val="none"/>
              </w:rPr>
              <w:t>）抗菌性能：白色念珠菌、大肠杆菌、肺炎克雷伯氏菌，抑菌率≥99%。</w:t>
            </w:r>
          </w:p>
          <w:p w14:paraId="0231B1DF">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0F03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8EF194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18</w:t>
            </w:r>
          </w:p>
        </w:tc>
        <w:tc>
          <w:tcPr>
            <w:tcW w:w="2172" w:type="dxa"/>
            <w:vMerge w:val="restart"/>
            <w:tcBorders>
              <w:left w:val="single" w:color="auto" w:sz="4" w:space="0"/>
              <w:right w:val="single" w:color="auto" w:sz="4" w:space="0"/>
            </w:tcBorders>
            <w:noWrap w:val="0"/>
            <w:vAlign w:val="center"/>
          </w:tcPr>
          <w:p w14:paraId="773A3FF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陪护椅</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F5783A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1、饰面：采用医用皮革；</w:t>
            </w:r>
          </w:p>
        </w:tc>
      </w:tr>
      <w:tr w14:paraId="1460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640" w:type="dxa"/>
            <w:vMerge w:val="continue"/>
            <w:tcBorders>
              <w:left w:val="single" w:color="auto" w:sz="4" w:space="0"/>
              <w:right w:val="single" w:color="auto" w:sz="4" w:space="0"/>
            </w:tcBorders>
            <w:noWrap w:val="0"/>
            <w:vAlign w:val="center"/>
          </w:tcPr>
          <w:p w14:paraId="1EC819C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1E2619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A5B29C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w:t>
            </w:r>
            <w:r>
              <w:rPr>
                <w:rFonts w:hint="eastAsia" w:ascii="宋体" w:hAnsi="宋体" w:eastAsia="宋体" w:cs="Times New Roman"/>
                <w:highlight w:val="none"/>
                <w:lang w:val="en-US" w:eastAsia="zh-CN"/>
              </w:rPr>
              <w:t>高回弹原生海绵</w:t>
            </w:r>
            <w:r>
              <w:rPr>
                <w:rFonts w:hint="eastAsia" w:ascii="宋体" w:hAnsi="宋体" w:eastAsia="宋体" w:cs="Times New Roman"/>
                <w:highlight w:val="none"/>
              </w:rPr>
              <w:t>；</w:t>
            </w:r>
          </w:p>
        </w:tc>
      </w:tr>
      <w:tr w14:paraId="0AA8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3944DA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C756F2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2A8052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3、脚架：采用直径38mm，管壁厚度不低于1.</w:t>
            </w:r>
            <w:r>
              <w:rPr>
                <w:rFonts w:hint="eastAsia" w:ascii="宋体" w:hAnsi="宋体" w:eastAsia="宋体" w:cs="Times New Roman"/>
                <w:highlight w:val="none"/>
                <w:lang w:val="en-US" w:eastAsia="zh-CN"/>
              </w:rPr>
              <w:t>1</w:t>
            </w:r>
            <w:r>
              <w:rPr>
                <w:rFonts w:hint="eastAsia" w:ascii="宋体" w:hAnsi="宋体" w:eastAsia="宋体" w:cs="Times New Roman"/>
                <w:highlight w:val="none"/>
              </w:rPr>
              <w:t>mm冷轧钢管，表面喷涂处理；</w:t>
            </w:r>
          </w:p>
        </w:tc>
      </w:tr>
      <w:tr w14:paraId="7467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2DECAA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19</w:t>
            </w:r>
          </w:p>
        </w:tc>
        <w:tc>
          <w:tcPr>
            <w:tcW w:w="2172" w:type="dxa"/>
            <w:vMerge w:val="restart"/>
            <w:tcBorders>
              <w:left w:val="single" w:color="auto" w:sz="4" w:space="0"/>
              <w:right w:val="single" w:color="auto" w:sz="4" w:space="0"/>
            </w:tcBorders>
            <w:noWrap w:val="0"/>
            <w:vAlign w:val="center"/>
          </w:tcPr>
          <w:p w14:paraId="01C4687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患者储物柜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1FEE6E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4D7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00E7BD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579BF2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0E756E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3F57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4DB8CB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3255BC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1C1827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r>
      <w:tr w14:paraId="1C7D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ACF69C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EDADE6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389EEE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49CD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15CDF1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37E00D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C1F07E8">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5、▲锁具的技术要求：依据</w:t>
            </w:r>
            <w:bookmarkStart w:id="101" w:name="OLE_LINK41"/>
            <w:r>
              <w:rPr>
                <w:rFonts w:hint="eastAsia" w:ascii="宋体" w:hAnsi="宋体" w:eastAsia="宋体" w:cs="Times New Roman"/>
                <w:b/>
                <w:bCs/>
                <w:color w:val="FF0000"/>
                <w:highlight w:val="none"/>
                <w:lang w:val="en-US" w:eastAsia="zh-CN"/>
              </w:rPr>
              <w:t>GB/T 10125</w:t>
            </w:r>
            <w:bookmarkEnd w:id="101"/>
            <w:r>
              <w:rPr>
                <w:rFonts w:hint="eastAsia" w:ascii="宋体" w:hAnsi="宋体" w:eastAsia="宋体" w:cs="Times New Roman"/>
                <w:b/>
                <w:bCs/>
                <w:color w:val="FF0000"/>
                <w:highlight w:val="none"/>
                <w:lang w:val="en-US" w:eastAsia="zh-CN"/>
              </w:rPr>
              <w:t>《人造气氛腐蚀试验盐雾试验》、</w:t>
            </w:r>
            <w:bookmarkStart w:id="102" w:name="OLE_LINK42"/>
            <w:r>
              <w:rPr>
                <w:rFonts w:hint="eastAsia" w:ascii="宋体" w:hAnsi="宋体" w:eastAsia="宋体" w:cs="Times New Roman"/>
                <w:b/>
                <w:bCs/>
                <w:color w:val="FF0000"/>
                <w:highlight w:val="none"/>
                <w:lang w:val="en-US" w:eastAsia="zh-CN"/>
              </w:rPr>
              <w:t>QB/T 3827</w:t>
            </w:r>
            <w:bookmarkEnd w:id="102"/>
            <w:r>
              <w:rPr>
                <w:rFonts w:hint="eastAsia" w:ascii="宋体" w:hAnsi="宋体" w:eastAsia="宋体" w:cs="Times New Roman"/>
                <w:b/>
                <w:bCs/>
                <w:color w:val="FF0000"/>
                <w:highlight w:val="none"/>
                <w:lang w:val="en-US" w:eastAsia="zh-CN"/>
              </w:rPr>
              <w:t>《轻工产品金属镀层和化学处理层的耐腐蚀试验方法乙酸盐雾试验(ASS)法》、</w:t>
            </w:r>
            <w:bookmarkStart w:id="103" w:name="OLE_LINK43"/>
            <w:r>
              <w:rPr>
                <w:rFonts w:hint="eastAsia" w:ascii="宋体" w:hAnsi="宋体" w:eastAsia="宋体" w:cs="Times New Roman"/>
                <w:b/>
                <w:bCs/>
                <w:color w:val="FF0000"/>
                <w:highlight w:val="none"/>
                <w:lang w:val="en-US" w:eastAsia="zh-CN"/>
              </w:rPr>
              <w:t>QB/T 3828</w:t>
            </w:r>
            <w:bookmarkEnd w:id="103"/>
            <w:r>
              <w:rPr>
                <w:rFonts w:hint="eastAsia" w:ascii="宋体" w:hAnsi="宋体" w:eastAsia="宋体" w:cs="Times New Roman"/>
                <w:b/>
                <w:bCs/>
                <w:color w:val="FF0000"/>
                <w:highlight w:val="none"/>
                <w:lang w:val="en-US" w:eastAsia="zh-CN"/>
              </w:rPr>
              <w:t>《轻工产品金属镀层和化学处理层的耐腐蚀试验方法铜盐加速乙酸盐雾试验(CASS)法》、</w:t>
            </w:r>
            <w:bookmarkStart w:id="104" w:name="OLE_LINK44"/>
            <w:r>
              <w:rPr>
                <w:rFonts w:hint="eastAsia" w:ascii="宋体" w:hAnsi="宋体" w:eastAsia="宋体" w:cs="Times New Roman"/>
                <w:b/>
                <w:bCs/>
                <w:color w:val="FF0000"/>
                <w:highlight w:val="none"/>
                <w:lang w:val="en-US" w:eastAsia="zh-CN"/>
              </w:rPr>
              <w:t>QB/T 3832</w:t>
            </w:r>
            <w:bookmarkEnd w:id="104"/>
            <w:r>
              <w:rPr>
                <w:rFonts w:hint="eastAsia" w:ascii="宋体" w:hAnsi="宋体" w:eastAsia="宋体" w:cs="Times New Roman"/>
                <w:b/>
                <w:bCs/>
                <w:color w:val="FF0000"/>
                <w:highlight w:val="none"/>
                <w:lang w:val="en-US" w:eastAsia="zh-CN"/>
              </w:rPr>
              <w:t>《轻工产品金属镀层腐蚀试验结果的评价》、</w:t>
            </w:r>
            <w:bookmarkStart w:id="105" w:name="OLE_LINK45"/>
            <w:r>
              <w:rPr>
                <w:rFonts w:hint="eastAsia" w:ascii="宋体" w:hAnsi="宋体" w:eastAsia="宋体" w:cs="Times New Roman"/>
                <w:b/>
                <w:bCs/>
                <w:color w:val="FF0000"/>
                <w:highlight w:val="none"/>
                <w:lang w:val="en-US" w:eastAsia="zh-CN"/>
              </w:rPr>
              <w:t>QB/T 1621</w:t>
            </w:r>
            <w:bookmarkEnd w:id="105"/>
            <w:r>
              <w:rPr>
                <w:rFonts w:hint="eastAsia" w:ascii="宋体" w:hAnsi="宋体" w:eastAsia="宋体" w:cs="Times New Roman"/>
                <w:b/>
                <w:bCs/>
                <w:color w:val="FF0000"/>
                <w:highlight w:val="none"/>
                <w:lang w:val="en-US" w:eastAsia="zh-CN"/>
              </w:rPr>
              <w:t>《家具锁》；</w:t>
            </w:r>
          </w:p>
          <w:p w14:paraId="030BAB5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（1）牢固度：锁头固定连接静拉力、锁头固定连接扭矩、锁芯拨动件扭矩、锁舌侧向静载荷检测合格；</w:t>
            </w:r>
          </w:p>
          <w:p w14:paraId="32F7A0D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（2）灵活度：钥匙插拔、旋转合格、钥匙拔出静拉力弹子锁不应大于6N，叶片锁不应大于4.0、钥匙开启扭矩不应大于0.40N·m</w:t>
            </w:r>
          </w:p>
          <w:p w14:paraId="29E4E96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 xml:space="preserve">（3）外观质量：锁头、钥匙、电镀件、涂层件合格，电镀件耐腐蚀电镀件外露表面经12h的中性盐雾试验后，应达到外观评级RA6级的规定，涂层件附着力：应达到 </w:t>
            </w:r>
            <w:bookmarkStart w:id="106" w:name="OLE_LINK46"/>
            <w:r>
              <w:rPr>
                <w:rFonts w:hint="eastAsia" w:ascii="宋体" w:hAnsi="宋体" w:eastAsia="宋体" w:cs="Times New Roman"/>
                <w:b/>
                <w:bCs/>
                <w:color w:val="FF0000"/>
                <w:highlight w:val="none"/>
                <w:lang w:val="en-US" w:eastAsia="zh-CN"/>
              </w:rPr>
              <w:t>GB/T 9286</w:t>
            </w:r>
            <w:bookmarkEnd w:id="106"/>
            <w:r>
              <w:rPr>
                <w:rFonts w:hint="eastAsia" w:ascii="宋体" w:hAnsi="宋体" w:eastAsia="宋体" w:cs="Times New Roman"/>
                <w:b/>
                <w:bCs/>
                <w:color w:val="FF0000"/>
                <w:highlight w:val="none"/>
                <w:lang w:val="en-US" w:eastAsia="zh-CN"/>
              </w:rPr>
              <w:t>中不低于2级的规定。</w:t>
            </w:r>
          </w:p>
          <w:p w14:paraId="50E3A30D">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（4）金属表面耐腐蚀乙酸盐雾试验(ASS)：连续喷雾≥168h,涂层本身的耐腐蚀等级和涂层对基体的保护等级均为10级（10级最好，0级最差）</w:t>
            </w:r>
          </w:p>
          <w:p w14:paraId="5A55351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（5）铜加速乙酸盐雾试验(CASS)：连续喷雾≥24h，涂层本身的耐腐蚀等级和涂层对基体的保护等级均为10级（10级最好，0级最差）</w:t>
            </w:r>
          </w:p>
          <w:p w14:paraId="2BB11EB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（6）金属表面耐腐蚀铜盐加速乙酸盐雾试验(CASS)：连续喷雾≥24h，涂层本身的耐腐蚀等级和涂层对基体的保护等级均为10级（10级最好，0级最差）</w:t>
            </w:r>
          </w:p>
          <w:p w14:paraId="39219F71">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17A7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10ECF5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20</w:t>
            </w:r>
          </w:p>
        </w:tc>
        <w:tc>
          <w:tcPr>
            <w:tcW w:w="2172" w:type="dxa"/>
            <w:vMerge w:val="restart"/>
            <w:tcBorders>
              <w:left w:val="single" w:color="auto" w:sz="4" w:space="0"/>
              <w:right w:val="single" w:color="auto" w:sz="4" w:space="0"/>
            </w:tcBorders>
            <w:noWrap w:val="0"/>
            <w:vAlign w:val="center"/>
          </w:tcPr>
          <w:p w14:paraId="4B3CDBA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矮柜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39DBA7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6E4B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40" w:type="dxa"/>
            <w:vMerge w:val="continue"/>
            <w:tcBorders>
              <w:left w:val="single" w:color="auto" w:sz="4" w:space="0"/>
              <w:right w:val="single" w:color="auto" w:sz="4" w:space="0"/>
            </w:tcBorders>
            <w:noWrap w:val="0"/>
            <w:vAlign w:val="center"/>
          </w:tcPr>
          <w:p w14:paraId="5A1EBC6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529968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9C0371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41CF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EC7D8F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DCF2DB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C49573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3、五金：配置隐藏式拉手和机械锁具。</w:t>
            </w:r>
          </w:p>
        </w:tc>
      </w:tr>
      <w:tr w14:paraId="5639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2CCE36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89F5A2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E1692C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31D0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A55A5F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57FBBF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F02D53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5、根据采购人需求内置层板。</w:t>
            </w:r>
          </w:p>
        </w:tc>
      </w:tr>
      <w:tr w14:paraId="37F5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73E7C0A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21</w:t>
            </w:r>
          </w:p>
        </w:tc>
        <w:tc>
          <w:tcPr>
            <w:tcW w:w="2172" w:type="dxa"/>
            <w:vMerge w:val="restart"/>
            <w:tcBorders>
              <w:left w:val="single" w:color="auto" w:sz="4" w:space="0"/>
              <w:right w:val="single" w:color="auto" w:sz="4" w:space="0"/>
            </w:tcBorders>
            <w:noWrap w:val="0"/>
            <w:vAlign w:val="center"/>
          </w:tcPr>
          <w:p w14:paraId="110E85D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工具柜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0F667D1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w:t>
            </w:r>
            <w:bookmarkStart w:id="107" w:name="OLE_LINK107"/>
            <w:r>
              <w:rPr>
                <w:rFonts w:hint="eastAsia" w:ascii="宋体" w:hAnsi="宋体" w:eastAsia="宋体" w:cs="Times New Roman"/>
                <w:highlight w:val="none"/>
              </w:rPr>
              <w:t>304不锈钢</w:t>
            </w:r>
            <w:bookmarkEnd w:id="107"/>
            <w:r>
              <w:rPr>
                <w:rFonts w:hint="eastAsia" w:ascii="宋体" w:hAnsi="宋体" w:eastAsia="宋体" w:cs="Times New Roman"/>
                <w:highlight w:val="none"/>
              </w:rPr>
              <w:t>经压折、焊接、抛光打磨而成，没有外露点；板材厚度不低于1.0mm；</w:t>
            </w:r>
          </w:p>
        </w:tc>
      </w:tr>
      <w:tr w14:paraId="02A6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90FDA6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E2A2DE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3EE918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2、结构：焊接光滑无毛刺，表面抛光处理。</w:t>
            </w:r>
          </w:p>
        </w:tc>
      </w:tr>
      <w:tr w14:paraId="287F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23610F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22</w:t>
            </w:r>
          </w:p>
        </w:tc>
        <w:tc>
          <w:tcPr>
            <w:tcW w:w="2172" w:type="dxa"/>
            <w:vMerge w:val="restart"/>
            <w:tcBorders>
              <w:left w:val="single" w:color="auto" w:sz="4" w:space="0"/>
              <w:right w:val="single" w:color="auto" w:sz="4" w:space="0"/>
            </w:tcBorders>
            <w:noWrap w:val="0"/>
            <w:vAlign w:val="center"/>
          </w:tcPr>
          <w:p w14:paraId="49529BE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收纳柜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093FF7D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4AC1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597BE5B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F8D26A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40D8DB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2、门板及层板：采用厚度不低于1.0m医用镀锌钢板，配置加强筋。</w:t>
            </w:r>
          </w:p>
        </w:tc>
      </w:tr>
      <w:tr w14:paraId="5EE3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56F70F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8F9075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536E24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2FC9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CD87E8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024DFE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989825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7D48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6DF4F1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91D456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FBF185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5、内置6块活动层板。配置机械锁具。</w:t>
            </w:r>
          </w:p>
        </w:tc>
      </w:tr>
      <w:tr w14:paraId="323D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004F92D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23</w:t>
            </w:r>
          </w:p>
        </w:tc>
        <w:tc>
          <w:tcPr>
            <w:tcW w:w="2172" w:type="dxa"/>
            <w:vMerge w:val="restart"/>
            <w:tcBorders>
              <w:left w:val="single" w:color="auto" w:sz="4" w:space="0"/>
              <w:right w:val="single" w:color="auto" w:sz="4" w:space="0"/>
            </w:tcBorders>
            <w:noWrap w:val="0"/>
            <w:vAlign w:val="center"/>
          </w:tcPr>
          <w:p w14:paraId="0B3CB61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定制不锈钢污洗柜（带池）</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2B73B4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 xml:space="preserve">1、材质：采用304不锈钢经压折、焊接、抛光打磨而成，没有外露点；板材厚度不低于1.0mm；                                                                   </w:t>
            </w:r>
          </w:p>
        </w:tc>
      </w:tr>
      <w:tr w14:paraId="06F9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94EC17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FFFC82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D17A37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2、水槽：采用304不锈钢一体铸造成型水槽，配备不锈钢水龙头；</w:t>
            </w:r>
          </w:p>
        </w:tc>
      </w:tr>
      <w:tr w14:paraId="64DB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07F722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EC8AE6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8CE7E2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3、焊接光滑无毛刺，表面抛光处理。</w:t>
            </w:r>
          </w:p>
        </w:tc>
      </w:tr>
      <w:tr w14:paraId="5BE4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E5C100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24</w:t>
            </w:r>
          </w:p>
        </w:tc>
        <w:tc>
          <w:tcPr>
            <w:tcW w:w="2172" w:type="dxa"/>
            <w:vMerge w:val="restart"/>
            <w:tcBorders>
              <w:left w:val="single" w:color="auto" w:sz="4" w:space="0"/>
              <w:right w:val="single" w:color="auto" w:sz="4" w:space="0"/>
            </w:tcBorders>
            <w:noWrap w:val="0"/>
            <w:vAlign w:val="center"/>
          </w:tcPr>
          <w:p w14:paraId="6C1554A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三抽柜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4EA79E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32BB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5338DE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A4A909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94A52E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7929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76782A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97C02F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BB7E58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3439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EEC17B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51638F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48AF23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05E7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63B236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CC41C0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D498B6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5、五金：配置锁具，医用静音缓冲三节导轨，</w:t>
            </w:r>
          </w:p>
        </w:tc>
      </w:tr>
      <w:tr w14:paraId="2A0A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FA8F64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25</w:t>
            </w:r>
          </w:p>
        </w:tc>
        <w:tc>
          <w:tcPr>
            <w:tcW w:w="2172" w:type="dxa"/>
            <w:vMerge w:val="restart"/>
            <w:tcBorders>
              <w:left w:val="single" w:color="auto" w:sz="4" w:space="0"/>
              <w:right w:val="single" w:color="auto" w:sz="4" w:space="0"/>
            </w:tcBorders>
            <w:noWrap w:val="0"/>
            <w:vAlign w:val="center"/>
          </w:tcPr>
          <w:p w14:paraId="573977D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调剂台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0763E23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5A18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E5DE64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87711D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15ADE7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757D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8C3863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595262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A0730C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529A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5CF75C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E0D86D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63951F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4318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23BC49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78F689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6EC300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r>
      <w:tr w14:paraId="491B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8CE553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FBB2E8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4E6F70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6、台面下部为小抽屉格，配置拉手。具体结构和数量根据采购方需求深化设计。</w:t>
            </w:r>
          </w:p>
        </w:tc>
      </w:tr>
      <w:tr w14:paraId="25C6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EC8202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384BF4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3D6952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7、▲调剂台的成品技术要求：依据</w:t>
            </w:r>
            <w:bookmarkStart w:id="108" w:name="OLE_LINK47"/>
            <w:r>
              <w:rPr>
                <w:rFonts w:hint="eastAsia" w:ascii="宋体" w:hAnsi="宋体" w:eastAsia="宋体" w:cs="Times New Roman"/>
                <w:b/>
                <w:bCs/>
                <w:color w:val="FF0000"/>
                <w:highlight w:val="none"/>
                <w:lang w:val="en-US" w:eastAsia="zh-CN"/>
              </w:rPr>
              <w:t>GB/T 3325</w:t>
            </w:r>
            <w:bookmarkEnd w:id="108"/>
            <w:r>
              <w:rPr>
                <w:rFonts w:hint="eastAsia" w:ascii="宋体" w:hAnsi="宋体" w:eastAsia="宋体" w:cs="Times New Roman"/>
                <w:b/>
                <w:bCs/>
                <w:color w:val="FF0000"/>
                <w:highlight w:val="none"/>
                <w:lang w:val="en-US" w:eastAsia="zh-CN"/>
              </w:rPr>
              <w:t xml:space="preserve">《金属家具通用技术条件》、 </w:t>
            </w:r>
            <w:bookmarkStart w:id="109" w:name="OLE_LINK48"/>
            <w:r>
              <w:rPr>
                <w:rFonts w:hint="eastAsia" w:ascii="宋体" w:hAnsi="宋体" w:eastAsia="宋体" w:cs="Times New Roman"/>
                <w:b/>
                <w:bCs/>
                <w:color w:val="FF0000"/>
                <w:highlight w:val="none"/>
                <w:lang w:val="en-US" w:eastAsia="zh-CN"/>
              </w:rPr>
              <w:t>GB/T 4340.1</w:t>
            </w:r>
            <w:bookmarkEnd w:id="109"/>
            <w:r>
              <w:rPr>
                <w:rFonts w:hint="eastAsia" w:ascii="宋体" w:hAnsi="宋体" w:eastAsia="宋体" w:cs="Times New Roman"/>
                <w:b/>
                <w:bCs/>
                <w:color w:val="FF0000"/>
                <w:highlight w:val="none"/>
                <w:lang w:val="en-US" w:eastAsia="zh-CN"/>
              </w:rPr>
              <w:t>《</w:t>
            </w:r>
            <w:r>
              <w:rPr>
                <w:rFonts w:hint="eastAsia" w:ascii="宋体" w:hAnsi="宋体" w:eastAsia="宋体" w:cs="Times New Roman"/>
                <w:b/>
                <w:bCs/>
                <w:i w:val="0"/>
                <w:iCs w:val="0"/>
                <w:caps w:val="0"/>
                <w:color w:val="FF0000"/>
                <w:spacing w:val="0"/>
                <w:sz w:val="21"/>
                <w:szCs w:val="24"/>
                <w:highlight w:val="none"/>
                <w:shd w:val="clear" w:color="auto" w:fill="auto"/>
              </w:rPr>
              <w:t>金属材料 维氏硬度试验 第1部分: 试验方法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w:t>
            </w:r>
            <w:bookmarkStart w:id="110" w:name="OLE_LINK49"/>
            <w:r>
              <w:rPr>
                <w:rFonts w:hint="eastAsia" w:ascii="宋体" w:hAnsi="宋体" w:eastAsia="宋体" w:cs="Times New Roman"/>
                <w:b/>
                <w:bCs/>
                <w:color w:val="FF0000"/>
                <w:highlight w:val="none"/>
                <w:lang w:val="en-US" w:eastAsia="zh-CN"/>
              </w:rPr>
              <w:t>GB/T 4341.1</w:t>
            </w:r>
            <w:bookmarkEnd w:id="110"/>
            <w:r>
              <w:rPr>
                <w:rFonts w:hint="eastAsia" w:ascii="宋体" w:hAnsi="宋体" w:eastAsia="宋体" w:cs="Times New Roman"/>
                <w:b/>
                <w:bCs/>
                <w:color w:val="FF0000"/>
                <w:highlight w:val="none"/>
                <w:lang w:val="en-US" w:eastAsia="zh-CN"/>
              </w:rPr>
              <w:t>《</w:t>
            </w:r>
            <w:r>
              <w:rPr>
                <w:rFonts w:hint="eastAsia" w:ascii="宋体" w:hAnsi="宋体" w:eastAsia="宋体" w:cs="Times New Roman"/>
                <w:b/>
                <w:bCs/>
                <w:i w:val="0"/>
                <w:iCs w:val="0"/>
                <w:caps w:val="0"/>
                <w:color w:val="FF0000"/>
                <w:spacing w:val="0"/>
                <w:sz w:val="21"/>
                <w:szCs w:val="24"/>
                <w:highlight w:val="none"/>
                <w:shd w:val="clear" w:color="auto" w:fill="auto"/>
              </w:rPr>
              <w:t>金属材料 肖氏硬度试验 第1部分：试验方法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w:t>
            </w:r>
            <w:bookmarkStart w:id="111" w:name="OLE_LINK50"/>
            <w:r>
              <w:rPr>
                <w:rFonts w:hint="eastAsia" w:ascii="宋体" w:hAnsi="宋体" w:eastAsia="宋体" w:cs="Times New Roman"/>
                <w:b/>
                <w:bCs/>
                <w:color w:val="FF0000"/>
                <w:highlight w:val="none"/>
                <w:lang w:val="en-US" w:eastAsia="zh-CN"/>
              </w:rPr>
              <w:t>GB/T 10561</w:t>
            </w:r>
            <w:bookmarkEnd w:id="111"/>
            <w:r>
              <w:rPr>
                <w:rFonts w:hint="eastAsia" w:ascii="宋体" w:hAnsi="宋体" w:eastAsia="宋体" w:cs="Times New Roman"/>
                <w:b/>
                <w:bCs/>
                <w:color w:val="FF0000"/>
                <w:highlight w:val="none"/>
                <w:lang w:val="en-US" w:eastAsia="zh-CN"/>
              </w:rPr>
              <w:t>《</w:t>
            </w:r>
            <w:r>
              <w:rPr>
                <w:rFonts w:hint="eastAsia" w:ascii="宋体" w:hAnsi="宋体" w:eastAsia="宋体" w:cs="Times New Roman"/>
                <w:b/>
                <w:bCs/>
                <w:i w:val="0"/>
                <w:iCs w:val="0"/>
                <w:caps w:val="0"/>
                <w:color w:val="FF0000"/>
                <w:spacing w:val="0"/>
                <w:sz w:val="21"/>
                <w:szCs w:val="24"/>
                <w:highlight w:val="none"/>
                <w:shd w:val="clear" w:color="auto" w:fill="auto"/>
              </w:rPr>
              <w:t>钢中非金属夹杂物含量的测定 标准评级图显微检验法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w:t>
            </w:r>
            <w:bookmarkStart w:id="112" w:name="OLE_LINK51"/>
            <w:r>
              <w:rPr>
                <w:rFonts w:hint="eastAsia" w:ascii="宋体" w:hAnsi="宋体" w:eastAsia="宋体" w:cs="Times New Roman"/>
                <w:b/>
                <w:bCs/>
                <w:color w:val="FF0000"/>
                <w:highlight w:val="none"/>
                <w:lang w:val="en-US" w:eastAsia="zh-CN"/>
              </w:rPr>
              <w:t>GB/T 13298</w:t>
            </w:r>
            <w:bookmarkEnd w:id="112"/>
            <w:r>
              <w:rPr>
                <w:rFonts w:hint="eastAsia" w:ascii="宋体" w:hAnsi="宋体" w:eastAsia="宋体" w:cs="Times New Roman"/>
                <w:b/>
                <w:bCs/>
                <w:color w:val="FF0000"/>
                <w:highlight w:val="none"/>
                <w:lang w:val="en-US" w:eastAsia="zh-CN"/>
              </w:rPr>
              <w:t>《</w:t>
            </w:r>
            <w:r>
              <w:rPr>
                <w:rFonts w:hint="eastAsia" w:ascii="宋体" w:hAnsi="宋体" w:eastAsia="宋体" w:cs="Times New Roman"/>
                <w:b/>
                <w:bCs/>
                <w:i w:val="0"/>
                <w:iCs w:val="0"/>
                <w:caps w:val="0"/>
                <w:color w:val="FF0000"/>
                <w:spacing w:val="0"/>
                <w:sz w:val="21"/>
                <w:szCs w:val="24"/>
                <w:highlight w:val="none"/>
                <w:shd w:val="clear" w:color="auto" w:fill="auto"/>
              </w:rPr>
              <w:t>金属显微组织检验方法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w:t>
            </w:r>
            <w:bookmarkStart w:id="113" w:name="OLE_LINK52"/>
            <w:r>
              <w:rPr>
                <w:rFonts w:hint="eastAsia" w:ascii="宋体" w:hAnsi="宋体" w:eastAsia="宋体" w:cs="Times New Roman"/>
                <w:b/>
                <w:bCs/>
                <w:color w:val="FF0000"/>
                <w:highlight w:val="none"/>
                <w:lang w:val="en-US" w:eastAsia="zh-CN"/>
              </w:rPr>
              <w:t>QB/T 3823</w:t>
            </w:r>
            <w:bookmarkEnd w:id="113"/>
            <w:r>
              <w:rPr>
                <w:rFonts w:hint="eastAsia" w:ascii="宋体" w:hAnsi="宋体" w:eastAsia="宋体" w:cs="Times New Roman"/>
                <w:b/>
                <w:bCs/>
                <w:color w:val="FF0000"/>
                <w:highlight w:val="none"/>
                <w:lang w:val="en-US" w:eastAsia="zh-CN"/>
              </w:rPr>
              <w:t>《</w:t>
            </w:r>
            <w:r>
              <w:rPr>
                <w:rFonts w:hint="eastAsia" w:ascii="宋体" w:hAnsi="宋体" w:eastAsia="宋体" w:cs="Times New Roman"/>
                <w:b/>
                <w:bCs/>
                <w:caps w:val="0"/>
                <w:color w:val="FF0000"/>
                <w:spacing w:val="0"/>
                <w:sz w:val="21"/>
                <w:szCs w:val="24"/>
                <w:highlight w:val="none"/>
                <w:shd w:val="clear" w:color="auto" w:fill="auto"/>
              </w:rPr>
              <w:t>轻工产品金属镀层的孔隙率测试方法</w:t>
            </w:r>
            <w:r>
              <w:rPr>
                <w:rFonts w:hint="eastAsia" w:ascii="宋体" w:hAnsi="宋体" w:eastAsia="宋体" w:cs="Times New Roman"/>
                <w:b/>
                <w:bCs/>
                <w:color w:val="FF0000"/>
                <w:highlight w:val="none"/>
                <w:lang w:val="en-US" w:eastAsia="zh-CN"/>
              </w:rPr>
              <w:t>》、</w:t>
            </w:r>
            <w:bookmarkStart w:id="114" w:name="OLE_LINK53"/>
            <w:r>
              <w:rPr>
                <w:rFonts w:hint="eastAsia" w:ascii="宋体" w:hAnsi="宋体" w:eastAsia="宋体" w:cs="Times New Roman"/>
                <w:b/>
                <w:bCs/>
                <w:color w:val="FF0000"/>
                <w:highlight w:val="none"/>
                <w:lang w:val="en-US" w:eastAsia="zh-CN"/>
              </w:rPr>
              <w:t>GB/T 5270</w:t>
            </w:r>
            <w:bookmarkEnd w:id="114"/>
            <w:r>
              <w:rPr>
                <w:rFonts w:hint="eastAsia" w:ascii="宋体" w:hAnsi="宋体" w:eastAsia="宋体" w:cs="Times New Roman"/>
                <w:b/>
                <w:bCs/>
                <w:color w:val="FF0000"/>
                <w:highlight w:val="none"/>
                <w:lang w:val="en-US" w:eastAsia="zh-CN"/>
              </w:rPr>
              <w:t>《</w:t>
            </w:r>
            <w:r>
              <w:rPr>
                <w:rFonts w:hint="eastAsia" w:ascii="宋体" w:hAnsi="宋体" w:eastAsia="宋体" w:cs="Times New Roman"/>
                <w:b/>
                <w:bCs/>
                <w:i w:val="0"/>
                <w:iCs w:val="0"/>
                <w:caps w:val="0"/>
                <w:color w:val="FF0000"/>
                <w:spacing w:val="0"/>
                <w:sz w:val="21"/>
                <w:szCs w:val="24"/>
                <w:highlight w:val="none"/>
                <w:shd w:val="clear" w:color="auto" w:fill="auto"/>
              </w:rPr>
              <w:t>金属基体上的金属覆盖层 电沉积和化学沉积层 附着强度试验方法评述</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w:t>
            </w:r>
          </w:p>
          <w:p w14:paraId="7D85E2D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（1）金属喷漆（塑）涂层：硬度≧4H；冲击强度：冲击高度400mm，应无剥落 裂纹、皱纹；耐盐浴：划道两侧3mm外，应无鼓泡、锈蚀、剥落和起皱等现象；附着力：附着力达到0级；金属件外观符合要求；</w:t>
            </w:r>
          </w:p>
          <w:p w14:paraId="4D90FE8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（2）维氏硬度：≥90HV1；</w:t>
            </w:r>
          </w:p>
          <w:p w14:paraId="32CC4887">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（3）肖氏硬度：≥25HSD；</w:t>
            </w:r>
          </w:p>
          <w:p w14:paraId="6B67B7E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（4）显微组织：钢中非金属夹杂物（AT、AH、BT、BH、CT、CH、DT、DH、DS）≤1.0级；</w:t>
            </w:r>
          </w:p>
          <w:p w14:paraId="1215D856">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（5）孔隙率：≤1孔/cm²；</w:t>
            </w:r>
          </w:p>
          <w:p w14:paraId="24FDDDA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（6）附着强度试验：覆盖层未从基体金属上剥落；</w:t>
            </w:r>
          </w:p>
          <w:p w14:paraId="5A28E40A">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49F0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F0171A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26</w:t>
            </w:r>
          </w:p>
        </w:tc>
        <w:tc>
          <w:tcPr>
            <w:tcW w:w="2172" w:type="dxa"/>
            <w:vMerge w:val="restart"/>
            <w:tcBorders>
              <w:left w:val="single" w:color="auto" w:sz="4" w:space="0"/>
              <w:right w:val="single" w:color="auto" w:sz="4" w:space="0"/>
            </w:tcBorders>
            <w:noWrap w:val="0"/>
            <w:vAlign w:val="center"/>
          </w:tcPr>
          <w:p w14:paraId="45271BA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单面药架</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1F356E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15AC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2FFFD8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EC5844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0A5B20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2、表面处理：表面采用抗菌防霉粉末喷涂，涂层膜厚度均匀，内外一致。</w:t>
            </w:r>
          </w:p>
        </w:tc>
      </w:tr>
      <w:tr w14:paraId="04E7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28FAE1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CD5352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ED7E5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3、上部为置物层，配置标签卡槽，下部为掩门柜。</w:t>
            </w:r>
          </w:p>
        </w:tc>
      </w:tr>
      <w:tr w14:paraId="4A47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640" w:type="dxa"/>
            <w:vMerge w:val="restart"/>
            <w:tcBorders>
              <w:left w:val="single" w:color="auto" w:sz="4" w:space="0"/>
              <w:right w:val="single" w:color="auto" w:sz="4" w:space="0"/>
            </w:tcBorders>
            <w:noWrap w:val="0"/>
            <w:vAlign w:val="center"/>
          </w:tcPr>
          <w:p w14:paraId="5335138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27</w:t>
            </w:r>
          </w:p>
        </w:tc>
        <w:tc>
          <w:tcPr>
            <w:tcW w:w="2172" w:type="dxa"/>
            <w:vMerge w:val="restart"/>
            <w:tcBorders>
              <w:left w:val="single" w:color="auto" w:sz="4" w:space="0"/>
              <w:right w:val="single" w:color="auto" w:sz="4" w:space="0"/>
            </w:tcBorders>
            <w:noWrap w:val="0"/>
            <w:vAlign w:val="center"/>
          </w:tcPr>
          <w:p w14:paraId="383A621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雾化台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E3F969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1.材质：采用E0级刨花板，经防潮、防虫、防腐处理；台面厚度≥25mm，其余厚度≥18mm；</w:t>
            </w:r>
          </w:p>
        </w:tc>
      </w:tr>
      <w:tr w14:paraId="29E4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640" w:type="dxa"/>
            <w:vMerge w:val="continue"/>
            <w:tcBorders>
              <w:left w:val="single" w:color="auto" w:sz="4" w:space="0"/>
              <w:right w:val="single" w:color="auto" w:sz="4" w:space="0"/>
            </w:tcBorders>
            <w:noWrap w:val="0"/>
            <w:vAlign w:val="center"/>
          </w:tcPr>
          <w:p w14:paraId="672745C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D59D80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5705B4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2.饰面：采用双面三聚氰胺浸渍胶膜纸饰面；</w:t>
            </w:r>
          </w:p>
        </w:tc>
      </w:tr>
      <w:tr w14:paraId="1F7B3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trPr>
        <w:tc>
          <w:tcPr>
            <w:tcW w:w="640" w:type="dxa"/>
            <w:vMerge w:val="continue"/>
            <w:tcBorders>
              <w:left w:val="single" w:color="auto" w:sz="4" w:space="0"/>
              <w:right w:val="single" w:color="auto" w:sz="4" w:space="0"/>
            </w:tcBorders>
            <w:noWrap w:val="0"/>
            <w:vAlign w:val="center"/>
          </w:tcPr>
          <w:p w14:paraId="1ED92AC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9FF10D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6DC367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采用环保1mm厚PVC封边条封四边，所有边缘及线孔均封边，封边倒角圆滑、经精修边，压力均匀、稳定，封边平顺，无胶线、无脱胶、爆边。封边条经耐老化性、耐冷热循环性试验后应无开裂、鼓泡、变色现象</w:t>
            </w:r>
          </w:p>
        </w:tc>
      </w:tr>
      <w:tr w14:paraId="0FFC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640" w:type="dxa"/>
            <w:vMerge w:val="continue"/>
            <w:tcBorders>
              <w:left w:val="single" w:color="auto" w:sz="4" w:space="0"/>
              <w:right w:val="single" w:color="auto" w:sz="4" w:space="0"/>
            </w:tcBorders>
            <w:noWrap w:val="0"/>
            <w:vAlign w:val="center"/>
          </w:tcPr>
          <w:p w14:paraId="30EE731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20736D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EF49E4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4.配置：配置可播放影音娱乐的显示</w:t>
            </w:r>
            <w:r>
              <w:rPr>
                <w:rFonts w:hint="eastAsia" w:ascii="宋体" w:hAnsi="宋体" w:eastAsia="宋体" w:cs="Times New Roman"/>
                <w:highlight w:val="none"/>
                <w:lang w:val="en-US" w:eastAsia="zh-CN"/>
              </w:rPr>
              <w:t>一体机</w:t>
            </w:r>
            <w:r>
              <w:rPr>
                <w:rFonts w:hint="eastAsia" w:ascii="宋体" w:hAnsi="宋体" w:eastAsia="宋体" w:cs="Times New Roman"/>
                <w:highlight w:val="none"/>
              </w:rPr>
              <w:t>（尺寸≥12英寸）、配合雾化器接口开孔。</w:t>
            </w:r>
          </w:p>
        </w:tc>
      </w:tr>
      <w:tr w14:paraId="0CA62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640" w:type="dxa"/>
            <w:vMerge w:val="continue"/>
            <w:tcBorders>
              <w:left w:val="single" w:color="auto" w:sz="4" w:space="0"/>
              <w:right w:val="single" w:color="auto" w:sz="4" w:space="0"/>
            </w:tcBorders>
            <w:noWrap w:val="0"/>
            <w:vAlign w:val="center"/>
          </w:tcPr>
          <w:p w14:paraId="5B6AA8B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80E464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D788C7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5.颜色、款式：根据采购人需求制定。制作前深化结构图报采购人书面确认。</w:t>
            </w:r>
          </w:p>
        </w:tc>
      </w:tr>
      <w:tr w14:paraId="4959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640" w:type="dxa"/>
            <w:vMerge w:val="continue"/>
            <w:tcBorders>
              <w:left w:val="single" w:color="auto" w:sz="4" w:space="0"/>
              <w:right w:val="single" w:color="auto" w:sz="4" w:space="0"/>
            </w:tcBorders>
            <w:noWrap w:val="0"/>
            <w:vAlign w:val="center"/>
          </w:tcPr>
          <w:p w14:paraId="4E1A841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F3B78F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187CC20">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w:t>
            </w:r>
            <w:r>
              <w:rPr>
                <w:rFonts w:hint="eastAsia" w:ascii="宋体" w:hAnsi="宋体" w:eastAsia="宋体" w:cs="Times New Roman"/>
                <w:b/>
                <w:bCs/>
                <w:color w:val="FF0000"/>
                <w:highlight w:val="none"/>
                <w:lang w:val="en-US" w:eastAsia="zh-CN"/>
              </w:rPr>
              <w:t>一体机</w:t>
            </w:r>
            <w:r>
              <w:rPr>
                <w:rFonts w:hint="eastAsia" w:ascii="宋体" w:hAnsi="宋体" w:eastAsia="宋体" w:cs="Times New Roman"/>
                <w:b/>
                <w:bCs/>
                <w:color w:val="FF0000"/>
                <w:highlight w:val="none"/>
              </w:rPr>
              <w:t>的技术要求：</w:t>
            </w:r>
            <w:r>
              <w:rPr>
                <w:rFonts w:hint="eastAsia" w:ascii="宋体" w:hAnsi="宋体" w:eastAsia="宋体" w:cs="Times New Roman"/>
                <w:b/>
                <w:bCs/>
                <w:color w:val="FF0000"/>
                <w:highlight w:val="none"/>
                <w:lang w:val="en-US" w:eastAsia="zh-CN"/>
              </w:rPr>
              <w:t>依据</w:t>
            </w:r>
            <w:bookmarkStart w:id="115" w:name="OLE_LINK54"/>
            <w:r>
              <w:rPr>
                <w:rFonts w:hint="eastAsia" w:ascii="宋体" w:hAnsi="宋体" w:eastAsia="宋体" w:cs="Times New Roman"/>
                <w:b/>
                <w:bCs/>
                <w:color w:val="FF0000"/>
                <w:highlight w:val="none"/>
              </w:rPr>
              <w:t>GB 4943.1</w:t>
            </w:r>
            <w:bookmarkEnd w:id="115"/>
            <w:r>
              <w:rPr>
                <w:rFonts w:hint="eastAsia" w:ascii="宋体" w:hAnsi="宋体" w:eastAsia="宋体" w:cs="Times New Roman"/>
                <w:b/>
                <w:bCs/>
                <w:color w:val="FF0000"/>
                <w:highlight w:val="none"/>
              </w:rPr>
              <w:t>《音视频、信息技术和通信技术设备 第1部分：安全要求》；</w:t>
            </w:r>
          </w:p>
          <w:p w14:paraId="2766D244">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安全防护的强度、可触及性，玻璃，安全防护的有效性、在正常工作条件和异常工作条件期间不应发生爆炸、电能量源的分级与限值、功率源电路的分级、潜在引燃源的分级、在正常工作条件和异常工作条件下着火的安全防护、附加安全防护、防火防护外壳和防火挡板的材料特性、导电物体的安全防护、机械强度试验均检测合格。</w:t>
            </w:r>
          </w:p>
          <w:p w14:paraId="5C756AA7">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72C2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40" w:type="dxa"/>
            <w:vMerge w:val="restart"/>
            <w:tcBorders>
              <w:left w:val="single" w:color="auto" w:sz="4" w:space="0"/>
              <w:right w:val="single" w:color="auto" w:sz="4" w:space="0"/>
            </w:tcBorders>
            <w:noWrap w:val="0"/>
            <w:vAlign w:val="center"/>
          </w:tcPr>
          <w:p w14:paraId="44627A3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28</w:t>
            </w:r>
          </w:p>
        </w:tc>
        <w:tc>
          <w:tcPr>
            <w:tcW w:w="2172" w:type="dxa"/>
            <w:vMerge w:val="restart"/>
            <w:tcBorders>
              <w:left w:val="single" w:color="auto" w:sz="4" w:space="0"/>
              <w:right w:val="single" w:color="auto" w:sz="4" w:space="0"/>
            </w:tcBorders>
            <w:noWrap w:val="0"/>
            <w:vAlign w:val="center"/>
          </w:tcPr>
          <w:p w14:paraId="15D896E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儿童等候椅</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13449D7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1、气辅注塑材料；</w:t>
            </w:r>
          </w:p>
        </w:tc>
      </w:tr>
      <w:tr w14:paraId="0D26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40" w:type="dxa"/>
            <w:vMerge w:val="continue"/>
            <w:tcBorders>
              <w:left w:val="single" w:color="auto" w:sz="4" w:space="0"/>
              <w:right w:val="single" w:color="auto" w:sz="4" w:space="0"/>
            </w:tcBorders>
            <w:noWrap w:val="0"/>
            <w:vAlign w:val="center"/>
          </w:tcPr>
          <w:p w14:paraId="1BB4EE1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E07158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7EF044CF">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2、无扶手设计、可水洗、满足3-4张堆叠设计</w:t>
            </w:r>
            <w:r>
              <w:rPr>
                <w:rFonts w:hint="eastAsia" w:ascii="宋体" w:hAnsi="宋体" w:eastAsia="宋体" w:cs="Times New Roman"/>
                <w:highlight w:val="none"/>
                <w:lang w:eastAsia="zh-CN"/>
              </w:rPr>
              <w:t>。</w:t>
            </w:r>
          </w:p>
        </w:tc>
      </w:tr>
      <w:tr w14:paraId="143F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58B9C1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29</w:t>
            </w:r>
          </w:p>
        </w:tc>
        <w:tc>
          <w:tcPr>
            <w:tcW w:w="2172" w:type="dxa"/>
            <w:vMerge w:val="restart"/>
            <w:tcBorders>
              <w:left w:val="single" w:color="auto" w:sz="4" w:space="0"/>
              <w:right w:val="single" w:color="auto" w:sz="4" w:space="0"/>
            </w:tcBorders>
            <w:noWrap w:val="0"/>
            <w:vAlign w:val="center"/>
          </w:tcPr>
          <w:p w14:paraId="2FCB409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可储物诊床</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4C62DB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r>
              <w:rPr>
                <w:rFonts w:hint="eastAsia" w:ascii="宋体" w:hAnsi="宋体" w:eastAsia="宋体" w:cs="Times New Roman"/>
                <w:highlight w:val="none"/>
              </w:rPr>
              <w:t xml:space="preserve">                                       </w:t>
            </w:r>
          </w:p>
        </w:tc>
      </w:tr>
      <w:tr w14:paraId="4516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027986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4A008D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AC742F1">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r>
      <w:tr w14:paraId="24F6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719DC9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ACBFAD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69FDA9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3、封边用材：厚</w:t>
            </w:r>
            <w:r>
              <w:rPr>
                <w:rFonts w:hint="eastAsia" w:ascii="宋体" w:hAnsi="宋体" w:eastAsia="宋体" w:cs="Times New Roman"/>
                <w:highlight w:val="none"/>
                <w:lang w:val="en-US" w:eastAsia="zh-CN"/>
              </w:rPr>
              <w:t>度≥</w:t>
            </w:r>
            <w:r>
              <w:rPr>
                <w:rFonts w:hint="eastAsia" w:ascii="宋体" w:hAnsi="宋体" w:eastAsia="宋体" w:cs="Times New Roman"/>
                <w:highlight w:val="none"/>
              </w:rPr>
              <w:t>2mmPVC胶边，热熔胶。</w:t>
            </w:r>
          </w:p>
        </w:tc>
      </w:tr>
      <w:tr w14:paraId="520D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2F1E67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9CC1F4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030DF9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4、配置软包，根据采购方需求在诊床下方增加钢制抽屉柜或掩门柜，配缓冲导轨或缓冲铰链柜</w:t>
            </w:r>
          </w:p>
        </w:tc>
      </w:tr>
      <w:tr w14:paraId="295A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4A8032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30</w:t>
            </w:r>
          </w:p>
        </w:tc>
        <w:tc>
          <w:tcPr>
            <w:tcW w:w="2172" w:type="dxa"/>
            <w:vMerge w:val="restart"/>
            <w:tcBorders>
              <w:left w:val="single" w:color="auto" w:sz="4" w:space="0"/>
              <w:right w:val="single" w:color="auto" w:sz="4" w:space="0"/>
            </w:tcBorders>
            <w:noWrap w:val="0"/>
            <w:vAlign w:val="center"/>
          </w:tcPr>
          <w:p w14:paraId="04B6D844">
            <w:pPr>
              <w:widowControl/>
              <w:jc w:val="center"/>
              <w:textAlignment w:val="center"/>
              <w:rPr>
                <w:rFonts w:hint="eastAsia" w:ascii="宋体" w:hAnsi="宋体" w:eastAsia="宋体" w:cs="Times New Roman"/>
                <w:highlight w:val="none"/>
              </w:rPr>
            </w:pPr>
            <w:bookmarkStart w:id="116" w:name="OLE_LINK109"/>
            <w:r>
              <w:rPr>
                <w:rFonts w:hint="eastAsia" w:ascii="宋体" w:hAnsi="宋体" w:eastAsia="宋体" w:cs="Times New Roman"/>
                <w:highlight w:val="none"/>
              </w:rPr>
              <w:t>洗婴台</w:t>
            </w:r>
            <w:bookmarkEnd w:id="116"/>
          </w:p>
        </w:tc>
        <w:tc>
          <w:tcPr>
            <w:tcW w:w="6027" w:type="dxa"/>
            <w:tcBorders>
              <w:top w:val="single" w:color="auto" w:sz="4" w:space="0"/>
              <w:left w:val="single" w:color="auto" w:sz="4" w:space="0"/>
              <w:bottom w:val="single" w:color="auto" w:sz="4" w:space="0"/>
              <w:right w:val="single" w:color="auto" w:sz="4" w:space="0"/>
            </w:tcBorders>
            <w:noWrap w:val="0"/>
            <w:vAlign w:val="top"/>
          </w:tcPr>
          <w:p w14:paraId="71DE978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60EF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640" w:type="dxa"/>
            <w:vMerge w:val="continue"/>
            <w:tcBorders>
              <w:left w:val="single" w:color="auto" w:sz="4" w:space="0"/>
              <w:right w:val="single" w:color="auto" w:sz="4" w:space="0"/>
            </w:tcBorders>
            <w:noWrap w:val="0"/>
            <w:vAlign w:val="center"/>
          </w:tcPr>
          <w:p w14:paraId="075D07D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95166D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6C4038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1327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40" w:type="dxa"/>
            <w:vMerge w:val="continue"/>
            <w:tcBorders>
              <w:left w:val="single" w:color="auto" w:sz="4" w:space="0"/>
              <w:right w:val="single" w:color="auto" w:sz="4" w:space="0"/>
            </w:tcBorders>
            <w:noWrap w:val="0"/>
            <w:vAlign w:val="center"/>
          </w:tcPr>
          <w:p w14:paraId="3E9A3A2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6E05F1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E85F4E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7500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C4A98B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343E3B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0BF256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6BE2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640" w:type="dxa"/>
            <w:vMerge w:val="continue"/>
            <w:tcBorders>
              <w:left w:val="single" w:color="auto" w:sz="4" w:space="0"/>
              <w:right w:val="single" w:color="auto" w:sz="4" w:space="0"/>
            </w:tcBorders>
            <w:noWrap w:val="0"/>
            <w:vAlign w:val="center"/>
          </w:tcPr>
          <w:p w14:paraId="05E4A72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9BF30A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2EF294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内置软包</w:t>
            </w:r>
          </w:p>
        </w:tc>
      </w:tr>
      <w:tr w14:paraId="2925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40" w:type="dxa"/>
            <w:vMerge w:val="continue"/>
            <w:tcBorders>
              <w:left w:val="single" w:color="auto" w:sz="4" w:space="0"/>
              <w:right w:val="single" w:color="auto" w:sz="4" w:space="0"/>
            </w:tcBorders>
            <w:noWrap w:val="0"/>
            <w:vAlign w:val="center"/>
          </w:tcPr>
          <w:p w14:paraId="25C9102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3CC236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7E91861">
            <w:pPr>
              <w:widowControl/>
              <w:numPr>
                <w:ilvl w:val="0"/>
                <w:numId w:val="0"/>
              </w:numPr>
              <w:jc w:val="left"/>
              <w:textAlignment w:val="center"/>
              <w:rPr>
                <w:rFonts w:hint="eastAsia" w:ascii="宋体" w:hAnsi="宋体" w:eastAsia="宋体" w:cs="Times New Roman"/>
                <w:highlight w:val="none"/>
              </w:rPr>
            </w:pPr>
            <w:bookmarkStart w:id="117" w:name="OLE_LINK110"/>
            <w:r>
              <w:rPr>
                <w:rFonts w:hint="eastAsia" w:ascii="宋体" w:hAnsi="宋体" w:eastAsia="宋体" w:cs="Times New Roman"/>
                <w:kern w:val="2"/>
                <w:sz w:val="21"/>
                <w:szCs w:val="24"/>
                <w:highlight w:val="none"/>
                <w:lang w:val="en-US" w:eastAsia="zh-CN" w:bidi="ar-SA"/>
              </w:rPr>
              <w:t>6、</w:t>
            </w:r>
            <w:r>
              <w:rPr>
                <w:rFonts w:hint="eastAsia" w:ascii="宋体" w:hAnsi="宋体" w:eastAsia="宋体" w:cs="Times New Roman"/>
                <w:highlight w:val="none"/>
              </w:rPr>
              <w:t>配置</w:t>
            </w:r>
            <w:r>
              <w:rPr>
                <w:rFonts w:hint="eastAsia" w:ascii="宋体" w:hAnsi="宋体" w:eastAsia="宋体" w:cs="Times New Roman"/>
                <w:highlight w:val="none"/>
                <w:lang w:eastAsia="zh-CN"/>
              </w:rPr>
              <w:t>：</w:t>
            </w:r>
            <w:r>
              <w:rPr>
                <w:rFonts w:hint="eastAsia" w:ascii="宋体" w:hAnsi="宋体" w:eastAsia="宋体" w:cs="宋体"/>
                <w:color w:val="000000"/>
                <w:szCs w:val="21"/>
                <w:highlight w:val="none"/>
                <w:lang w:val="en-US" w:eastAsia="zh-CN"/>
              </w:rPr>
              <w:t>恒温控制管理</w:t>
            </w:r>
            <w:r>
              <w:rPr>
                <w:rFonts w:hint="eastAsia" w:ascii="宋体" w:hAnsi="宋体" w:eastAsia="宋体" w:cs="Times New Roman"/>
                <w:highlight w:val="none"/>
                <w:lang w:val="en-US" w:eastAsia="zh-CN"/>
              </w:rPr>
              <w:t>模块</w:t>
            </w:r>
            <w:bookmarkEnd w:id="117"/>
            <w:r>
              <w:rPr>
                <w:rFonts w:hint="eastAsia" w:ascii="宋体" w:hAnsi="宋体" w:eastAsia="宋体" w:cs="Times New Roman"/>
                <w:highlight w:val="none"/>
                <w:lang w:val="en-US" w:eastAsia="zh-CN"/>
              </w:rPr>
              <w:t>。</w:t>
            </w:r>
          </w:p>
        </w:tc>
      </w:tr>
      <w:tr w14:paraId="3356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7B26E26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31</w:t>
            </w:r>
          </w:p>
        </w:tc>
        <w:tc>
          <w:tcPr>
            <w:tcW w:w="2172" w:type="dxa"/>
            <w:vMerge w:val="restart"/>
            <w:tcBorders>
              <w:left w:val="single" w:color="auto" w:sz="4" w:space="0"/>
              <w:right w:val="single" w:color="auto" w:sz="4" w:space="0"/>
            </w:tcBorders>
            <w:noWrap w:val="0"/>
            <w:vAlign w:val="center"/>
          </w:tcPr>
          <w:p w14:paraId="4277CEE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儿童雾化台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016811D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1、材质：采用E0级刨花板，经防潮、防虫、防腐处理，强度高、刚性好、不变形；台面厚度≥25mm，其余厚度≥18mm；</w:t>
            </w:r>
          </w:p>
        </w:tc>
      </w:tr>
      <w:tr w14:paraId="0587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6C793D6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706632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7D706D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w:t>
            </w:r>
            <w:r>
              <w:rPr>
                <w:rFonts w:hint="eastAsia" w:ascii="宋体" w:hAnsi="宋体" w:eastAsia="宋体" w:cs="Times New Roman"/>
                <w:highlight w:val="none"/>
                <w:lang w:eastAsia="zh-CN"/>
              </w:rPr>
              <w:t>、</w:t>
            </w:r>
            <w:r>
              <w:rPr>
                <w:rFonts w:hint="eastAsia" w:ascii="宋体" w:hAnsi="宋体" w:eastAsia="宋体" w:cs="Times New Roman"/>
                <w:highlight w:val="none"/>
              </w:rPr>
              <w:t>饰面：采用双面三聚氰胺浸渍胶膜纸饰面；</w:t>
            </w:r>
          </w:p>
        </w:tc>
      </w:tr>
      <w:tr w14:paraId="63F39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19DBD2C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013DED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3648B91">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w:t>
            </w:r>
            <w:r>
              <w:rPr>
                <w:rFonts w:hint="eastAsia" w:ascii="宋体" w:hAnsi="宋体" w:eastAsia="宋体" w:cs="Times New Roman"/>
                <w:highlight w:val="none"/>
                <w:lang w:eastAsia="zh-CN"/>
              </w:rPr>
              <w:t>、</w:t>
            </w:r>
            <w:r>
              <w:rPr>
                <w:rFonts w:hint="eastAsia" w:ascii="宋体" w:hAnsi="宋体" w:eastAsia="宋体" w:cs="Times New Roman"/>
                <w:highlight w:val="none"/>
              </w:rPr>
              <w:t>封边：采用环保≥1mm厚PVC封边条封四边，所有边缘及线孔均封边，封边倒角圆滑、经精修边，压力均匀、稳定，封边平顺，无胶线、无脱胶、爆边。封边条经耐老化性、耐冷热循环性试验后无开裂、鼓泡、变色现象</w:t>
            </w:r>
            <w:r>
              <w:rPr>
                <w:rFonts w:hint="eastAsia" w:ascii="宋体" w:hAnsi="宋体" w:eastAsia="宋体" w:cs="Times New Roman"/>
                <w:highlight w:val="none"/>
                <w:lang w:eastAsia="zh-CN"/>
              </w:rPr>
              <w:t>；</w:t>
            </w:r>
          </w:p>
        </w:tc>
      </w:tr>
      <w:tr w14:paraId="4A17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4516AF7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70E875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45CED4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w:t>
            </w:r>
            <w:r>
              <w:rPr>
                <w:rFonts w:hint="eastAsia" w:ascii="宋体" w:hAnsi="宋体" w:eastAsia="宋体" w:cs="Times New Roman"/>
                <w:highlight w:val="none"/>
                <w:lang w:eastAsia="zh-CN"/>
              </w:rPr>
              <w:t>、</w:t>
            </w:r>
            <w:r>
              <w:rPr>
                <w:rFonts w:hint="eastAsia" w:ascii="宋体" w:hAnsi="宋体" w:eastAsia="宋体" w:cs="Times New Roman"/>
                <w:highlight w:val="none"/>
              </w:rPr>
              <w:t>配置：根据采购方需求配置可播放影音娱乐的屏幕显示器（尺寸≥12英寸）、配合雾化器接口开孔。</w:t>
            </w:r>
          </w:p>
        </w:tc>
      </w:tr>
      <w:tr w14:paraId="4959C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4370317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3AF3F4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486D04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w:t>
            </w:r>
            <w:r>
              <w:rPr>
                <w:rFonts w:hint="eastAsia" w:ascii="宋体" w:hAnsi="宋体" w:eastAsia="宋体" w:cs="Times New Roman"/>
                <w:highlight w:val="none"/>
                <w:lang w:eastAsia="zh-CN"/>
              </w:rPr>
              <w:t>、</w:t>
            </w:r>
            <w:r>
              <w:rPr>
                <w:rFonts w:hint="eastAsia" w:ascii="宋体" w:hAnsi="宋体" w:eastAsia="宋体" w:cs="Times New Roman"/>
                <w:highlight w:val="none"/>
              </w:rPr>
              <w:t xml:space="preserve">颜色、款式：根据采购人需求制定。制作前深化结构图报采购人书面确认。 </w:t>
            </w:r>
          </w:p>
        </w:tc>
      </w:tr>
      <w:tr w14:paraId="7799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4CA54C3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181E03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18D895B">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▲儿童雾化台的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r>
              <w:rPr>
                <w:rFonts w:hint="eastAsia" w:ascii="宋体" w:hAnsi="宋体" w:eastAsia="宋体" w:cs="Times New Roman"/>
                <w:b/>
                <w:bCs/>
                <w:color w:val="FF0000"/>
                <w:highlight w:val="none"/>
                <w:lang w:val="en-US" w:eastAsia="zh-CN"/>
              </w:rPr>
              <w:t>依据</w:t>
            </w:r>
            <w:bookmarkStart w:id="118" w:name="OLE_LINK55"/>
            <w:r>
              <w:rPr>
                <w:rFonts w:hint="eastAsia" w:ascii="宋体" w:hAnsi="宋体" w:eastAsia="宋体" w:cs="Times New Roman"/>
                <w:b/>
                <w:bCs/>
                <w:color w:val="FF0000"/>
                <w:highlight w:val="none"/>
              </w:rPr>
              <w:t>GB 28007</w:t>
            </w:r>
            <w:bookmarkEnd w:id="118"/>
            <w:r>
              <w:rPr>
                <w:rFonts w:hint="eastAsia" w:ascii="宋体" w:hAnsi="宋体" w:eastAsia="宋体" w:cs="Times New Roman"/>
                <w:b/>
                <w:bCs/>
                <w:color w:val="FF0000"/>
                <w:highlight w:val="none"/>
              </w:rPr>
              <w:t>《儿童家具通用技术条件》、</w:t>
            </w:r>
            <w:bookmarkStart w:id="119" w:name="OLE_LINK56"/>
            <w:r>
              <w:rPr>
                <w:rFonts w:hint="eastAsia" w:ascii="宋体" w:hAnsi="宋体" w:eastAsia="宋体" w:cs="Times New Roman"/>
                <w:b/>
                <w:bCs/>
                <w:color w:val="FF0000"/>
                <w:highlight w:val="none"/>
              </w:rPr>
              <w:t>GB/T 39598</w:t>
            </w:r>
            <w:bookmarkEnd w:id="119"/>
            <w:r>
              <w:rPr>
                <w:rFonts w:hint="eastAsia" w:ascii="宋体" w:hAnsi="宋体" w:eastAsia="宋体" w:cs="Times New Roman"/>
                <w:b/>
                <w:bCs/>
                <w:color w:val="FF0000"/>
                <w:highlight w:val="none"/>
              </w:rPr>
              <w:t>《基于极限甲醛释放量的人造板室内承载限量指南》、</w:t>
            </w:r>
            <w:bookmarkStart w:id="120" w:name="OLE_LINK57"/>
            <w:r>
              <w:rPr>
                <w:rFonts w:hint="eastAsia" w:ascii="宋体" w:hAnsi="宋体" w:eastAsia="宋体" w:cs="Times New Roman"/>
                <w:b/>
                <w:bCs/>
                <w:color w:val="FF0000"/>
                <w:highlight w:val="none"/>
              </w:rPr>
              <w:t>GB/T 36022</w:t>
            </w:r>
            <w:bookmarkEnd w:id="120"/>
            <w:r>
              <w:rPr>
                <w:rFonts w:hint="eastAsia" w:ascii="宋体" w:hAnsi="宋体" w:eastAsia="宋体" w:cs="Times New Roman"/>
                <w:b/>
                <w:bCs/>
                <w:color w:val="FF0000"/>
                <w:highlight w:val="none"/>
              </w:rPr>
              <w:t>《木家具中氨释放量试验方法》、</w:t>
            </w:r>
            <w:bookmarkStart w:id="121" w:name="OLE_LINK58"/>
            <w:r>
              <w:rPr>
                <w:rFonts w:hint="eastAsia" w:ascii="宋体" w:hAnsi="宋体" w:eastAsia="宋体" w:cs="Times New Roman"/>
                <w:b/>
                <w:bCs/>
                <w:color w:val="FF0000"/>
                <w:highlight w:val="none"/>
              </w:rPr>
              <w:t>GB/T 35607</w:t>
            </w:r>
            <w:bookmarkEnd w:id="121"/>
            <w:r>
              <w:rPr>
                <w:rFonts w:hint="eastAsia" w:ascii="宋体" w:hAnsi="宋体" w:eastAsia="宋体" w:cs="Times New Roman"/>
                <w:b/>
                <w:bCs/>
                <w:color w:val="FF0000"/>
                <w:highlight w:val="none"/>
              </w:rPr>
              <w:t>《绿色产品评价 家具》；</w:t>
            </w:r>
          </w:p>
          <w:p w14:paraId="07BC1205">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（1）木制件外观结构安全符合要求；理化性能：耐湿热、耐干热、抗冲击不低于3级；</w:t>
            </w:r>
          </w:p>
          <w:p w14:paraId="66214746">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（2）人造板极限甲醛释放量 未检出；</w:t>
            </w:r>
          </w:p>
          <w:p w14:paraId="10A660CB">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（3）氨释放量</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未检出；</w:t>
            </w:r>
          </w:p>
          <w:p w14:paraId="1E75AD59">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（4）苯、甲苯、二甲苯未检出、总挥发性有机化合物≤0.03mg/m³；</w:t>
            </w:r>
          </w:p>
          <w:p w14:paraId="7F3820A7">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3615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B08717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32</w:t>
            </w:r>
          </w:p>
        </w:tc>
        <w:tc>
          <w:tcPr>
            <w:tcW w:w="2172" w:type="dxa"/>
            <w:vMerge w:val="restart"/>
            <w:tcBorders>
              <w:left w:val="single" w:color="auto" w:sz="4" w:space="0"/>
              <w:right w:val="single" w:color="auto" w:sz="4" w:space="0"/>
            </w:tcBorders>
            <w:noWrap w:val="0"/>
            <w:vAlign w:val="center"/>
          </w:tcPr>
          <w:p w14:paraId="3726770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定制备餐柜1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56F65D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1、贴面材料：采用木纹色板。</w:t>
            </w:r>
          </w:p>
        </w:tc>
      </w:tr>
      <w:tr w14:paraId="520B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640" w:type="dxa"/>
            <w:vMerge w:val="continue"/>
            <w:tcBorders>
              <w:left w:val="single" w:color="auto" w:sz="4" w:space="0"/>
              <w:right w:val="single" w:color="auto" w:sz="4" w:space="0"/>
            </w:tcBorders>
            <w:noWrap w:val="0"/>
            <w:vAlign w:val="center"/>
          </w:tcPr>
          <w:p w14:paraId="606FBFA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BBFE47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430714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2、封边：封边与贴面同色。</w:t>
            </w:r>
          </w:p>
        </w:tc>
      </w:tr>
      <w:tr w14:paraId="2CD80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640" w:type="dxa"/>
            <w:vMerge w:val="continue"/>
            <w:tcBorders>
              <w:left w:val="single" w:color="auto" w:sz="4" w:space="0"/>
              <w:right w:val="single" w:color="auto" w:sz="4" w:space="0"/>
            </w:tcBorders>
            <w:noWrap w:val="0"/>
            <w:vAlign w:val="center"/>
          </w:tcPr>
          <w:p w14:paraId="20B3E41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EB3621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D9E116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3、桌面：采用医用抑菌亚克力人造石</w:t>
            </w:r>
          </w:p>
        </w:tc>
      </w:tr>
      <w:tr w14:paraId="18F97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0C63A4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4CA4DC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272025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4、基材：采用enf级刨花板，经过防潮、防虫、防腐化学处理，台面厚度≥25mm。</w:t>
            </w:r>
          </w:p>
        </w:tc>
      </w:tr>
      <w:tr w14:paraId="1E4D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179145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C1BCEB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0AA5D6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5、五金件：选用三合一偏心连接件，五金医用不锈钢铰链和三节静音路轨。</w:t>
            </w:r>
          </w:p>
        </w:tc>
      </w:tr>
      <w:tr w14:paraId="3662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640" w:type="dxa"/>
            <w:vMerge w:val="continue"/>
            <w:tcBorders>
              <w:left w:val="single" w:color="auto" w:sz="4" w:space="0"/>
              <w:right w:val="single" w:color="auto" w:sz="4" w:space="0"/>
            </w:tcBorders>
            <w:noWrap w:val="0"/>
            <w:vAlign w:val="center"/>
          </w:tcPr>
          <w:p w14:paraId="0AC9A75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79F881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BE5C8C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6、配置：内部具体设计可根据甲方需求设计</w:t>
            </w:r>
          </w:p>
        </w:tc>
      </w:tr>
      <w:tr w14:paraId="2003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E4850C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33</w:t>
            </w:r>
          </w:p>
        </w:tc>
        <w:tc>
          <w:tcPr>
            <w:tcW w:w="2172" w:type="dxa"/>
            <w:vMerge w:val="restart"/>
            <w:tcBorders>
              <w:left w:val="single" w:color="auto" w:sz="4" w:space="0"/>
              <w:right w:val="single" w:color="auto" w:sz="4" w:space="0"/>
            </w:tcBorders>
            <w:noWrap w:val="0"/>
            <w:vAlign w:val="center"/>
          </w:tcPr>
          <w:p w14:paraId="5C5E29D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治疗车</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0A782A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1、两层凹台面厚≥1.0mm，模具成型；</w:t>
            </w:r>
          </w:p>
        </w:tc>
      </w:tr>
      <w:tr w14:paraId="4CEE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8CBCA7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27517C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921B4E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2、上层台面下有一抽屉，抽屉面喷塑湖绿色；</w:t>
            </w:r>
          </w:p>
        </w:tc>
      </w:tr>
      <w:tr w14:paraId="72DA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3AD077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CB3F3D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951FC0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3、左侧配消毒液瓶架（内口￠75×115mm)；</w:t>
            </w:r>
          </w:p>
        </w:tc>
      </w:tr>
      <w:tr w14:paraId="051C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E09193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9A4C6C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B20006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4、配四只￠100万向静音轮，带防撞圈，前两轮带刹；</w:t>
            </w:r>
          </w:p>
        </w:tc>
      </w:tr>
      <w:tr w14:paraId="5CB31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6ACD25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38E1CE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1D7887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5、材料采用数控板料激光切割自动化生产线及数控激光切管机下料，机器人折弯，保证了产品部件的折弯尺寸及折边精度，确保了部件尺寸的符合性；采用激光焊接机进行</w:t>
            </w:r>
            <w:r>
              <w:rPr>
                <w:rFonts w:hint="eastAsia" w:ascii="宋体" w:hAnsi="宋体" w:eastAsia="宋体" w:cs="Times New Roman"/>
                <w:color w:val="auto"/>
                <w:highlight w:val="none"/>
              </w:rPr>
              <w:t>焊接</w:t>
            </w:r>
            <w:r>
              <w:rPr>
                <w:rFonts w:hint="eastAsia" w:ascii="宋体" w:hAnsi="宋体" w:eastAsia="宋体" w:cs="Times New Roman"/>
                <w:color w:val="auto"/>
                <w:highlight w:val="none"/>
                <w:u w:val="none"/>
                <w:lang w:eastAsia="zh-CN"/>
              </w:rPr>
              <w:t>。</w:t>
            </w:r>
          </w:p>
        </w:tc>
      </w:tr>
      <w:tr w14:paraId="326A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178E86A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039BB6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99B96F2">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、▲万向静音轮的技术要求：通过</w:t>
            </w:r>
            <w:bookmarkStart w:id="122" w:name="OLE_LINK126"/>
            <w:r>
              <w:rPr>
                <w:rFonts w:hint="eastAsia" w:ascii="宋体" w:hAnsi="宋体" w:eastAsia="宋体" w:cs="Times New Roman"/>
                <w:b/>
                <w:bCs/>
                <w:color w:val="FF0000"/>
                <w:highlight w:val="none"/>
              </w:rPr>
              <w:t>QB/T 5224</w:t>
            </w:r>
            <w:bookmarkEnd w:id="122"/>
            <w:r>
              <w:rPr>
                <w:rFonts w:hint="eastAsia" w:ascii="宋体" w:hAnsi="宋体" w:eastAsia="宋体" w:cs="Times New Roman"/>
                <w:b/>
                <w:bCs/>
                <w:color w:val="FF0000"/>
                <w:highlight w:val="none"/>
              </w:rPr>
              <w:t>《办公椅用脚轮》、</w:t>
            </w:r>
            <w:bookmarkStart w:id="123" w:name="OLE_LINK127"/>
            <w:r>
              <w:rPr>
                <w:rFonts w:hint="eastAsia" w:ascii="宋体" w:hAnsi="宋体" w:eastAsia="宋体" w:cs="Times New Roman"/>
                <w:b/>
                <w:bCs/>
                <w:color w:val="FF0000"/>
                <w:highlight w:val="none"/>
              </w:rPr>
              <w:t>GB 28481</w:t>
            </w:r>
            <w:bookmarkEnd w:id="123"/>
            <w:r>
              <w:rPr>
                <w:rFonts w:hint="eastAsia" w:ascii="宋体" w:hAnsi="宋体" w:eastAsia="宋体" w:cs="Times New Roman"/>
                <w:b/>
                <w:bCs/>
                <w:color w:val="FF0000"/>
                <w:highlight w:val="none"/>
              </w:rPr>
              <w:t>《塑料 家具中有害物质限量》、</w:t>
            </w:r>
            <w:bookmarkStart w:id="124" w:name="OLE_LINK128"/>
            <w:r>
              <w:rPr>
                <w:rFonts w:hint="eastAsia" w:ascii="宋体" w:hAnsi="宋体" w:eastAsia="宋体" w:cs="Times New Roman"/>
                <w:b/>
                <w:bCs/>
                <w:color w:val="FF0000"/>
                <w:highlight w:val="none"/>
              </w:rPr>
              <w:t>GB/T 35607</w:t>
            </w:r>
            <w:bookmarkEnd w:id="124"/>
            <w:r>
              <w:rPr>
                <w:rFonts w:hint="eastAsia" w:ascii="宋体" w:hAnsi="宋体" w:eastAsia="宋体" w:cs="Times New Roman"/>
                <w:b/>
                <w:bCs/>
                <w:color w:val="FF0000"/>
                <w:highlight w:val="none"/>
              </w:rPr>
              <w:t>《绿色产品评价家具》的标准；</w:t>
            </w:r>
          </w:p>
          <w:p w14:paraId="4CDA8332">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（1）重金属：可溶性铅、可溶性镉、可溶性铬、可溶性汞均未检出；多环芳烃，苯并 [a]芘未检出；</w:t>
            </w:r>
          </w:p>
          <w:p w14:paraId="5416CF09">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（2）脚轮往复磨损，座面垂直加载113kg ，在有障碍物的测试平台，测试2000次；在无障碍物的水平测试台上测试98000次，无缺陷；</w:t>
            </w:r>
          </w:p>
          <w:p w14:paraId="0F7E4BAC">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3453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1E388E0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34</w:t>
            </w:r>
          </w:p>
        </w:tc>
        <w:tc>
          <w:tcPr>
            <w:tcW w:w="2172" w:type="dxa"/>
            <w:vMerge w:val="restart"/>
            <w:tcBorders>
              <w:left w:val="single" w:color="auto" w:sz="4" w:space="0"/>
              <w:right w:val="single" w:color="auto" w:sz="4" w:space="0"/>
            </w:tcBorders>
            <w:noWrap w:val="0"/>
            <w:vAlign w:val="center"/>
          </w:tcPr>
          <w:p w14:paraId="4071858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lang w:val="en-US" w:eastAsia="zh-CN"/>
              </w:rPr>
              <w:t>下收</w:t>
            </w:r>
            <w:r>
              <w:rPr>
                <w:rFonts w:hint="eastAsia" w:ascii="宋体" w:hAnsi="宋体" w:eastAsia="宋体" w:cs="Times New Roman"/>
                <w:highlight w:val="none"/>
              </w:rPr>
              <w:t>车</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DB27E8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1、基材：采用304不锈钢板，钢板厚度不小于1.0mm，经除油除锈、酸洗磷化处理；</w:t>
            </w:r>
          </w:p>
        </w:tc>
      </w:tr>
      <w:tr w14:paraId="3BCE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2C80B1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E24CAC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5B3E9A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2、粉末：表面静电粉末喷塑。</w:t>
            </w:r>
          </w:p>
        </w:tc>
      </w:tr>
      <w:tr w14:paraId="3A67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0A8FDB4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641A8D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484BBB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3、结构：采用整体或拆</w:t>
            </w:r>
            <w:r>
              <w:rPr>
                <w:rFonts w:hint="eastAsia" w:ascii="宋体" w:hAnsi="宋体" w:eastAsia="宋体" w:cs="Times New Roman"/>
                <w:highlight w:val="none"/>
                <w:lang w:val="en-US" w:eastAsia="zh-CN"/>
              </w:rPr>
              <w:t>装</w:t>
            </w:r>
            <w:r>
              <w:rPr>
                <w:rFonts w:hint="eastAsia" w:ascii="宋体" w:hAnsi="宋体" w:eastAsia="宋体" w:cs="Times New Roman"/>
                <w:highlight w:val="none"/>
              </w:rPr>
              <w:t>焊接式；所有部件均经打磨，砂光处理，打磨均匀，免除钢板表面的毛刺、棱角对人体可能造成的伤害；</w:t>
            </w:r>
          </w:p>
        </w:tc>
      </w:tr>
      <w:tr w14:paraId="69E2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1598EA0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A2EBA0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51A5E7F">
            <w:pPr>
              <w:widowControl/>
              <w:numPr>
                <w:ilvl w:val="0"/>
                <w:numId w:val="0"/>
              </w:numPr>
              <w:ind w:left="360" w:hanging="360"/>
              <w:jc w:val="left"/>
              <w:textAlignment w:val="center"/>
              <w:rPr>
                <w:rFonts w:hint="eastAsia" w:ascii="宋体" w:hAnsi="宋体" w:eastAsia="宋体" w:cs="Times New Roman"/>
                <w:highlight w:val="none"/>
              </w:rPr>
            </w:pPr>
            <w:r>
              <w:rPr>
                <w:rFonts w:hint="default" w:ascii="宋体" w:hAnsi="宋体" w:eastAsia="宋体" w:cs="Times New Roman"/>
                <w:kern w:val="2"/>
                <w:sz w:val="21"/>
                <w:szCs w:val="24"/>
                <w:highlight w:val="none"/>
                <w:lang w:val="en-US" w:eastAsia="zh-CN" w:bidi="ar-SA"/>
              </w:rPr>
              <w:t>4、</w:t>
            </w:r>
            <w:r>
              <w:rPr>
                <w:rFonts w:hint="eastAsia" w:ascii="宋体" w:hAnsi="宋体" w:eastAsia="宋体" w:cs="Times New Roman"/>
                <w:highlight w:val="none"/>
              </w:rPr>
              <w:t>配置万向轮。</w:t>
            </w:r>
          </w:p>
        </w:tc>
      </w:tr>
      <w:tr w14:paraId="3251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640" w:type="dxa"/>
            <w:vMerge w:val="continue"/>
            <w:tcBorders>
              <w:left w:val="single" w:color="auto" w:sz="4" w:space="0"/>
              <w:right w:val="single" w:color="auto" w:sz="4" w:space="0"/>
            </w:tcBorders>
            <w:noWrap w:val="0"/>
            <w:vAlign w:val="center"/>
          </w:tcPr>
          <w:p w14:paraId="1B56686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B8E34F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D466BC5">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5</w:t>
            </w:r>
            <w:r>
              <w:rPr>
                <w:rFonts w:hint="eastAsia" w:ascii="宋体" w:hAnsi="宋体" w:eastAsia="宋体" w:cs="Times New Roman"/>
                <w:b/>
                <w:bCs/>
                <w:color w:val="FF0000"/>
                <w:highlight w:val="none"/>
              </w:rPr>
              <w:t>、▲下收车的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技术要求：依据</w:t>
            </w:r>
            <w:bookmarkStart w:id="125" w:name="OLE_LINK59"/>
            <w:r>
              <w:rPr>
                <w:rFonts w:hint="eastAsia" w:ascii="宋体" w:hAnsi="宋体" w:eastAsia="宋体" w:cs="Times New Roman"/>
                <w:b/>
                <w:bCs/>
                <w:color w:val="FF0000"/>
                <w:highlight w:val="none"/>
              </w:rPr>
              <w:t>GB/T 228.1</w:t>
            </w:r>
            <w:bookmarkEnd w:id="125"/>
            <w:r>
              <w:rPr>
                <w:rFonts w:hint="eastAsia" w:ascii="宋体" w:hAnsi="宋体" w:eastAsia="宋体" w:cs="Times New Roman"/>
                <w:b/>
                <w:bCs/>
                <w:color w:val="FF0000"/>
                <w:highlight w:val="none"/>
              </w:rPr>
              <w:t>《金属材料 拉伸试验 第1部分：室温试验方法》、</w:t>
            </w:r>
            <w:bookmarkStart w:id="126" w:name="OLE_LINK60"/>
            <w:r>
              <w:rPr>
                <w:rFonts w:hint="eastAsia" w:ascii="宋体" w:hAnsi="宋体" w:eastAsia="宋体" w:cs="Times New Roman"/>
                <w:b/>
                <w:bCs/>
                <w:color w:val="FF0000"/>
                <w:highlight w:val="none"/>
              </w:rPr>
              <w:t>GB/T 11170</w:t>
            </w:r>
            <w:bookmarkEnd w:id="126"/>
            <w:r>
              <w:rPr>
                <w:rFonts w:hint="eastAsia" w:ascii="宋体" w:hAnsi="宋体" w:eastAsia="宋体" w:cs="Times New Roman"/>
                <w:b/>
                <w:bCs/>
                <w:color w:val="FF0000"/>
                <w:highlight w:val="none"/>
              </w:rPr>
              <w:t>《不锈钢 多元素含量的测定 火花放电原子发射光谱法（常规法）》、</w:t>
            </w:r>
            <w:bookmarkStart w:id="127" w:name="OLE_LINK61"/>
            <w:bookmarkStart w:id="128" w:name="OLE_LINK62"/>
            <w:r>
              <w:rPr>
                <w:rFonts w:hint="eastAsia" w:ascii="宋体" w:hAnsi="宋体" w:eastAsia="宋体" w:cs="Times New Roman"/>
                <w:b/>
                <w:bCs/>
                <w:color w:val="FF0000"/>
                <w:highlight w:val="none"/>
              </w:rPr>
              <w:t>GB/T 232</w:t>
            </w:r>
            <w:bookmarkEnd w:id="127"/>
            <w:r>
              <w:rPr>
                <w:rFonts w:hint="eastAsia" w:ascii="宋体" w:hAnsi="宋体" w:eastAsia="宋体" w:cs="Times New Roman"/>
                <w:b/>
                <w:bCs/>
                <w:color w:val="FF0000"/>
                <w:highlight w:val="none"/>
              </w:rPr>
              <w:t>《金属材料弯曲试验方法》</w:t>
            </w:r>
            <w:bookmarkEnd w:id="128"/>
            <w:r>
              <w:rPr>
                <w:rFonts w:hint="eastAsia" w:ascii="宋体" w:hAnsi="宋体" w:eastAsia="宋体" w:cs="Times New Roman"/>
                <w:b/>
                <w:bCs/>
                <w:color w:val="FF0000"/>
                <w:highlight w:val="none"/>
              </w:rPr>
              <w:t>、</w:t>
            </w:r>
            <w:bookmarkStart w:id="129" w:name="OLE_LINK63"/>
            <w:r>
              <w:rPr>
                <w:rFonts w:hint="eastAsia" w:ascii="宋体" w:hAnsi="宋体" w:eastAsia="宋体" w:cs="Times New Roman"/>
                <w:b/>
                <w:bCs/>
                <w:color w:val="FF0000"/>
                <w:highlight w:val="none"/>
              </w:rPr>
              <w:t>GB/T 230.1</w:t>
            </w:r>
            <w:bookmarkEnd w:id="129"/>
            <w:r>
              <w:rPr>
                <w:rFonts w:hint="eastAsia" w:ascii="宋体" w:hAnsi="宋体" w:eastAsia="宋体" w:cs="Times New Roman"/>
                <w:b/>
                <w:bCs/>
                <w:color w:val="FF0000"/>
                <w:highlight w:val="none"/>
              </w:rPr>
              <w:t>《金属材料 洛氏硬度试验 第1部分：试验方法》、</w:t>
            </w:r>
            <w:bookmarkStart w:id="130" w:name="OLE_LINK64"/>
            <w:r>
              <w:rPr>
                <w:rFonts w:hint="eastAsia" w:ascii="宋体" w:hAnsi="宋体" w:eastAsia="宋体" w:cs="Times New Roman"/>
                <w:b/>
                <w:bCs/>
                <w:color w:val="FF0000"/>
                <w:highlight w:val="none"/>
              </w:rPr>
              <w:t>GB/T 21510</w:t>
            </w:r>
            <w:bookmarkEnd w:id="130"/>
            <w:r>
              <w:rPr>
                <w:rFonts w:hint="eastAsia" w:ascii="宋体" w:hAnsi="宋体" w:eastAsia="宋体" w:cs="Times New Roman"/>
                <w:b/>
                <w:bCs/>
                <w:color w:val="FF0000"/>
                <w:highlight w:val="none"/>
              </w:rPr>
              <w:t>《纳米无机材料抗菌性能检测方法》》；</w:t>
            </w:r>
          </w:p>
          <w:p w14:paraId="7381C4D5">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（1）断后伸长率A80mm/%≥45%；</w:t>
            </w:r>
          </w:p>
          <w:p w14:paraId="2F4A638F">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（2）多元素含量（质量分</w:t>
            </w:r>
            <w:r>
              <w:rPr>
                <w:rFonts w:hint="eastAsia" w:ascii="宋体" w:hAnsi="宋体" w:eastAsia="宋体" w:cs="Times New Roman"/>
                <w:b/>
                <w:bCs/>
                <w:color w:val="FF0000"/>
                <w:highlight w:val="none"/>
                <w:lang w:val="en-US" w:eastAsia="zh-CN"/>
              </w:rPr>
              <w:t>数</w:t>
            </w:r>
            <w:r>
              <w:rPr>
                <w:rFonts w:hint="eastAsia" w:ascii="宋体" w:hAnsi="宋体" w:eastAsia="宋体" w:cs="Times New Roman"/>
                <w:b/>
                <w:bCs/>
                <w:color w:val="FF0000"/>
                <w:highlight w:val="none"/>
              </w:rPr>
              <w:t>）：碳C;硅Si;锰Mn；硫P；磷S</w:t>
            </w:r>
          </w:p>
          <w:p w14:paraId="41941FB4">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（3）洛氏硬度≥80HRB；</w:t>
            </w:r>
          </w:p>
          <w:p w14:paraId="785AAD77">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（4）弯曲试验后不使用放大仪器观察，试样弯曲外表面无可见裂纹；</w:t>
            </w:r>
          </w:p>
          <w:p w14:paraId="1984BC8A">
            <w:pPr>
              <w:widowControl/>
              <w:numPr>
                <w:ilvl w:val="0"/>
                <w:numId w:val="0"/>
              </w:numPr>
              <w:ind w:left="0" w:firstLine="0"/>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rPr>
              <w:t>（5）抗菌性能：嗜麦芽寡养单胞菌、单核增生李斯特氏菌</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抗菌率≥99%</w:t>
            </w:r>
            <w:r>
              <w:rPr>
                <w:rFonts w:hint="eastAsia" w:ascii="宋体" w:hAnsi="宋体" w:eastAsia="宋体" w:cs="Times New Roman"/>
                <w:b/>
                <w:bCs/>
                <w:color w:val="FF0000"/>
                <w:highlight w:val="none"/>
                <w:lang w:val="en-US" w:eastAsia="zh-CN"/>
              </w:rPr>
              <w:t>.</w:t>
            </w:r>
          </w:p>
          <w:p w14:paraId="1311D837">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4F81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21CBBF9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35</w:t>
            </w:r>
          </w:p>
        </w:tc>
        <w:tc>
          <w:tcPr>
            <w:tcW w:w="2172" w:type="dxa"/>
            <w:vMerge w:val="restart"/>
            <w:tcBorders>
              <w:left w:val="single" w:color="auto" w:sz="4" w:space="0"/>
              <w:right w:val="single" w:color="auto" w:sz="4" w:space="0"/>
            </w:tcBorders>
            <w:noWrap w:val="0"/>
            <w:vAlign w:val="center"/>
          </w:tcPr>
          <w:p w14:paraId="5083DDF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污物推车</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758774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1、基材：采用304不锈钢板，钢板厚度不小于1.0mm，经除油除锈、酸洗磷化处理；</w:t>
            </w:r>
          </w:p>
        </w:tc>
      </w:tr>
      <w:tr w14:paraId="692A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791D7D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34E2C9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EBD45E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2、粉末：表面静电粉末喷塑。</w:t>
            </w:r>
          </w:p>
        </w:tc>
      </w:tr>
      <w:tr w14:paraId="55E3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2F419A9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38480E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B17D66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3、结构：采用整体或拆</w:t>
            </w:r>
            <w:r>
              <w:rPr>
                <w:rFonts w:hint="eastAsia" w:ascii="宋体" w:hAnsi="宋体" w:eastAsia="宋体" w:cs="Times New Roman"/>
                <w:highlight w:val="none"/>
                <w:lang w:val="en-US" w:eastAsia="zh-CN"/>
              </w:rPr>
              <w:t>装</w:t>
            </w:r>
            <w:r>
              <w:rPr>
                <w:rFonts w:hint="eastAsia" w:ascii="宋体" w:hAnsi="宋体" w:eastAsia="宋体" w:cs="Times New Roman"/>
                <w:highlight w:val="none"/>
              </w:rPr>
              <w:t>焊接式；所有部件均经打磨，砂光处理，打磨均匀，免除钢板表面的毛刺、棱角对人体可能造成的伤害；</w:t>
            </w:r>
          </w:p>
        </w:tc>
      </w:tr>
      <w:tr w14:paraId="1434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F17E74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B92792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429E3D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4、配置万向轮+垃圾桶。</w:t>
            </w:r>
          </w:p>
        </w:tc>
      </w:tr>
      <w:tr w14:paraId="138E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470CA6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36</w:t>
            </w:r>
          </w:p>
        </w:tc>
        <w:tc>
          <w:tcPr>
            <w:tcW w:w="2172" w:type="dxa"/>
            <w:vMerge w:val="restart"/>
            <w:tcBorders>
              <w:left w:val="single" w:color="auto" w:sz="4" w:space="0"/>
              <w:right w:val="single" w:color="auto" w:sz="4" w:space="0"/>
            </w:tcBorders>
            <w:noWrap w:val="0"/>
            <w:vAlign w:val="center"/>
          </w:tcPr>
          <w:p w14:paraId="47DCF17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操作柜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889B9F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2BB5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5DD0CC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4AA9E5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3C42D0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02EF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628343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B902CF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75C4C7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4CF5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12B42F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B44C4B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446028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71D6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2A48AE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3D7CA5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537D7B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r>
      <w:tr w14:paraId="6DD9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4A636FD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81F1B1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F914CB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6、功能配置：上部为医用玻璃对开门吊柜，配置活动层板；中部为置物架，支撑件采用≥2.0mm厚医用镀锌钢板制作；台下带抽屉和掩门柜，配置医用不锈钢铰链及医用静音缓冲三节导轨，门板带卡槽及标签卡。</w:t>
            </w:r>
          </w:p>
        </w:tc>
      </w:tr>
      <w:tr w14:paraId="75E1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3266CD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2EFD90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676FCA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r>
      <w:tr w14:paraId="3CB4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61CEBD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F2CBA8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E5B8AE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r>
      <w:tr w14:paraId="7A1E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CC7B87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37</w:t>
            </w:r>
          </w:p>
        </w:tc>
        <w:tc>
          <w:tcPr>
            <w:tcW w:w="2172" w:type="dxa"/>
            <w:vMerge w:val="restart"/>
            <w:tcBorders>
              <w:left w:val="single" w:color="auto" w:sz="4" w:space="0"/>
              <w:right w:val="single" w:color="auto" w:sz="4" w:space="0"/>
            </w:tcBorders>
            <w:noWrap w:val="0"/>
            <w:vAlign w:val="center"/>
          </w:tcPr>
          <w:p w14:paraId="25341CE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货架2</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4F5F28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1、主体材质：采用厚度不低于1.0mm钢板，表面采用环保型环氧树脂静电粉末喷涂；</w:t>
            </w:r>
          </w:p>
        </w:tc>
      </w:tr>
      <w:tr w14:paraId="3160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EC50A2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9FF67C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A96758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2、技术规格：立柱规格</w:t>
            </w:r>
            <w:r>
              <w:rPr>
                <w:rFonts w:hint="eastAsia" w:ascii="宋体" w:hAnsi="宋体" w:eastAsia="宋体" w:cs="Times New Roman"/>
                <w:highlight w:val="none"/>
                <w:lang w:eastAsia="zh-CN"/>
              </w:rPr>
              <w:t>（</w:t>
            </w:r>
            <w:r>
              <w:rPr>
                <w:rFonts w:hint="eastAsia" w:ascii="宋体" w:hAnsi="宋体" w:eastAsia="宋体" w:cs="Times New Roman"/>
                <w:highlight w:val="none"/>
              </w:rPr>
              <w:t>40*80*1.5</w:t>
            </w:r>
            <w:r>
              <w:rPr>
                <w:rFonts w:hint="eastAsia" w:ascii="宋体" w:hAnsi="宋体" w:eastAsia="宋体" w:cs="Times New Roman"/>
                <w:highlight w:val="none"/>
                <w:lang w:eastAsia="zh-CN"/>
              </w:rPr>
              <w:t>）</w:t>
            </w:r>
            <w:r>
              <w:rPr>
                <w:rFonts w:hint="eastAsia" w:ascii="宋体" w:hAnsi="宋体" w:eastAsia="宋体" w:cs="Times New Roman"/>
                <w:highlight w:val="none"/>
              </w:rPr>
              <w:t>mm，横梁规格</w:t>
            </w:r>
            <w:r>
              <w:rPr>
                <w:rFonts w:hint="eastAsia" w:ascii="宋体" w:hAnsi="宋体" w:eastAsia="宋体" w:cs="Times New Roman"/>
                <w:highlight w:val="none"/>
                <w:lang w:eastAsia="zh-CN"/>
              </w:rPr>
              <w:t>（</w:t>
            </w:r>
            <w:r>
              <w:rPr>
                <w:rFonts w:hint="eastAsia" w:ascii="宋体" w:hAnsi="宋体" w:eastAsia="宋体" w:cs="Times New Roman"/>
                <w:highlight w:val="none"/>
              </w:rPr>
              <w:t>40*60mm*1.5</w:t>
            </w:r>
            <w:r>
              <w:rPr>
                <w:rFonts w:hint="eastAsia" w:ascii="宋体" w:hAnsi="宋体" w:eastAsia="宋体" w:cs="Times New Roman"/>
                <w:highlight w:val="none"/>
                <w:lang w:eastAsia="zh-CN"/>
              </w:rPr>
              <w:t>）</w:t>
            </w:r>
            <w:r>
              <w:rPr>
                <w:rFonts w:hint="eastAsia" w:ascii="宋体" w:hAnsi="宋体" w:eastAsia="宋体" w:cs="Times New Roman"/>
                <w:highlight w:val="none"/>
              </w:rPr>
              <w:t>mm。立柱底部配有防护套，层板采用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不低于1.0mm的钢板；</w:t>
            </w:r>
          </w:p>
        </w:tc>
      </w:tr>
      <w:tr w14:paraId="2C2A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40" w:type="dxa"/>
            <w:vMerge w:val="continue"/>
            <w:tcBorders>
              <w:left w:val="single" w:color="auto" w:sz="4" w:space="0"/>
              <w:right w:val="single" w:color="auto" w:sz="4" w:space="0"/>
            </w:tcBorders>
            <w:noWrap w:val="0"/>
            <w:vAlign w:val="center"/>
          </w:tcPr>
          <w:p w14:paraId="148B8C0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B56A0B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B31473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3、工艺：全组装式结构，随意组合，</w:t>
            </w:r>
            <w:r>
              <w:rPr>
                <w:rFonts w:hint="eastAsia" w:ascii="宋体" w:hAnsi="宋体" w:eastAsia="宋体" w:cs="Times New Roman"/>
                <w:highlight w:val="none"/>
                <w:lang w:val="en-US" w:eastAsia="zh-CN"/>
              </w:rPr>
              <w:t>支持</w:t>
            </w:r>
            <w:r>
              <w:rPr>
                <w:rFonts w:hint="eastAsia" w:ascii="宋体" w:hAnsi="宋体" w:eastAsia="宋体" w:cs="Times New Roman"/>
                <w:highlight w:val="none"/>
              </w:rPr>
              <w:t>安装、拆卸。</w:t>
            </w:r>
          </w:p>
        </w:tc>
      </w:tr>
      <w:tr w14:paraId="6429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AC6103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38</w:t>
            </w:r>
          </w:p>
        </w:tc>
        <w:tc>
          <w:tcPr>
            <w:tcW w:w="2172" w:type="dxa"/>
            <w:vMerge w:val="restart"/>
            <w:tcBorders>
              <w:left w:val="single" w:color="auto" w:sz="4" w:space="0"/>
              <w:right w:val="single" w:color="auto" w:sz="4" w:space="0"/>
            </w:tcBorders>
            <w:noWrap w:val="0"/>
            <w:vAlign w:val="center"/>
          </w:tcPr>
          <w:p w14:paraId="4FEF9AD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定制折叠翻桌</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AB55CB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1、基材：台面选用中密度纤维板；</w:t>
            </w:r>
          </w:p>
        </w:tc>
      </w:tr>
      <w:tr w14:paraId="6C0A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640" w:type="dxa"/>
            <w:vMerge w:val="continue"/>
            <w:tcBorders>
              <w:left w:val="single" w:color="auto" w:sz="4" w:space="0"/>
              <w:right w:val="single" w:color="auto" w:sz="4" w:space="0"/>
            </w:tcBorders>
            <w:noWrap w:val="0"/>
            <w:vAlign w:val="center"/>
          </w:tcPr>
          <w:p w14:paraId="48AD8C7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6F4D9C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460BD6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2、贴面：采用不</w:t>
            </w:r>
            <w:r>
              <w:rPr>
                <w:rFonts w:hint="eastAsia" w:ascii="宋体" w:hAnsi="宋体" w:eastAsia="宋体" w:cs="Times New Roman"/>
                <w:highlight w:val="none"/>
                <w:lang w:val="en-US" w:eastAsia="zh-CN"/>
              </w:rPr>
              <w:t>低</w:t>
            </w:r>
            <w:r>
              <w:rPr>
                <w:rFonts w:hint="eastAsia" w:ascii="宋体" w:hAnsi="宋体" w:eastAsia="宋体" w:cs="Times New Roman"/>
                <w:highlight w:val="none"/>
              </w:rPr>
              <w:t>于0.6mm木皮双面光滑平直，颜色、厚度均匀；木纹颜色均匀；经防虫防腐处理；</w:t>
            </w:r>
          </w:p>
        </w:tc>
      </w:tr>
      <w:tr w14:paraId="3130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7115FC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42E217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55944F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3、油漆：采用水性油漆涂饰，采用三底两面工艺，底漆涂饰三次，均为自然风干，面漆涂饰两次，均为自然风干；</w:t>
            </w:r>
          </w:p>
        </w:tc>
      </w:tr>
      <w:tr w14:paraId="284B2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7BE874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7B823E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69B3E78">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4、实木封边：使用与木皮材质一致的实木封边，封边条厚度不</w:t>
            </w:r>
            <w:r>
              <w:rPr>
                <w:rFonts w:hint="eastAsia" w:ascii="宋体" w:hAnsi="宋体" w:eastAsia="宋体" w:cs="Times New Roman"/>
                <w:highlight w:val="none"/>
                <w:lang w:val="en-US" w:eastAsia="zh-CN"/>
              </w:rPr>
              <w:t>低</w:t>
            </w:r>
            <w:r>
              <w:rPr>
                <w:rFonts w:hint="eastAsia" w:ascii="宋体" w:hAnsi="宋体" w:eastAsia="宋体" w:cs="Times New Roman"/>
                <w:highlight w:val="none"/>
              </w:rPr>
              <w:t>于5mm</w:t>
            </w:r>
            <w:r>
              <w:rPr>
                <w:rFonts w:hint="eastAsia" w:ascii="宋体" w:hAnsi="宋体" w:eastAsia="宋体" w:cs="Times New Roman"/>
                <w:highlight w:val="none"/>
                <w:lang w:eastAsia="zh-CN"/>
              </w:rPr>
              <w:t>；</w:t>
            </w:r>
          </w:p>
        </w:tc>
      </w:tr>
      <w:tr w14:paraId="33C1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640" w:type="dxa"/>
            <w:vMerge w:val="continue"/>
            <w:tcBorders>
              <w:left w:val="single" w:color="auto" w:sz="4" w:space="0"/>
              <w:right w:val="single" w:color="auto" w:sz="4" w:space="0"/>
            </w:tcBorders>
            <w:noWrap w:val="0"/>
            <w:vAlign w:val="center"/>
          </w:tcPr>
          <w:p w14:paraId="37B6820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D6D5CD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right w:val="single" w:color="auto" w:sz="4" w:space="0"/>
            </w:tcBorders>
            <w:noWrap w:val="0"/>
            <w:vAlign w:val="top"/>
          </w:tcPr>
          <w:p w14:paraId="7C478C6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5、脚架：实木脚架；</w:t>
            </w:r>
          </w:p>
        </w:tc>
      </w:tr>
      <w:tr w14:paraId="1C28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ABC3DF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39</w:t>
            </w:r>
          </w:p>
        </w:tc>
        <w:tc>
          <w:tcPr>
            <w:tcW w:w="2172" w:type="dxa"/>
            <w:vMerge w:val="restart"/>
            <w:tcBorders>
              <w:left w:val="single" w:color="auto" w:sz="4" w:space="0"/>
              <w:right w:val="single" w:color="auto" w:sz="4" w:space="0"/>
            </w:tcBorders>
            <w:noWrap w:val="0"/>
            <w:vAlign w:val="center"/>
          </w:tcPr>
          <w:p w14:paraId="2BA96DA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鞋柜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377DB4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2E0F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875BF0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9BEDA0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5EF2A9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5D87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2B0342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ACE043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FCA5A5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6B274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40" w:type="dxa"/>
            <w:vMerge w:val="continue"/>
            <w:tcBorders>
              <w:left w:val="single" w:color="auto" w:sz="4" w:space="0"/>
              <w:right w:val="single" w:color="auto" w:sz="4" w:space="0"/>
            </w:tcBorders>
            <w:noWrap w:val="0"/>
            <w:vAlign w:val="center"/>
          </w:tcPr>
          <w:p w14:paraId="11A4EE1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DDD0F2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6D8E8B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76C1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7D330E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8989BF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9BCF55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5、功能：配置机械锁具和门板带透气孔。</w:t>
            </w:r>
          </w:p>
        </w:tc>
      </w:tr>
      <w:tr w14:paraId="56DF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4F1482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40</w:t>
            </w:r>
          </w:p>
        </w:tc>
        <w:tc>
          <w:tcPr>
            <w:tcW w:w="2172" w:type="dxa"/>
            <w:vMerge w:val="restart"/>
            <w:tcBorders>
              <w:left w:val="single" w:color="auto" w:sz="4" w:space="0"/>
              <w:right w:val="single" w:color="auto" w:sz="4" w:space="0"/>
            </w:tcBorders>
            <w:noWrap w:val="0"/>
            <w:vAlign w:val="center"/>
          </w:tcPr>
          <w:p w14:paraId="076873F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定制储物柜1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59DCEA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4FAB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962D4C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31677B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31FFF7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6E4C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18BAF0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349FDB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FF13F7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r>
      <w:tr w14:paraId="2577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8023AB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868B21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CC6F54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3E7B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644E64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41</w:t>
            </w:r>
          </w:p>
        </w:tc>
        <w:tc>
          <w:tcPr>
            <w:tcW w:w="2172" w:type="dxa"/>
            <w:vMerge w:val="restart"/>
            <w:tcBorders>
              <w:left w:val="single" w:color="auto" w:sz="4" w:space="0"/>
              <w:right w:val="single" w:color="auto" w:sz="4" w:space="0"/>
            </w:tcBorders>
            <w:noWrap w:val="0"/>
            <w:vAlign w:val="center"/>
          </w:tcPr>
          <w:p w14:paraId="5022B54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定制储物柜2</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248E1D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4F0F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4483AB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8F7A55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98A3A0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58FD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9A7B35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3C67E6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C125FB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r>
      <w:tr w14:paraId="5B5A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13E2EA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A457C5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ACBD57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1D56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2F02A9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42</w:t>
            </w:r>
          </w:p>
        </w:tc>
        <w:tc>
          <w:tcPr>
            <w:tcW w:w="2172" w:type="dxa"/>
            <w:vMerge w:val="restart"/>
            <w:tcBorders>
              <w:left w:val="single" w:color="auto" w:sz="4" w:space="0"/>
              <w:right w:val="single" w:color="auto" w:sz="4" w:space="0"/>
            </w:tcBorders>
            <w:noWrap w:val="0"/>
            <w:vAlign w:val="center"/>
          </w:tcPr>
          <w:p w14:paraId="646D294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定制活动屏风</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60A7764">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1、框架：喷涂钢架，金属表面抑菌粉末静电喷涂</w:t>
            </w:r>
            <w:r>
              <w:rPr>
                <w:rFonts w:hint="eastAsia" w:ascii="宋体" w:hAnsi="宋体" w:eastAsia="宋体" w:cs="Times New Roman"/>
                <w:highlight w:val="none"/>
                <w:lang w:eastAsia="zh-CN"/>
              </w:rPr>
              <w:t>；</w:t>
            </w:r>
          </w:p>
        </w:tc>
      </w:tr>
      <w:tr w14:paraId="542E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6EBF20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4B2BB8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7C957E4">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2、屏风：采用布艺饰面</w:t>
            </w:r>
            <w:r>
              <w:rPr>
                <w:rFonts w:hint="eastAsia" w:ascii="宋体" w:hAnsi="宋体" w:eastAsia="宋体" w:cs="Times New Roman"/>
                <w:highlight w:val="none"/>
                <w:lang w:eastAsia="zh-CN"/>
              </w:rPr>
              <w:t>；</w:t>
            </w:r>
          </w:p>
        </w:tc>
      </w:tr>
      <w:tr w14:paraId="36B2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6B8921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9B9933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2D3AAFA">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3、脚架：采用钢制脚架，配置活动脚轮</w:t>
            </w:r>
            <w:r>
              <w:rPr>
                <w:rFonts w:hint="eastAsia" w:ascii="宋体" w:hAnsi="宋体" w:eastAsia="宋体" w:cs="Times New Roman"/>
                <w:highlight w:val="none"/>
                <w:lang w:eastAsia="zh-CN"/>
              </w:rPr>
              <w:t>；</w:t>
            </w:r>
          </w:p>
        </w:tc>
      </w:tr>
      <w:tr w14:paraId="5A59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E82029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6EE401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FA96B17">
            <w:pPr>
              <w:widowControl/>
              <w:numPr>
                <w:ilvl w:val="0"/>
                <w:numId w:val="0"/>
              </w:numPr>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4、</w:t>
            </w:r>
            <w:r>
              <w:rPr>
                <w:rFonts w:hint="eastAsia" w:ascii="宋体" w:hAnsi="宋体" w:eastAsia="宋体" w:cs="Times New Roman"/>
                <w:highlight w:val="none"/>
              </w:rPr>
              <w:t>功能：设计可收缩</w:t>
            </w:r>
            <w:r>
              <w:rPr>
                <w:rFonts w:hint="eastAsia" w:ascii="宋体" w:hAnsi="宋体" w:eastAsia="宋体" w:cs="Times New Roman"/>
                <w:highlight w:val="none"/>
                <w:lang w:eastAsia="zh-CN"/>
              </w:rPr>
              <w:t>；</w:t>
            </w:r>
          </w:p>
        </w:tc>
      </w:tr>
      <w:tr w14:paraId="2689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C3AF1E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ED1436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C146A65">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5、</w:t>
            </w:r>
            <w:r>
              <w:rPr>
                <w:rFonts w:hint="eastAsia" w:ascii="宋体" w:hAnsi="宋体" w:eastAsia="宋体" w:cs="Times New Roman"/>
                <w:b/>
                <w:bCs/>
                <w:color w:val="FF0000"/>
                <w:highlight w:val="none"/>
              </w:rPr>
              <w:t>▲定制活动屏风的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r>
              <w:rPr>
                <w:rFonts w:hint="eastAsia" w:ascii="宋体" w:hAnsi="宋体" w:eastAsia="宋体" w:cs="Times New Roman"/>
                <w:b/>
                <w:bCs/>
                <w:color w:val="FF0000"/>
                <w:highlight w:val="none"/>
                <w:lang w:val="en-US" w:eastAsia="zh-CN"/>
              </w:rPr>
              <w:t>依据</w:t>
            </w:r>
            <w:bookmarkStart w:id="131" w:name="OLE_LINK65"/>
            <w:bookmarkStart w:id="132" w:name="OLE_LINK66"/>
            <w:r>
              <w:rPr>
                <w:rFonts w:hint="eastAsia" w:ascii="宋体" w:hAnsi="宋体" w:eastAsia="宋体" w:cs="Times New Roman"/>
                <w:b/>
                <w:bCs/>
                <w:color w:val="FF0000"/>
                <w:highlight w:val="none"/>
              </w:rPr>
              <w:t>GB/T</w:t>
            </w:r>
            <w:bookmarkEnd w:id="131"/>
            <w:r>
              <w:rPr>
                <w:rFonts w:hint="eastAsia" w:ascii="宋体" w:hAnsi="宋体" w:eastAsia="宋体" w:cs="Times New Roman"/>
                <w:b/>
                <w:bCs/>
                <w:color w:val="FF0000"/>
                <w:highlight w:val="none"/>
              </w:rPr>
              <w:t xml:space="preserve"> 10125</w:t>
            </w:r>
            <w:bookmarkEnd w:id="132"/>
            <w:r>
              <w:rPr>
                <w:rFonts w:hint="eastAsia" w:ascii="宋体" w:hAnsi="宋体" w:eastAsia="宋体" w:cs="Times New Roman"/>
                <w:b/>
                <w:bCs/>
                <w:color w:val="FF0000"/>
                <w:highlight w:val="none"/>
              </w:rPr>
              <w:t xml:space="preserve">《人造气氛腐蚀试验 盐雾试验》、 </w:t>
            </w:r>
            <w:bookmarkStart w:id="133" w:name="OLE_LINK67"/>
            <w:r>
              <w:rPr>
                <w:rFonts w:hint="eastAsia" w:ascii="宋体" w:hAnsi="宋体" w:eastAsia="宋体" w:cs="Times New Roman"/>
                <w:b/>
                <w:bCs/>
                <w:color w:val="FF0000"/>
                <w:highlight w:val="none"/>
              </w:rPr>
              <w:t>GB/T 6461</w:t>
            </w:r>
            <w:bookmarkEnd w:id="133"/>
            <w:r>
              <w:rPr>
                <w:rFonts w:hint="eastAsia" w:ascii="宋体" w:hAnsi="宋体" w:eastAsia="宋体" w:cs="Times New Roman"/>
                <w:b/>
                <w:bCs/>
                <w:color w:val="FF0000"/>
                <w:highlight w:val="none"/>
              </w:rPr>
              <w:t>《金属基体上金属和其他无机覆盖层 经腐蚀试验后的试样和试件的评级》、</w:t>
            </w:r>
            <w:bookmarkStart w:id="134" w:name="OLE_LINK68"/>
            <w:r>
              <w:rPr>
                <w:rFonts w:hint="eastAsia" w:ascii="宋体" w:hAnsi="宋体" w:eastAsia="宋体" w:cs="Times New Roman"/>
                <w:b/>
                <w:bCs/>
                <w:color w:val="FF0000"/>
                <w:highlight w:val="none"/>
              </w:rPr>
              <w:t>GB/T 35607</w:t>
            </w:r>
            <w:bookmarkEnd w:id="134"/>
            <w:r>
              <w:rPr>
                <w:rFonts w:hint="eastAsia" w:ascii="宋体" w:hAnsi="宋体" w:eastAsia="宋体" w:cs="Times New Roman"/>
                <w:b/>
                <w:bCs/>
                <w:color w:val="FF0000"/>
                <w:highlight w:val="none"/>
              </w:rPr>
              <w:t>《绿色产品评价 家具》、</w:t>
            </w:r>
            <w:bookmarkStart w:id="135" w:name="OLE_LINK69"/>
            <w:r>
              <w:rPr>
                <w:rFonts w:hint="eastAsia" w:ascii="宋体" w:hAnsi="宋体" w:eastAsia="宋体" w:cs="Times New Roman"/>
                <w:b/>
                <w:bCs/>
                <w:color w:val="FF0000"/>
                <w:highlight w:val="none"/>
              </w:rPr>
              <w:t>GB/T 3325</w:t>
            </w:r>
            <w:bookmarkEnd w:id="135"/>
            <w:r>
              <w:rPr>
                <w:rFonts w:hint="eastAsia" w:ascii="宋体" w:hAnsi="宋体" w:eastAsia="宋体" w:cs="Times New Roman"/>
                <w:b/>
                <w:bCs/>
                <w:color w:val="FF0000"/>
                <w:highlight w:val="none"/>
              </w:rPr>
              <w:t>《金属家具通用技术条件》、</w:t>
            </w:r>
            <w:bookmarkStart w:id="136" w:name="OLE_LINK70"/>
            <w:r>
              <w:rPr>
                <w:rFonts w:hint="eastAsia" w:ascii="宋体" w:hAnsi="宋体" w:eastAsia="宋体" w:cs="Times New Roman"/>
                <w:b/>
                <w:bCs/>
                <w:color w:val="FF0000"/>
                <w:highlight w:val="none"/>
              </w:rPr>
              <w:t>GB/T 5270</w:t>
            </w:r>
            <w:bookmarkEnd w:id="136"/>
            <w:r>
              <w:rPr>
                <w:rFonts w:hint="eastAsia" w:ascii="宋体" w:hAnsi="宋体" w:eastAsia="宋体" w:cs="Times New Roman"/>
                <w:b/>
                <w:bCs/>
                <w:color w:val="FF0000"/>
                <w:highlight w:val="none"/>
              </w:rPr>
              <w:t>《金属基体上的金属覆盖层 电沉积和化学沉积层 附着强度试验方法评述》、</w:t>
            </w:r>
            <w:bookmarkStart w:id="137" w:name="OLE_LINK71"/>
            <w:r>
              <w:rPr>
                <w:rFonts w:hint="eastAsia" w:ascii="宋体" w:hAnsi="宋体" w:eastAsia="宋体" w:cs="Times New Roman"/>
                <w:b/>
                <w:bCs/>
                <w:color w:val="FF0000"/>
                <w:highlight w:val="none"/>
              </w:rPr>
              <w:t>GB/T 6394</w:t>
            </w:r>
            <w:bookmarkEnd w:id="137"/>
            <w:r>
              <w:rPr>
                <w:rFonts w:hint="eastAsia" w:ascii="宋体" w:hAnsi="宋体" w:eastAsia="宋体" w:cs="Times New Roman"/>
                <w:b/>
                <w:bCs/>
                <w:color w:val="FF0000"/>
                <w:highlight w:val="none"/>
              </w:rPr>
              <w:t>《金属平均晶粒度测定方法》、</w:t>
            </w:r>
            <w:bookmarkStart w:id="138" w:name="OLE_LINK72"/>
            <w:r>
              <w:rPr>
                <w:rFonts w:hint="eastAsia" w:ascii="宋体" w:hAnsi="宋体" w:eastAsia="宋体" w:cs="Times New Roman"/>
                <w:b/>
                <w:bCs/>
                <w:color w:val="FF0000"/>
                <w:highlight w:val="none"/>
              </w:rPr>
              <w:t>GB/T 4340.1</w:t>
            </w:r>
            <w:bookmarkEnd w:id="138"/>
            <w:r>
              <w:rPr>
                <w:rFonts w:hint="eastAsia" w:ascii="宋体" w:hAnsi="宋体" w:eastAsia="宋体" w:cs="Times New Roman"/>
                <w:b/>
                <w:bCs/>
                <w:color w:val="FF0000"/>
                <w:highlight w:val="none"/>
              </w:rPr>
              <w:t>《金属材料 维氏硬度试验 第1部分: 试验方法》；</w:t>
            </w:r>
          </w:p>
          <w:p w14:paraId="0B4B2E0E">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（1）铜加速乙酸盐雾试验</w:t>
            </w:r>
            <w:r>
              <w:rPr>
                <w:rFonts w:hint="eastAsia" w:ascii="宋体" w:hAnsi="宋体" w:eastAsia="宋体" w:cs="Times New Roman"/>
                <w:b/>
                <w:bCs/>
                <w:color w:val="FF0000"/>
                <w:highlight w:val="none"/>
                <w:lang w:val="en-US" w:eastAsia="zh-CN"/>
              </w:rPr>
              <w:t>不少于180</w:t>
            </w:r>
            <w:r>
              <w:rPr>
                <w:rFonts w:hint="eastAsia" w:ascii="宋体" w:hAnsi="宋体" w:eastAsia="宋体" w:cs="Times New Roman"/>
                <w:b/>
                <w:bCs/>
                <w:color w:val="FF0000"/>
                <w:highlight w:val="none"/>
              </w:rPr>
              <w:t>h，保护评级和外观评级达到10级；</w:t>
            </w:r>
          </w:p>
          <w:p w14:paraId="43FCD99D">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（2）可迁移元素：铅、铬、镉、汞、硒、砷、钡、锑含量未检出 ；</w:t>
            </w:r>
          </w:p>
          <w:p w14:paraId="08AA6DDC">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 金属喷漆（塑）涂层：硬度≧4H，冲击强度：冲击高度400mm，应无剥落 裂纹、皱纹；耐盐浴：划道两侧3mm外，应无鼓泡、锈蚀、剥落和起皱等现象。附着力：附着力达到0级。金属件外观符合要求；</w:t>
            </w:r>
          </w:p>
          <w:p w14:paraId="68504BAF">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（4）附着强度试验：覆盖层未从基体金属上剥落；</w:t>
            </w:r>
          </w:p>
          <w:p w14:paraId="66D38342">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（5）维氏硬度≥90HV1；</w:t>
            </w:r>
          </w:p>
          <w:p w14:paraId="04B25D68">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（6）平均晶粒度≥7级；</w:t>
            </w:r>
          </w:p>
          <w:p w14:paraId="1A5A864A">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56C1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5B6BC84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43</w:t>
            </w:r>
          </w:p>
        </w:tc>
        <w:tc>
          <w:tcPr>
            <w:tcW w:w="2172" w:type="dxa"/>
            <w:vMerge w:val="restart"/>
            <w:tcBorders>
              <w:left w:val="single" w:color="auto" w:sz="4" w:space="0"/>
              <w:right w:val="single" w:color="auto" w:sz="4" w:space="0"/>
            </w:tcBorders>
            <w:noWrap w:val="0"/>
            <w:vAlign w:val="center"/>
          </w:tcPr>
          <w:p w14:paraId="6F33CD6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清洗池</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CA2C1B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w:t>
            </w:r>
            <w:r>
              <w:rPr>
                <w:rFonts w:hint="eastAsia" w:ascii="宋体" w:hAnsi="宋体" w:eastAsia="宋体" w:cs="Times New Roman"/>
                <w:highlight w:val="none"/>
                <w:lang w:val="en-US" w:eastAsia="zh-CN"/>
              </w:rPr>
              <w:t>不低于</w:t>
            </w:r>
            <w:r>
              <w:rPr>
                <w:rFonts w:hint="eastAsia" w:ascii="宋体" w:hAnsi="宋体" w:eastAsia="宋体" w:cs="Times New Roman"/>
                <w:highlight w:val="none"/>
              </w:rPr>
              <w:t xml:space="preserve">1.0mm；                                                                   </w:t>
            </w:r>
          </w:p>
        </w:tc>
      </w:tr>
      <w:tr w14:paraId="4737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AB5EEA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08EB8A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6E4D61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2、水槽：采用304不锈钢一体铸造成型水槽，配备不锈钢水龙头；</w:t>
            </w:r>
          </w:p>
        </w:tc>
      </w:tr>
      <w:tr w14:paraId="1319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640" w:type="dxa"/>
            <w:vMerge w:val="continue"/>
            <w:tcBorders>
              <w:left w:val="single" w:color="auto" w:sz="4" w:space="0"/>
              <w:right w:val="single" w:color="auto" w:sz="4" w:space="0"/>
            </w:tcBorders>
            <w:noWrap w:val="0"/>
            <w:vAlign w:val="center"/>
          </w:tcPr>
          <w:p w14:paraId="08A987C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E7ED37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F09052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3、焊接光滑无毛刺，表面抛光处理，抗腐蚀易清洗。</w:t>
            </w:r>
          </w:p>
        </w:tc>
      </w:tr>
      <w:tr w14:paraId="206C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F0C142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44</w:t>
            </w:r>
          </w:p>
        </w:tc>
        <w:tc>
          <w:tcPr>
            <w:tcW w:w="2172" w:type="dxa"/>
            <w:vMerge w:val="restart"/>
            <w:tcBorders>
              <w:left w:val="single" w:color="auto" w:sz="4" w:space="0"/>
              <w:right w:val="single" w:color="auto" w:sz="4" w:space="0"/>
            </w:tcBorders>
            <w:noWrap w:val="0"/>
            <w:vAlign w:val="center"/>
          </w:tcPr>
          <w:p w14:paraId="11F3993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手术衣柜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4149B0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5CCD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85634A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0445D0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E142AB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5523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E56FBB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75EB9C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287247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0CFB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157231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6494A8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63F102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5695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640" w:type="dxa"/>
            <w:vMerge w:val="continue"/>
            <w:tcBorders>
              <w:left w:val="single" w:color="auto" w:sz="4" w:space="0"/>
              <w:right w:val="single" w:color="auto" w:sz="4" w:space="0"/>
            </w:tcBorders>
            <w:noWrap w:val="0"/>
            <w:vAlign w:val="center"/>
          </w:tcPr>
          <w:p w14:paraId="0EB4663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92F05F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11B2D7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5、配置机械锁具，带标签卡槽，内置挂衣杆。</w:t>
            </w:r>
          </w:p>
        </w:tc>
      </w:tr>
      <w:tr w14:paraId="1AB0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324C70F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45</w:t>
            </w:r>
          </w:p>
        </w:tc>
        <w:tc>
          <w:tcPr>
            <w:tcW w:w="2172" w:type="dxa"/>
            <w:vMerge w:val="restart"/>
            <w:tcBorders>
              <w:left w:val="single" w:color="auto" w:sz="4" w:space="0"/>
              <w:right w:val="single" w:color="auto" w:sz="4" w:space="0"/>
            </w:tcBorders>
            <w:noWrap w:val="0"/>
            <w:vAlign w:val="center"/>
          </w:tcPr>
          <w:p w14:paraId="56A9C5D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医用不锈钢器械柜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6527E2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1、材质：采用304不锈钢经压折、焊接、抛光打磨而成，没有外露点；板材厚度不低于1.0mm；</w:t>
            </w:r>
          </w:p>
        </w:tc>
      </w:tr>
      <w:tr w14:paraId="353A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EBA311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409FD8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BBE247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2、焊接光滑无毛刺，表面抛光处理。</w:t>
            </w:r>
          </w:p>
        </w:tc>
      </w:tr>
      <w:tr w14:paraId="3BAA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787E98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46</w:t>
            </w:r>
          </w:p>
        </w:tc>
        <w:tc>
          <w:tcPr>
            <w:tcW w:w="2172" w:type="dxa"/>
            <w:vMerge w:val="restart"/>
            <w:tcBorders>
              <w:left w:val="single" w:color="auto" w:sz="4" w:space="0"/>
              <w:right w:val="single" w:color="auto" w:sz="4" w:space="0"/>
            </w:tcBorders>
            <w:noWrap w:val="0"/>
            <w:vAlign w:val="center"/>
          </w:tcPr>
          <w:p w14:paraId="585E2A2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操作台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7288C8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 全钢结构</w:t>
            </w:r>
            <w:r>
              <w:rPr>
                <w:rFonts w:hint="eastAsia" w:ascii="宋体" w:hAnsi="宋体" w:eastAsia="宋体" w:cs="Times New Roman"/>
                <w:highlight w:val="none"/>
                <w:lang w:eastAsia="zh-CN"/>
              </w:rPr>
              <w:t>；</w:t>
            </w:r>
          </w:p>
        </w:tc>
      </w:tr>
      <w:tr w14:paraId="5256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CBDE9A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6A4F9F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8D63C9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 台面：采用不低于12.7mm厚实芯（双面）理化板台面，台面边缘用同质材料板双层加厚不低于25.4mm。</w:t>
            </w:r>
          </w:p>
        </w:tc>
      </w:tr>
      <w:tr w14:paraId="1855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84235B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64E31C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A1AB7F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3、柜体：采用医用镀锌钢板，采用二氧化碳保护焊焊接，边缘打磨处理，表面经酸洗、磷化及环氧树脂户外粉静电喷涂，</w:t>
            </w:r>
          </w:p>
        </w:tc>
      </w:tr>
      <w:tr w14:paraId="03F9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C51428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A014B8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5224D0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4、含一套86插座</w:t>
            </w:r>
          </w:p>
        </w:tc>
      </w:tr>
      <w:tr w14:paraId="727C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BDC18B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47</w:t>
            </w:r>
          </w:p>
        </w:tc>
        <w:tc>
          <w:tcPr>
            <w:tcW w:w="2172" w:type="dxa"/>
            <w:vMerge w:val="restart"/>
            <w:tcBorders>
              <w:left w:val="single" w:color="auto" w:sz="4" w:space="0"/>
              <w:right w:val="single" w:color="auto" w:sz="4" w:space="0"/>
            </w:tcBorders>
            <w:noWrap w:val="0"/>
            <w:vAlign w:val="center"/>
          </w:tcPr>
          <w:p w14:paraId="04E6A8C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药品柜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08126C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1、材质要求：</w:t>
            </w:r>
          </w:p>
          <w:p w14:paraId="30F43C3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（1）柜体：采用厚度不低于1.0mm一级电解钢板；</w:t>
            </w:r>
          </w:p>
          <w:p w14:paraId="1D8988A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w:t>
            </w:r>
            <w:r>
              <w:rPr>
                <w:rFonts w:hint="eastAsia" w:ascii="宋体" w:hAnsi="宋体" w:eastAsia="宋体" w:cs="Times New Roman"/>
                <w:highlight w:val="none"/>
                <w:lang w:val="en-US" w:eastAsia="zh-CN"/>
              </w:rPr>
              <w:t>2</w:t>
            </w:r>
            <w:r>
              <w:rPr>
                <w:rFonts w:hint="eastAsia" w:ascii="宋体" w:hAnsi="宋体" w:eastAsia="宋体" w:cs="Times New Roman"/>
                <w:highlight w:val="none"/>
              </w:rPr>
              <w:t>）表面处理：表面采用抗菌粉末喷涂。</w:t>
            </w:r>
          </w:p>
          <w:p w14:paraId="723DC44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（4）屏幕≥20英寸；</w:t>
            </w:r>
          </w:p>
          <w:p w14:paraId="028117F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（5）柜门与抽屉采用大于50Kg磁力锁控制，可灵活进行物品品规存放；</w:t>
            </w:r>
          </w:p>
        </w:tc>
      </w:tr>
      <w:tr w14:paraId="13ED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5E8C42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E15E89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10E8E8B">
            <w:pPr>
              <w:widowControl w:val="0"/>
              <w:numPr>
                <w:ilvl w:val="0"/>
                <w:numId w:val="0"/>
              </w:numPr>
              <w:jc w:val="both"/>
              <w:textAlignment w:val="auto"/>
              <w:rPr>
                <w:rFonts w:hint="eastAsia" w:ascii="宋体" w:hAnsi="宋体" w:eastAsia="宋体" w:cs="Times New Roman"/>
                <w:highlight w:val="none"/>
              </w:rPr>
            </w:pPr>
            <w:r>
              <w:rPr>
                <w:rFonts w:hint="eastAsia" w:ascii="宋体" w:hAnsi="宋体" w:eastAsia="宋体" w:cs="Times New Roman"/>
                <w:highlight w:val="none"/>
              </w:rPr>
              <w:t>2、功能要求：</w:t>
            </w:r>
          </w:p>
          <w:p w14:paraId="55468AAF">
            <w:pPr>
              <w:widowControl w:val="0"/>
              <w:numPr>
                <w:ilvl w:val="0"/>
                <w:numId w:val="0"/>
              </w:numPr>
              <w:jc w:val="both"/>
              <w:textAlignment w:val="auto"/>
              <w:rPr>
                <w:rFonts w:hint="eastAsia" w:ascii="宋体" w:hAnsi="宋体" w:eastAsia="宋体" w:cs="Times New Roman"/>
                <w:highlight w:val="none"/>
              </w:rPr>
            </w:pPr>
            <w:r>
              <w:rPr>
                <w:rFonts w:hint="eastAsia" w:ascii="宋体" w:hAnsi="宋体" w:eastAsia="宋体" w:cs="Times New Roman"/>
                <w:highlight w:val="none"/>
              </w:rPr>
              <w:t>（</w:t>
            </w:r>
            <w:r>
              <w:rPr>
                <w:rFonts w:hint="eastAsia" w:ascii="宋体" w:hAnsi="宋体" w:eastAsia="宋体" w:cs="Times New Roman"/>
                <w:highlight w:val="none"/>
                <w:lang w:val="en-US" w:eastAsia="zh-CN"/>
              </w:rPr>
              <w:t>1</w:t>
            </w:r>
            <w:r>
              <w:rPr>
                <w:rFonts w:hint="eastAsia" w:ascii="宋体" w:hAnsi="宋体" w:eastAsia="宋体" w:cs="Times New Roman"/>
                <w:highlight w:val="none"/>
              </w:rPr>
              <w:t>）柜内温湿度实时监测；</w:t>
            </w:r>
          </w:p>
          <w:p w14:paraId="15E51998">
            <w:pPr>
              <w:widowControl w:val="0"/>
              <w:numPr>
                <w:ilvl w:val="0"/>
                <w:numId w:val="0"/>
              </w:numPr>
              <w:ind w:left="0" w:leftChars="0" w:firstLine="0" w:firstLineChars="0"/>
              <w:jc w:val="both"/>
              <w:textAlignment w:val="auto"/>
              <w:rPr>
                <w:rFonts w:hint="eastAsia" w:ascii="宋体" w:hAnsi="宋体" w:eastAsia="宋体" w:cs="Times New Roman"/>
                <w:highlight w:val="none"/>
              </w:rPr>
            </w:pPr>
            <w:r>
              <w:rPr>
                <w:rFonts w:hint="eastAsia" w:ascii="宋体" w:hAnsi="宋体" w:eastAsia="宋体" w:cs="Times New Roman"/>
                <w:highlight w:val="none"/>
              </w:rPr>
              <w:t>（</w:t>
            </w:r>
            <w:r>
              <w:rPr>
                <w:rFonts w:hint="eastAsia" w:ascii="宋体" w:hAnsi="宋体" w:eastAsia="宋体" w:cs="Times New Roman"/>
                <w:highlight w:val="none"/>
                <w:lang w:val="en-US" w:eastAsia="zh-CN"/>
              </w:rPr>
              <w:t>2</w:t>
            </w:r>
            <w:r>
              <w:rPr>
                <w:rFonts w:hint="eastAsia" w:ascii="宋体" w:hAnsi="宋体" w:eastAsia="宋体" w:cs="Times New Roman"/>
                <w:highlight w:val="none"/>
              </w:rPr>
              <w:t>）可支持个人历史操作信息查询，可通过客户端进行存取、权限与个人信息等操作；</w:t>
            </w:r>
          </w:p>
        </w:tc>
      </w:tr>
      <w:tr w14:paraId="44DF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F238D2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EC02DF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2FA87F3">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3、▲电解钢板的技术要求：依据</w:t>
            </w:r>
            <w:bookmarkStart w:id="139" w:name="OLE_LINK31"/>
            <w:r>
              <w:rPr>
                <w:rFonts w:hint="eastAsia" w:ascii="宋体" w:hAnsi="宋体" w:eastAsia="宋体" w:cs="Times New Roman"/>
                <w:b/>
                <w:bCs/>
                <w:color w:val="FF0000"/>
                <w:highlight w:val="none"/>
                <w:lang w:val="en-US" w:eastAsia="zh-CN"/>
              </w:rPr>
              <w:t>GB/T 3325-2024</w:t>
            </w:r>
            <w:bookmarkEnd w:id="139"/>
            <w:r>
              <w:rPr>
                <w:rFonts w:hint="eastAsia" w:ascii="宋体" w:hAnsi="宋体" w:eastAsia="宋体" w:cs="Times New Roman"/>
                <w:b/>
                <w:bCs/>
                <w:color w:val="FF0000"/>
                <w:highlight w:val="none"/>
                <w:lang w:val="en-US" w:eastAsia="zh-CN"/>
              </w:rPr>
              <w:t>《金属家具通用技术条件》、</w:t>
            </w:r>
            <w:bookmarkStart w:id="140" w:name="OLE_LINK36"/>
            <w:r>
              <w:rPr>
                <w:rFonts w:hint="eastAsia" w:ascii="宋体" w:hAnsi="宋体" w:eastAsia="宋体" w:cs="Times New Roman"/>
                <w:b/>
                <w:bCs/>
                <w:color w:val="FF0000"/>
                <w:highlight w:val="none"/>
                <w:lang w:val="en-US" w:eastAsia="zh-CN"/>
              </w:rPr>
              <w:t>GB/T 4336-2016</w:t>
            </w:r>
            <w:bookmarkEnd w:id="140"/>
            <w:r>
              <w:rPr>
                <w:rFonts w:hint="eastAsia" w:ascii="宋体" w:hAnsi="宋体" w:eastAsia="宋体" w:cs="Times New Roman"/>
                <w:b/>
                <w:bCs/>
                <w:color w:val="FF0000"/>
                <w:highlight w:val="none"/>
                <w:lang w:val="en-US" w:eastAsia="zh-CN"/>
              </w:rPr>
              <w:t>《碳素钢和中低合金钢 多元素含量的测定 火花放电原子发射光谱法（常规法）》、</w:t>
            </w:r>
            <w:bookmarkStart w:id="141" w:name="OLE_LINK37"/>
            <w:r>
              <w:rPr>
                <w:rFonts w:hint="eastAsia" w:ascii="宋体" w:hAnsi="宋体" w:eastAsia="宋体" w:cs="Times New Roman"/>
                <w:b/>
                <w:bCs/>
                <w:color w:val="FF0000"/>
                <w:highlight w:val="none"/>
                <w:lang w:val="en-US" w:eastAsia="zh-CN"/>
              </w:rPr>
              <w:t>GB/T 228.1-2021</w:t>
            </w:r>
            <w:bookmarkEnd w:id="141"/>
            <w:r>
              <w:rPr>
                <w:rFonts w:hint="eastAsia" w:ascii="宋体" w:hAnsi="宋体" w:eastAsia="宋体" w:cs="Times New Roman"/>
                <w:b/>
                <w:bCs/>
                <w:color w:val="FF0000"/>
                <w:highlight w:val="none"/>
                <w:lang w:val="en-US" w:eastAsia="zh-CN"/>
              </w:rPr>
              <w:t>《金属材料 拉伸试验 第1部分:室温试验方法》、</w:t>
            </w:r>
            <w:bookmarkStart w:id="142" w:name="OLE_LINK40"/>
            <w:r>
              <w:rPr>
                <w:rFonts w:hint="eastAsia" w:ascii="宋体" w:hAnsi="宋体" w:eastAsia="宋体" w:cs="Times New Roman"/>
                <w:b/>
                <w:bCs/>
                <w:color w:val="FF0000"/>
                <w:highlight w:val="none"/>
                <w:lang w:val="en-US" w:eastAsia="zh-CN"/>
              </w:rPr>
              <w:t>GB/T 10125-2021</w:t>
            </w:r>
            <w:bookmarkEnd w:id="142"/>
            <w:r>
              <w:rPr>
                <w:rFonts w:hint="eastAsia" w:ascii="宋体" w:hAnsi="宋体" w:eastAsia="宋体" w:cs="Times New Roman"/>
                <w:b/>
                <w:bCs/>
                <w:color w:val="FF0000"/>
                <w:highlight w:val="none"/>
                <w:lang w:val="en-US" w:eastAsia="zh-CN"/>
              </w:rPr>
              <w:t>《人造气氛腐蚀试验 盐雾试验》、</w:t>
            </w:r>
            <w:bookmarkStart w:id="143" w:name="OLE_LINK73"/>
            <w:r>
              <w:rPr>
                <w:rFonts w:hint="eastAsia" w:ascii="宋体" w:hAnsi="宋体" w:eastAsia="宋体" w:cs="Times New Roman"/>
                <w:b/>
                <w:bCs/>
                <w:color w:val="FF0000"/>
                <w:highlight w:val="none"/>
                <w:lang w:val="en-US" w:eastAsia="zh-CN"/>
              </w:rPr>
              <w:t>QB/T 4371-2012</w:t>
            </w:r>
            <w:bookmarkEnd w:id="143"/>
            <w:r>
              <w:rPr>
                <w:rFonts w:hint="eastAsia" w:ascii="宋体" w:hAnsi="宋体" w:eastAsia="宋体" w:cs="Times New Roman"/>
                <w:b/>
                <w:bCs/>
                <w:color w:val="FF0000"/>
                <w:highlight w:val="none"/>
                <w:lang w:val="en-US" w:eastAsia="zh-CN"/>
              </w:rPr>
              <w:t>《家具抗菌性能的评价》、</w:t>
            </w:r>
            <w:bookmarkStart w:id="144" w:name="OLE_LINK74"/>
            <w:r>
              <w:rPr>
                <w:rFonts w:hint="eastAsia" w:ascii="宋体" w:hAnsi="宋体" w:eastAsia="宋体" w:cs="Times New Roman"/>
                <w:b/>
                <w:bCs/>
                <w:color w:val="FF0000"/>
                <w:highlight w:val="none"/>
                <w:lang w:val="en-US" w:eastAsia="zh-CN"/>
              </w:rPr>
              <w:t>GB/T 5270-2024</w:t>
            </w:r>
            <w:bookmarkEnd w:id="144"/>
            <w:r>
              <w:rPr>
                <w:rFonts w:hint="eastAsia" w:ascii="宋体" w:hAnsi="宋体" w:eastAsia="宋体" w:cs="Times New Roman"/>
                <w:b/>
                <w:bCs/>
                <w:color w:val="FF0000"/>
                <w:highlight w:val="none"/>
                <w:lang w:val="en-US" w:eastAsia="zh-CN"/>
              </w:rPr>
              <w:t>《金属基体上的金属覆盖层 电沉积和化学沉积层 附着强度试验方法评述》；</w:t>
            </w:r>
          </w:p>
          <w:p w14:paraId="64E201B4">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（1）外观性要求：金属件喷涂层（涂层无漏喷、锈蚀和脱色、掉色现象；涂层光滑均匀，色泽一致，无流挂、疙瘩、皱皮、飞漆等缺陷）检测合格；</w:t>
            </w:r>
          </w:p>
          <w:p w14:paraId="6075DFF5">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（3）元素分析（质量分数）/%，C≤0.05%，Mn≤0.15%，P≤0.02%，S≤0.01%，Al≤0.06%</w:t>
            </w:r>
          </w:p>
          <w:p w14:paraId="4A7F0B5F">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（4）抗拉强度Rm≥400MPa；</w:t>
            </w:r>
          </w:p>
          <w:p w14:paraId="63BD1778">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（5）断后延长率A80mm≥50%；</w:t>
            </w:r>
          </w:p>
          <w:p w14:paraId="15FD22AC">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（6）规定塑性延伸强度Rp0.2≥180MPa</w:t>
            </w:r>
          </w:p>
          <w:p w14:paraId="6E230BF0">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（7）铜加速乙酸盐雾试验（CASS）：根据相关规范标准连续喷雾（18）h，外观评级≥10 级，保护评级≥10 级；</w:t>
            </w:r>
          </w:p>
          <w:p w14:paraId="32E64F77">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（8）抗菌性能：金黄色葡萄球菌、肺炎克雷伯氏菌抑菌率均≥99%</w:t>
            </w:r>
          </w:p>
          <w:p w14:paraId="22AD2BD0">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（9）附着强度试验：覆盖层未从基体金属上剥落；</w:t>
            </w:r>
          </w:p>
          <w:p w14:paraId="1B9ABC5F">
            <w:pPr>
              <w:widowControl w:val="0"/>
              <w:numPr>
                <w:ilvl w:val="0"/>
                <w:numId w:val="0"/>
              </w:numPr>
              <w:ind w:left="0" w:leftChars="0" w:firstLine="0" w:firstLineChars="0"/>
              <w:jc w:val="both"/>
              <w:textAlignment w:val="auto"/>
              <w:rPr>
                <w:rFonts w:hint="eastAsia" w:ascii="宋体" w:hAnsi="宋体" w:eastAsia="宋体" w:cs="Times New Roman"/>
                <w:highlight w:val="none"/>
                <w:lang w:val="en-US"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35A4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C13237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48</w:t>
            </w:r>
          </w:p>
        </w:tc>
        <w:tc>
          <w:tcPr>
            <w:tcW w:w="2172" w:type="dxa"/>
            <w:vMerge w:val="restart"/>
            <w:tcBorders>
              <w:left w:val="single" w:color="auto" w:sz="4" w:space="0"/>
              <w:right w:val="single" w:color="auto" w:sz="4" w:space="0"/>
            </w:tcBorders>
            <w:noWrap w:val="0"/>
            <w:vAlign w:val="center"/>
          </w:tcPr>
          <w:p w14:paraId="26B31C7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操作柜台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D38EF3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1637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2E8BD1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656AE5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FA824F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459A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AAC7E3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66D08B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C8C4F9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464D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944918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09D6BA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B2D992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2DBB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A25CC4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65641F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96B5B5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r>
      <w:tr w14:paraId="1E91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3CF2F72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2666A0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40020F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6、功能配置：上部为医用玻璃对开门吊柜，配置活动层板；中部为置物架，台下带抽屉和掩门柜，配置医用不锈钢铰链及医用静音缓冲三节导轨，门板带卡槽及标签卡。</w:t>
            </w:r>
          </w:p>
        </w:tc>
      </w:tr>
      <w:tr w14:paraId="7413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E93260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B1FAF4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D54D7A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r>
      <w:tr w14:paraId="6802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821552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B58722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2D20F2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r>
      <w:tr w14:paraId="013F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315870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49</w:t>
            </w:r>
          </w:p>
        </w:tc>
        <w:tc>
          <w:tcPr>
            <w:tcW w:w="2172" w:type="dxa"/>
            <w:vMerge w:val="restart"/>
            <w:tcBorders>
              <w:left w:val="single" w:color="auto" w:sz="4" w:space="0"/>
              <w:right w:val="single" w:color="auto" w:sz="4" w:space="0"/>
            </w:tcBorders>
            <w:noWrap w:val="0"/>
            <w:vAlign w:val="center"/>
          </w:tcPr>
          <w:p w14:paraId="7E613E7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口腔科靠背凳</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084ED37B">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1、椅背:塑胶背框</w:t>
            </w:r>
            <w:r>
              <w:rPr>
                <w:rFonts w:hint="eastAsia" w:ascii="宋体" w:hAnsi="宋体" w:eastAsia="宋体" w:cs="Times New Roman"/>
                <w:highlight w:val="none"/>
                <w:lang w:eastAsia="zh-CN"/>
              </w:rPr>
              <w:t>；</w:t>
            </w:r>
          </w:p>
        </w:tc>
      </w:tr>
      <w:tr w14:paraId="1DD8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0FCCDC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D13A46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D0FCE1A">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2、座垫:塑胶座壳，内嵌高密度定型泡棉，蒙超纤皮</w:t>
            </w:r>
            <w:r>
              <w:rPr>
                <w:rFonts w:hint="eastAsia" w:ascii="宋体" w:hAnsi="宋体" w:eastAsia="宋体" w:cs="Times New Roman"/>
                <w:highlight w:val="none"/>
                <w:lang w:eastAsia="zh-CN"/>
              </w:rPr>
              <w:t>；</w:t>
            </w:r>
          </w:p>
        </w:tc>
      </w:tr>
      <w:tr w14:paraId="69FA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86B240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1ED5BE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A7B2CDD">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3、底盘:多功能底盘后仰功能</w:t>
            </w:r>
            <w:r>
              <w:rPr>
                <w:rFonts w:hint="eastAsia" w:ascii="宋体" w:hAnsi="宋体" w:eastAsia="宋体" w:cs="Times New Roman"/>
                <w:highlight w:val="none"/>
                <w:lang w:eastAsia="zh-CN"/>
              </w:rPr>
              <w:t>；</w:t>
            </w:r>
          </w:p>
        </w:tc>
      </w:tr>
      <w:tr w14:paraId="054B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72DED3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015F99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7AE486D">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4、椅脚:尼龙五星脚</w:t>
            </w:r>
            <w:r>
              <w:rPr>
                <w:rFonts w:hint="eastAsia" w:ascii="宋体" w:hAnsi="宋体" w:eastAsia="宋体" w:cs="Times New Roman"/>
                <w:highlight w:val="none"/>
                <w:lang w:eastAsia="zh-CN"/>
              </w:rPr>
              <w:t>；</w:t>
            </w:r>
          </w:p>
        </w:tc>
      </w:tr>
      <w:tr w14:paraId="7D4C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5F5570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9F6020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C797BD9">
            <w:pPr>
              <w:widowControl/>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5、</w:t>
            </w:r>
            <w:r>
              <w:rPr>
                <w:rFonts w:hint="eastAsia" w:ascii="宋体" w:hAnsi="宋体" w:eastAsia="宋体" w:cs="Times New Roman"/>
                <w:highlight w:val="none"/>
              </w:rPr>
              <w:t>椅轮:PU活动轮</w:t>
            </w:r>
            <w:r>
              <w:rPr>
                <w:rFonts w:hint="eastAsia" w:ascii="宋体" w:hAnsi="宋体" w:eastAsia="宋体" w:cs="Times New Roman"/>
                <w:highlight w:val="none"/>
                <w:lang w:eastAsia="zh-CN"/>
              </w:rPr>
              <w:t>。</w:t>
            </w:r>
          </w:p>
        </w:tc>
      </w:tr>
      <w:tr w14:paraId="48A7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2035D0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429806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8407819">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lang w:eastAsia="zh-CN"/>
              </w:rPr>
              <w:t>▲超纤皮的技术要求：依据</w:t>
            </w:r>
            <w:bookmarkStart w:id="145" w:name="OLE_LINK83"/>
            <w:r>
              <w:rPr>
                <w:rFonts w:hint="eastAsia" w:ascii="宋体" w:hAnsi="宋体" w:eastAsia="宋体" w:cs="Times New Roman"/>
                <w:b/>
                <w:bCs/>
                <w:color w:val="FF0000"/>
                <w:highlight w:val="none"/>
                <w:lang w:eastAsia="zh-CN"/>
              </w:rPr>
              <w:t>GB/T 16799</w:t>
            </w:r>
            <w:bookmarkEnd w:id="145"/>
            <w:r>
              <w:rPr>
                <w:rFonts w:hint="eastAsia" w:ascii="宋体" w:hAnsi="宋体" w:eastAsia="宋体" w:cs="Times New Roman"/>
                <w:b/>
                <w:bCs/>
                <w:color w:val="FF0000"/>
                <w:highlight w:val="none"/>
                <w:lang w:eastAsia="zh-CN"/>
              </w:rPr>
              <w:t>《家具用皮革》、</w:t>
            </w:r>
            <w:bookmarkStart w:id="146" w:name="OLE_LINK84"/>
            <w:bookmarkStart w:id="147" w:name="OLE_LINK85"/>
            <w:r>
              <w:rPr>
                <w:rFonts w:hint="eastAsia" w:ascii="Times New Roman" w:hAnsi="Times New Roman" w:eastAsia="宋体" w:cs="Times New Roman"/>
                <w:color w:val="FF0000"/>
                <w:highlight w:val="none"/>
                <w:lang w:val="en-US" w:eastAsia="zh-CN"/>
              </w:rPr>
              <w:t xml:space="preserve">HJ </w:t>
            </w:r>
            <w:r>
              <w:rPr>
                <w:rFonts w:hint="eastAsia" w:ascii="宋体" w:hAnsi="宋体" w:eastAsia="宋体" w:cs="Times New Roman"/>
                <w:b/>
                <w:bCs/>
                <w:color w:val="FF0000"/>
                <w:highlight w:val="none"/>
                <w:lang w:eastAsia="zh-CN"/>
              </w:rPr>
              <w:t>507</w:t>
            </w:r>
            <w:bookmarkEnd w:id="146"/>
            <w:r>
              <w:rPr>
                <w:rFonts w:hint="eastAsia" w:ascii="宋体" w:hAnsi="宋体" w:eastAsia="宋体" w:cs="Times New Roman"/>
                <w:b/>
                <w:bCs/>
                <w:color w:val="FF0000"/>
                <w:highlight w:val="none"/>
                <w:lang w:eastAsia="zh-CN"/>
              </w:rPr>
              <w:t>《环境标志产品技术要求 皮革和合成革》</w:t>
            </w:r>
            <w:bookmarkEnd w:id="147"/>
            <w:r>
              <w:rPr>
                <w:rFonts w:hint="eastAsia" w:ascii="宋体" w:hAnsi="宋体" w:eastAsia="宋体" w:cs="Times New Roman"/>
                <w:b/>
                <w:bCs/>
                <w:color w:val="FF0000"/>
                <w:highlight w:val="none"/>
                <w:lang w:eastAsia="zh-CN"/>
              </w:rPr>
              <w:t>、QB/T 2709《皮革 物理和机械试验 厚度的测定》；</w:t>
            </w:r>
          </w:p>
          <w:p w14:paraId="0C0F4019">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（1）理化性能：摩擦色牢度（干擦500次、湿擦250次、碱性汗液80次均≥4级），耐光性≥5级，耐折牢度(50000次)无裂纹，耐磨性检测合格；撕裂力≥24N；气味≤2级；pH ≥6.0；游离甲醛≤75mg/kg；禁用偶氮染料≤30mg/kg；挥发性有机物VOC≤150mg/kg；</w:t>
            </w:r>
          </w:p>
          <w:p w14:paraId="598A9394">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（2）感官要求检测合格；</w:t>
            </w:r>
          </w:p>
          <w:p w14:paraId="46A362CB">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（3）有害物质限量：可萃取的重金属锑Sb ≤30.0mg/kg、 砷AS ≤1.0mg/kg、 铅Pb ≤0.8mg/kg、 镉Cd ≤0.1mg/kg、 铬Cr ≤2.0mg/kg、六价铬Cr(VI)≤5.0mg/kg、钴Co ≤4.0mg/kg、 铜Cu ≤50.0mg/kg、 镍Ni ≤4.0mg/kg、 汞Hg ≤0.02mg/kg；五氯苯酚PCP≤0.5mg/kg；厚度≥1.24mm；</w:t>
            </w:r>
          </w:p>
          <w:p w14:paraId="4560E7EC">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184D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C5A979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50</w:t>
            </w:r>
          </w:p>
        </w:tc>
        <w:tc>
          <w:tcPr>
            <w:tcW w:w="2172" w:type="dxa"/>
            <w:vMerge w:val="restart"/>
            <w:tcBorders>
              <w:left w:val="single" w:color="auto" w:sz="4" w:space="0"/>
              <w:right w:val="single" w:color="auto" w:sz="4" w:space="0"/>
            </w:tcBorders>
            <w:noWrap w:val="0"/>
            <w:vAlign w:val="center"/>
          </w:tcPr>
          <w:p w14:paraId="275F57C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口腔边柜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3091CB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2C6A4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E30863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B790E1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9CB4B6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2、拉手：一字折弯暗拉手。</w:t>
            </w:r>
          </w:p>
        </w:tc>
      </w:tr>
      <w:tr w14:paraId="6A3D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96080E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CD38BE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B95DD9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3、表面处理：表面采用抗菌防霉粉末喷涂，涂层膜厚度均匀，内外一致。</w:t>
            </w:r>
          </w:p>
        </w:tc>
      </w:tr>
      <w:tr w14:paraId="28C2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3DAB28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EA9DD1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7A0500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4、台面医用级医用抑菌亚克力人造石，厚度不低于12mm。</w:t>
            </w:r>
          </w:p>
        </w:tc>
      </w:tr>
      <w:tr w14:paraId="2C60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35515E9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E5A035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98F450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5、功能配置：台下带抽屉和掩门柜，配置医用不锈钢铰链及医用静音缓冲三节导轨，门板带卡槽及标签卡。根据采购方需求后置厚屏风背板。</w:t>
            </w:r>
          </w:p>
        </w:tc>
      </w:tr>
      <w:tr w14:paraId="6B93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9B39EB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805CA5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F8DC1F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6、工艺要求：整体采用电阻焊接工艺，无外露焊点，钢板采用激光切割及数控折边成型，面板处为一体式焊接卡槽。</w:t>
            </w:r>
          </w:p>
        </w:tc>
      </w:tr>
      <w:tr w14:paraId="63BD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898FAF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9AB0FF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473B23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7、款式及结构功能按照甲方需求设计。</w:t>
            </w:r>
          </w:p>
        </w:tc>
      </w:tr>
      <w:tr w14:paraId="530A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B0A905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51</w:t>
            </w:r>
          </w:p>
        </w:tc>
        <w:tc>
          <w:tcPr>
            <w:tcW w:w="2172" w:type="dxa"/>
            <w:vMerge w:val="restart"/>
            <w:tcBorders>
              <w:left w:val="single" w:color="auto" w:sz="4" w:space="0"/>
              <w:right w:val="single" w:color="auto" w:sz="4" w:space="0"/>
            </w:tcBorders>
            <w:noWrap w:val="0"/>
            <w:vAlign w:val="center"/>
          </w:tcPr>
          <w:p w14:paraId="2C4FA5C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口腔移动边柜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B0488E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不低于1.0mm医用镀锌钢板。</w:t>
            </w:r>
          </w:p>
        </w:tc>
      </w:tr>
      <w:tr w14:paraId="0CF1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239407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6D952F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B109BA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2、门板：采用医用镀锌钢板。</w:t>
            </w:r>
          </w:p>
        </w:tc>
      </w:tr>
      <w:tr w14:paraId="3B52A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69CB92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8CD61B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62C280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3、拉手：一字折弯暗不锈钢拉手。</w:t>
            </w:r>
          </w:p>
        </w:tc>
      </w:tr>
      <w:tr w14:paraId="78A11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B81077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5F1EE8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4F310F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2BEC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9DDC8C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B1CD37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5F3116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5、台面配置钢化医用玻璃</w:t>
            </w:r>
          </w:p>
        </w:tc>
      </w:tr>
      <w:tr w14:paraId="59E9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E87BDF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8E9042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A4B749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6、配置：抽屉五连锁，医用静音缓冲三节导轨，五金配件+活动万向脚轮带刹车。</w:t>
            </w:r>
          </w:p>
        </w:tc>
      </w:tr>
      <w:tr w14:paraId="1A09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0AF2DB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52</w:t>
            </w:r>
          </w:p>
        </w:tc>
        <w:tc>
          <w:tcPr>
            <w:tcW w:w="2172" w:type="dxa"/>
            <w:vMerge w:val="restart"/>
            <w:tcBorders>
              <w:left w:val="single" w:color="auto" w:sz="4" w:space="0"/>
              <w:right w:val="single" w:color="auto" w:sz="4" w:space="0"/>
            </w:tcBorders>
            <w:noWrap w:val="0"/>
            <w:vAlign w:val="center"/>
          </w:tcPr>
          <w:p w14:paraId="6896A53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分格盘</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423A11D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1、采用</w:t>
            </w:r>
            <w:r>
              <w:rPr>
                <w:rFonts w:hint="eastAsia" w:ascii="宋体" w:hAnsi="宋体" w:eastAsia="宋体" w:cs="Times New Roman"/>
                <w:highlight w:val="none"/>
                <w:lang w:val="en-US" w:eastAsia="zh-CN"/>
              </w:rPr>
              <w:t>ABS</w:t>
            </w:r>
            <w:r>
              <w:rPr>
                <w:rFonts w:hint="eastAsia" w:ascii="宋体" w:hAnsi="宋体" w:eastAsia="宋体" w:cs="Times New Roman"/>
                <w:highlight w:val="none"/>
              </w:rPr>
              <w:t>塑料一体成型</w:t>
            </w:r>
          </w:p>
        </w:tc>
      </w:tr>
      <w:tr w14:paraId="447A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35B7AF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2336D1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096AE084">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val="en-US" w:eastAsia="zh-CN"/>
              </w:rPr>
              <w:t>2、</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lang w:val="en-US" w:eastAsia="zh-CN"/>
              </w:rPr>
              <w:t>ABS</w:t>
            </w:r>
            <w:r>
              <w:rPr>
                <w:rFonts w:hint="eastAsia" w:ascii="宋体" w:hAnsi="宋体" w:eastAsia="宋体" w:cs="Times New Roman"/>
                <w:b/>
                <w:bCs/>
                <w:color w:val="FF0000"/>
                <w:highlight w:val="none"/>
                <w:lang w:eastAsia="zh-CN"/>
              </w:rPr>
              <w:t>塑料的技术要求：依据</w:t>
            </w:r>
            <w:bookmarkStart w:id="148" w:name="OLE_LINK75"/>
            <w:r>
              <w:rPr>
                <w:rFonts w:hint="eastAsia" w:ascii="宋体" w:hAnsi="宋体" w:eastAsia="宋体" w:cs="Times New Roman"/>
                <w:b/>
                <w:bCs/>
                <w:color w:val="FF0000"/>
                <w:highlight w:val="none"/>
                <w:lang w:eastAsia="zh-CN"/>
              </w:rPr>
              <w:t>GB/T 31402-2023</w:t>
            </w:r>
            <w:bookmarkEnd w:id="148"/>
            <w:r>
              <w:rPr>
                <w:rFonts w:hint="eastAsia" w:ascii="宋体" w:hAnsi="宋体" w:eastAsia="宋体" w:cs="Times New Roman"/>
                <w:b/>
                <w:bCs/>
                <w:color w:val="FF0000"/>
                <w:highlight w:val="none"/>
                <w:lang w:eastAsia="zh-CN"/>
              </w:rPr>
              <w:t>《塑料和其他无孔材料表面抗菌活性的测定》、</w:t>
            </w:r>
            <w:bookmarkStart w:id="149" w:name="OLE_LINK76"/>
            <w:r>
              <w:rPr>
                <w:rFonts w:hint="eastAsia" w:ascii="宋体" w:hAnsi="宋体" w:eastAsia="宋体" w:cs="Times New Roman"/>
                <w:b/>
                <w:bCs/>
                <w:color w:val="FF0000"/>
                <w:highlight w:val="none"/>
                <w:lang w:eastAsia="zh-CN"/>
              </w:rPr>
              <w:t>GB 28481-2012</w:t>
            </w:r>
            <w:bookmarkEnd w:id="149"/>
            <w:r>
              <w:rPr>
                <w:rFonts w:hint="eastAsia" w:ascii="宋体" w:hAnsi="宋体" w:eastAsia="宋体" w:cs="Times New Roman"/>
                <w:b/>
                <w:bCs/>
                <w:color w:val="FF0000"/>
                <w:highlight w:val="none"/>
                <w:lang w:eastAsia="zh-CN"/>
              </w:rPr>
              <w:t>《塑料家具中有害物质限量》、</w:t>
            </w:r>
            <w:bookmarkStart w:id="150" w:name="OLE_LINK77"/>
            <w:r>
              <w:rPr>
                <w:rFonts w:hint="eastAsia" w:ascii="宋体" w:hAnsi="宋体" w:eastAsia="宋体" w:cs="Times New Roman"/>
                <w:b/>
                <w:bCs/>
                <w:color w:val="FF0000"/>
                <w:highlight w:val="none"/>
                <w:lang w:eastAsia="zh-CN"/>
              </w:rPr>
              <w:t>GB/T 7141-2008</w:t>
            </w:r>
            <w:bookmarkEnd w:id="150"/>
            <w:r>
              <w:rPr>
                <w:rFonts w:hint="eastAsia" w:ascii="宋体" w:hAnsi="宋体" w:eastAsia="宋体" w:cs="Times New Roman"/>
                <w:b/>
                <w:bCs/>
                <w:color w:val="FF0000"/>
                <w:highlight w:val="none"/>
                <w:lang w:eastAsia="zh-CN"/>
              </w:rPr>
              <w:t>《塑料热老化试验方法》；</w:t>
            </w:r>
          </w:p>
          <w:p w14:paraId="034587A3">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1、抗菌性能：：金黄色葡萄球菌、肺炎克雷伯氏菌、海氏肠球菌，须癣毛癣菌抑菌率均≥99%；</w:t>
            </w:r>
          </w:p>
          <w:p w14:paraId="18D4498C">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2、重金属：可溶性铅、可溶性镉、可溶性铬、可溶性汞未检出；</w:t>
            </w:r>
          </w:p>
          <w:p w14:paraId="39930484">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3、邻苯二甲酸酯（DBP、BBP、DEHP、DNOP、DINP、DIDP)未检出；</w:t>
            </w:r>
          </w:p>
          <w:p w14:paraId="7928B600">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4、多环芳烃、多溴联苯、多溴二苯醚未检出；</w:t>
            </w:r>
          </w:p>
          <w:p w14:paraId="588587B9">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5、热老化</w:t>
            </w:r>
            <w:r>
              <w:rPr>
                <w:rFonts w:hint="eastAsia" w:ascii="宋体" w:hAnsi="宋体" w:eastAsia="宋体" w:cs="Times New Roman"/>
                <w:b/>
                <w:bCs/>
                <w:color w:val="FF0000"/>
                <w:highlight w:val="none"/>
                <w:lang w:val="en-US" w:eastAsia="zh-CN"/>
              </w:rPr>
              <w:t>无变色</w:t>
            </w:r>
            <w:r>
              <w:rPr>
                <w:rFonts w:hint="eastAsia" w:ascii="宋体" w:hAnsi="宋体" w:eastAsia="宋体" w:cs="Times New Roman"/>
                <w:b/>
                <w:bCs/>
                <w:color w:val="FF0000"/>
                <w:highlight w:val="none"/>
                <w:lang w:eastAsia="zh-CN"/>
              </w:rPr>
              <w:t>。</w:t>
            </w:r>
          </w:p>
          <w:p w14:paraId="59AC67F1">
            <w:pPr>
              <w:widowControl/>
              <w:jc w:val="left"/>
              <w:textAlignment w:val="center"/>
              <w:rPr>
                <w:rFonts w:hint="eastAsia" w:ascii="Times New Roman" w:hAnsi="Times New Roman"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32E4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180B27A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53</w:t>
            </w:r>
          </w:p>
        </w:tc>
        <w:tc>
          <w:tcPr>
            <w:tcW w:w="2172" w:type="dxa"/>
            <w:vMerge w:val="restart"/>
            <w:tcBorders>
              <w:left w:val="single" w:color="auto" w:sz="4" w:space="0"/>
              <w:right w:val="single" w:color="auto" w:sz="4" w:space="0"/>
            </w:tcBorders>
            <w:noWrap w:val="0"/>
            <w:vAlign w:val="center"/>
          </w:tcPr>
          <w:p w14:paraId="018A6C0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无菌柜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F24F3B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1、材质：采用304不锈钢经压折、焊接、抛光打磨而成，没有外露点；板材厚度不低于1.0mm；</w:t>
            </w:r>
          </w:p>
        </w:tc>
      </w:tr>
      <w:tr w14:paraId="5F80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B5DF32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993945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0157CD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2、结构：焊接光滑无毛刺，表面抛光处理，抗腐蚀易清洗。</w:t>
            </w:r>
          </w:p>
        </w:tc>
      </w:tr>
      <w:tr w14:paraId="4965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12C981C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54</w:t>
            </w:r>
          </w:p>
        </w:tc>
        <w:tc>
          <w:tcPr>
            <w:tcW w:w="2172" w:type="dxa"/>
            <w:vMerge w:val="restart"/>
            <w:tcBorders>
              <w:left w:val="single" w:color="auto" w:sz="4" w:space="0"/>
              <w:right w:val="single" w:color="auto" w:sz="4" w:space="0"/>
            </w:tcBorders>
            <w:noWrap w:val="0"/>
            <w:vAlign w:val="center"/>
          </w:tcPr>
          <w:p w14:paraId="53022DC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洗手台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9FE1A1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1、基材：抗菌防霉304不锈钢板，主体钢板厚度不低于1.0mm.</w:t>
            </w:r>
          </w:p>
        </w:tc>
      </w:tr>
      <w:tr w14:paraId="681A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A0A6AE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A86B45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927494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2、配件：304不锈钢感应水龙头，镜面采用医用玻璃、纯银反射层、防黑保护层镜面，安全防爆膜，防水保护层。</w:t>
            </w:r>
          </w:p>
        </w:tc>
      </w:tr>
      <w:tr w14:paraId="21F8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36E731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55</w:t>
            </w:r>
          </w:p>
        </w:tc>
        <w:tc>
          <w:tcPr>
            <w:tcW w:w="2172" w:type="dxa"/>
            <w:vMerge w:val="restart"/>
            <w:tcBorders>
              <w:left w:val="single" w:color="auto" w:sz="4" w:space="0"/>
              <w:right w:val="single" w:color="auto" w:sz="4" w:space="0"/>
            </w:tcBorders>
            <w:noWrap w:val="0"/>
            <w:vAlign w:val="center"/>
          </w:tcPr>
          <w:p w14:paraId="320FD85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耗材柜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3342FF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1DF1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0A5C5D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BA0575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F7A81D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2、门板及层板：采用厚度不低于1.0mm医用镀锌钢板，层板配置加强筋。</w:t>
            </w:r>
          </w:p>
        </w:tc>
      </w:tr>
      <w:tr w14:paraId="178A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C6D7C9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EF2F32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2B268C8">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3、配置：五金拉手和机械锁具</w:t>
            </w:r>
            <w:r>
              <w:rPr>
                <w:rFonts w:hint="eastAsia" w:ascii="宋体" w:hAnsi="宋体" w:eastAsia="宋体" w:cs="Times New Roman"/>
                <w:highlight w:val="none"/>
                <w:lang w:eastAsia="zh-CN"/>
              </w:rPr>
              <w:t>；</w:t>
            </w:r>
          </w:p>
        </w:tc>
      </w:tr>
      <w:tr w14:paraId="037A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trPr>
        <w:tc>
          <w:tcPr>
            <w:tcW w:w="640" w:type="dxa"/>
            <w:vMerge w:val="continue"/>
            <w:tcBorders>
              <w:left w:val="single" w:color="auto" w:sz="4" w:space="0"/>
              <w:right w:val="single" w:color="auto" w:sz="4" w:space="0"/>
            </w:tcBorders>
            <w:noWrap w:val="0"/>
            <w:vAlign w:val="center"/>
          </w:tcPr>
          <w:p w14:paraId="48FCA39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8C6163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51528E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165B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B30D7A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56</w:t>
            </w:r>
          </w:p>
        </w:tc>
        <w:tc>
          <w:tcPr>
            <w:tcW w:w="2172" w:type="dxa"/>
            <w:vMerge w:val="restart"/>
            <w:tcBorders>
              <w:left w:val="single" w:color="auto" w:sz="4" w:space="0"/>
              <w:right w:val="single" w:color="auto" w:sz="4" w:space="0"/>
            </w:tcBorders>
            <w:noWrap w:val="0"/>
            <w:vAlign w:val="center"/>
          </w:tcPr>
          <w:p w14:paraId="0D5503B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中医康复患者等候椅</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FAF56C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1、坐垫、靠背：采用</w:t>
            </w:r>
            <w:r>
              <w:rPr>
                <w:rFonts w:hint="eastAsia" w:ascii="宋体" w:hAnsi="宋体" w:eastAsia="宋体" w:cs="Times New Roman"/>
                <w:highlight w:val="none"/>
                <w:lang w:val="en-US" w:eastAsia="zh-CN"/>
              </w:rPr>
              <w:t>医用</w:t>
            </w:r>
            <w:r>
              <w:rPr>
                <w:rFonts w:hint="eastAsia" w:ascii="宋体" w:hAnsi="宋体" w:eastAsia="宋体" w:cs="Times New Roman"/>
                <w:highlight w:val="none"/>
              </w:rPr>
              <w:t>皮革，高弹海棉填充，</w:t>
            </w:r>
          </w:p>
        </w:tc>
      </w:tr>
      <w:tr w14:paraId="0B34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6550EF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ABF64D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0E3B66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2、框架：实木框架+实木脚架</w:t>
            </w:r>
          </w:p>
        </w:tc>
      </w:tr>
      <w:tr w14:paraId="5902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6BF94F2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57</w:t>
            </w:r>
          </w:p>
        </w:tc>
        <w:tc>
          <w:tcPr>
            <w:tcW w:w="2172" w:type="dxa"/>
            <w:vMerge w:val="restart"/>
            <w:tcBorders>
              <w:left w:val="single" w:color="auto" w:sz="4" w:space="0"/>
              <w:right w:val="single" w:color="auto" w:sz="4" w:space="0"/>
            </w:tcBorders>
            <w:noWrap w:val="0"/>
            <w:vAlign w:val="center"/>
          </w:tcPr>
          <w:p w14:paraId="43A2DDA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针灸床</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187F2F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1、框架采用方形钢管，焊接打磨抛光处理，三角加固架构牢固扎实；</w:t>
            </w:r>
          </w:p>
        </w:tc>
      </w:tr>
      <w:tr w14:paraId="2A9A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136021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CBB593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DABE34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2、喷涂：钢材采用1.0mm以上厚抗菌防霉粉末喷涂，图层膜厚度均匀，粉末均采用抗菌防霉粉末；</w:t>
            </w:r>
          </w:p>
        </w:tc>
      </w:tr>
      <w:tr w14:paraId="5A0F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CD7DC4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FD9F19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901723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3、可调脚垫；</w:t>
            </w:r>
          </w:p>
        </w:tc>
      </w:tr>
      <w:tr w14:paraId="486F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33A0CD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193FA1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9E1E736">
            <w:pPr>
              <w:widowControl/>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4、</w:t>
            </w:r>
            <w:r>
              <w:rPr>
                <w:rFonts w:hint="eastAsia" w:ascii="宋体" w:hAnsi="宋体" w:eastAsia="宋体" w:cs="Times New Roman"/>
                <w:highlight w:val="none"/>
              </w:rPr>
              <w:t>带置物架功能，内置扶手。</w:t>
            </w:r>
          </w:p>
        </w:tc>
      </w:tr>
      <w:tr w14:paraId="768C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4F62C2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58</w:t>
            </w:r>
          </w:p>
        </w:tc>
        <w:tc>
          <w:tcPr>
            <w:tcW w:w="2172" w:type="dxa"/>
            <w:vMerge w:val="restart"/>
            <w:tcBorders>
              <w:left w:val="single" w:color="auto" w:sz="4" w:space="0"/>
              <w:right w:val="single" w:color="auto" w:sz="4" w:space="0"/>
            </w:tcBorders>
            <w:noWrap w:val="0"/>
            <w:vAlign w:val="center"/>
          </w:tcPr>
          <w:p w14:paraId="51AD2C2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理疗操作台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F49601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 全钢结构</w:t>
            </w:r>
            <w:r>
              <w:rPr>
                <w:rFonts w:hint="eastAsia" w:ascii="宋体" w:hAnsi="宋体" w:eastAsia="宋体" w:cs="Times New Roman"/>
                <w:highlight w:val="none"/>
                <w:lang w:eastAsia="zh-CN"/>
              </w:rPr>
              <w:t>。</w:t>
            </w:r>
          </w:p>
        </w:tc>
      </w:tr>
      <w:tr w14:paraId="1271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9C4145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3DC48D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6DFE88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 台面：采用不低于12.7mm厚实芯（双面）理化板台面，台面边缘用同质材料板双层加厚不低于25.4mm。</w:t>
            </w:r>
          </w:p>
        </w:tc>
      </w:tr>
      <w:tr w14:paraId="5AEE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A94DC5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22BE6F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A5CB6E2">
            <w:pPr>
              <w:widowControl/>
              <w:jc w:val="left"/>
              <w:textAlignment w:val="center"/>
              <w:rPr>
                <w:rFonts w:hint="eastAsia" w:ascii="宋体" w:hAnsi="宋体" w:eastAsia="宋体" w:cs="Times New Roman"/>
                <w:highlight w:val="none"/>
                <w:lang w:val="en-US" w:eastAsia="zh-CN"/>
              </w:rPr>
            </w:pPr>
            <w:r>
              <w:rPr>
                <w:rFonts w:hint="eastAsia" w:ascii="宋体" w:hAnsi="宋体" w:eastAsia="宋体" w:cs="Times New Roman"/>
                <w:highlight w:val="none"/>
              </w:rPr>
              <w:t>3.柜体：采用医用镀锌钢板，采用二氧化碳保护焊焊接，边缘打磨处理，表面经酸洗、磷化及环氧树脂户外粉静电喷涂</w:t>
            </w:r>
            <w:r>
              <w:rPr>
                <w:rFonts w:hint="eastAsia" w:ascii="宋体" w:hAnsi="宋体" w:eastAsia="宋体" w:cs="Times New Roman"/>
                <w:highlight w:val="none"/>
                <w:lang w:eastAsia="zh-CN"/>
              </w:rPr>
              <w:t>。</w:t>
            </w:r>
          </w:p>
        </w:tc>
      </w:tr>
      <w:tr w14:paraId="307E2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80E92C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59</w:t>
            </w:r>
          </w:p>
        </w:tc>
        <w:tc>
          <w:tcPr>
            <w:tcW w:w="2172" w:type="dxa"/>
            <w:vMerge w:val="restart"/>
            <w:tcBorders>
              <w:left w:val="single" w:color="auto" w:sz="4" w:space="0"/>
              <w:right w:val="single" w:color="auto" w:sz="4" w:space="0"/>
            </w:tcBorders>
            <w:noWrap w:val="0"/>
            <w:vAlign w:val="center"/>
          </w:tcPr>
          <w:p w14:paraId="6C87148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34E3B9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2940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47FA20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CDC447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EA268B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r>
      <w:tr w14:paraId="13C2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3CBCB5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B988B8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616821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0D9C2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92ABF0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AA7B3A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154AA7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r>
      <w:tr w14:paraId="3CC9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EF680B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54138D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4C8729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r>
      <w:tr w14:paraId="0091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6E3C39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60</w:t>
            </w:r>
          </w:p>
        </w:tc>
        <w:tc>
          <w:tcPr>
            <w:tcW w:w="2172" w:type="dxa"/>
            <w:vMerge w:val="restart"/>
            <w:tcBorders>
              <w:left w:val="single" w:color="auto" w:sz="4" w:space="0"/>
              <w:right w:val="single" w:color="auto" w:sz="4" w:space="0"/>
            </w:tcBorders>
            <w:noWrap w:val="0"/>
            <w:vAlign w:val="center"/>
          </w:tcPr>
          <w:p w14:paraId="26D016B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定制钢制文件柜2</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BE25BB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35E8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34254D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2B86E9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88B0AC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r>
      <w:tr w14:paraId="700C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B00D4C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726E57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A79C75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16D6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CF1C8B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72BC37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E1E86D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6430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058B82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E24051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60A7DB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r>
      <w:tr w14:paraId="15CF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C9A216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61</w:t>
            </w:r>
          </w:p>
        </w:tc>
        <w:tc>
          <w:tcPr>
            <w:tcW w:w="2172" w:type="dxa"/>
            <w:vMerge w:val="restart"/>
            <w:tcBorders>
              <w:left w:val="single" w:color="auto" w:sz="4" w:space="0"/>
              <w:right w:val="single" w:color="auto" w:sz="4" w:space="0"/>
            </w:tcBorders>
            <w:noWrap w:val="0"/>
            <w:vAlign w:val="center"/>
          </w:tcPr>
          <w:p w14:paraId="6F13AB5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定制钢制文件柜3</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114D48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7A39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ECFFC7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F64DEF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FAE3C5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r>
      <w:tr w14:paraId="0CE9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47E8D0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7C28D2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34970E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7F1E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867CB1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2FA6A3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320EBC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r>
      <w:tr w14:paraId="5AFD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A47AB0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199AF6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46A8A0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r>
      <w:tr w14:paraId="39DF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971428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62</w:t>
            </w:r>
          </w:p>
        </w:tc>
        <w:tc>
          <w:tcPr>
            <w:tcW w:w="2172" w:type="dxa"/>
            <w:vMerge w:val="restart"/>
            <w:tcBorders>
              <w:left w:val="single" w:color="auto" w:sz="4" w:space="0"/>
              <w:right w:val="single" w:color="auto" w:sz="4" w:space="0"/>
            </w:tcBorders>
            <w:noWrap w:val="0"/>
            <w:vAlign w:val="center"/>
          </w:tcPr>
          <w:p w14:paraId="5375473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移动操作台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27156D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1.全钢结构</w:t>
            </w:r>
            <w:r>
              <w:rPr>
                <w:rFonts w:hint="eastAsia" w:ascii="宋体" w:hAnsi="宋体" w:eastAsia="宋体" w:cs="Times New Roman"/>
                <w:highlight w:val="none"/>
                <w:lang w:eastAsia="zh-CN"/>
              </w:rPr>
              <w:t>。</w:t>
            </w:r>
          </w:p>
        </w:tc>
      </w:tr>
      <w:tr w14:paraId="3647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33E7CAA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FC12F4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91E08C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2.台面：采用不低于12.7mm厚实芯（双面）理化板台面，台面边缘用同质材料板双层加厚至25.4mm。</w:t>
            </w:r>
          </w:p>
        </w:tc>
      </w:tr>
      <w:tr w14:paraId="4D58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39C9B5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64F8B1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6EB293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3.柜体：采用医用镀锌钢板，采用二氧化碳保护焊焊接，边缘打磨处理，表面经酸洗、磷化及环氧树脂户外粉静电喷涂。</w:t>
            </w:r>
          </w:p>
        </w:tc>
      </w:tr>
      <w:tr w14:paraId="1BB4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640" w:type="dxa"/>
            <w:vMerge w:val="continue"/>
            <w:tcBorders>
              <w:left w:val="single" w:color="auto" w:sz="4" w:space="0"/>
              <w:right w:val="single" w:color="auto" w:sz="4" w:space="0"/>
            </w:tcBorders>
            <w:noWrap w:val="0"/>
            <w:vAlign w:val="center"/>
          </w:tcPr>
          <w:p w14:paraId="23C1AD2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E9BFFF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62DB3D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w:t>
            </w:r>
            <w:r>
              <w:rPr>
                <w:rFonts w:hint="eastAsia" w:ascii="宋体" w:hAnsi="宋体" w:cs="Times New Roman"/>
                <w:highlight w:val="none"/>
                <w:lang w:val="en-US" w:eastAsia="zh-CN"/>
              </w:rPr>
              <w:t>配置：</w:t>
            </w:r>
            <w:r>
              <w:rPr>
                <w:rFonts w:hint="eastAsia" w:ascii="宋体" w:hAnsi="宋体" w:eastAsia="宋体" w:cs="Times New Roman"/>
                <w:highlight w:val="none"/>
              </w:rPr>
              <w:t>86插座</w:t>
            </w:r>
            <w:r>
              <w:rPr>
                <w:rFonts w:hint="eastAsia" w:ascii="宋体" w:hAnsi="宋体" w:eastAsia="宋体" w:cs="Times New Roman"/>
                <w:highlight w:val="none"/>
                <w:lang w:eastAsia="zh-CN"/>
              </w:rPr>
              <w:t>；</w:t>
            </w:r>
          </w:p>
        </w:tc>
      </w:tr>
      <w:tr w14:paraId="5E7D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10AC91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BE5F8B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F08725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5、▲移动操作台的成品技术要求：依据</w:t>
            </w:r>
            <w:bookmarkStart w:id="151" w:name="OLE_LINK90"/>
            <w:r>
              <w:rPr>
                <w:rFonts w:hint="eastAsia" w:ascii="宋体" w:hAnsi="宋体" w:eastAsia="宋体" w:cs="Times New Roman"/>
                <w:b/>
                <w:bCs/>
                <w:color w:val="FF0000"/>
                <w:highlight w:val="none"/>
                <w:lang w:val="en-US" w:eastAsia="zh-CN"/>
              </w:rPr>
              <w:t>GB/T 3325</w:t>
            </w:r>
            <w:bookmarkEnd w:id="151"/>
            <w:r>
              <w:rPr>
                <w:rFonts w:hint="eastAsia" w:ascii="宋体" w:hAnsi="宋体" w:eastAsia="宋体" w:cs="Times New Roman"/>
                <w:b/>
                <w:bCs/>
                <w:color w:val="FF0000"/>
                <w:highlight w:val="none"/>
                <w:lang w:val="en-US" w:eastAsia="zh-CN"/>
              </w:rPr>
              <w:t>《金属家具通用技术条件》、</w:t>
            </w:r>
            <w:bookmarkStart w:id="152" w:name="OLE_LINK91"/>
            <w:r>
              <w:rPr>
                <w:rFonts w:hint="eastAsia" w:ascii="宋体" w:hAnsi="宋体" w:eastAsia="宋体" w:cs="Times New Roman"/>
                <w:b/>
                <w:bCs/>
                <w:color w:val="FF0000"/>
                <w:highlight w:val="none"/>
                <w:lang w:val="en-US" w:eastAsia="zh-CN"/>
              </w:rPr>
              <w:t>GB/T 35607</w:t>
            </w:r>
            <w:bookmarkEnd w:id="152"/>
            <w:r>
              <w:rPr>
                <w:rFonts w:hint="eastAsia" w:ascii="宋体" w:hAnsi="宋体" w:eastAsia="宋体" w:cs="Times New Roman"/>
                <w:b/>
                <w:bCs/>
                <w:color w:val="FF0000"/>
                <w:highlight w:val="none"/>
                <w:lang w:val="en-US" w:eastAsia="zh-CN"/>
              </w:rPr>
              <w:t>《绿色产品评价 家具》；</w:t>
            </w:r>
          </w:p>
          <w:p w14:paraId="7B53622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（1）金属喷漆（塑）涂层：硬度≧4H，冲击强度：冲击高度400mm，应无剥落 裂纹、皱纹；耐盐浴：划道两侧3mm外，应无鼓泡、锈蚀、剥落和起皱等现象。附着力：附着力达到0级。金属件外观符合要求；</w:t>
            </w:r>
          </w:p>
          <w:p w14:paraId="4C65291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（2）甲醛释放量≤0.025mg/m³、苯、甲苯、二甲苯未检出，总挥发性有机化合物≤0.02mg/m³ ；</w:t>
            </w:r>
          </w:p>
          <w:p w14:paraId="4AD9B7E5">
            <w:pPr>
              <w:widowControl/>
              <w:jc w:val="left"/>
              <w:textAlignment w:val="center"/>
              <w:rPr>
                <w:rFonts w:hint="eastAsia" w:ascii="宋体" w:hAnsi="宋体" w:eastAsia="宋体" w:cs="Times New Roman"/>
                <w:highlight w:val="none"/>
                <w:lang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27AC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824753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63</w:t>
            </w:r>
          </w:p>
        </w:tc>
        <w:tc>
          <w:tcPr>
            <w:tcW w:w="2172" w:type="dxa"/>
            <w:vMerge w:val="restart"/>
            <w:tcBorders>
              <w:left w:val="single" w:color="auto" w:sz="4" w:space="0"/>
              <w:right w:val="single" w:color="auto" w:sz="4" w:space="0"/>
            </w:tcBorders>
            <w:noWrap w:val="0"/>
            <w:vAlign w:val="center"/>
          </w:tcPr>
          <w:p w14:paraId="4278D28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实验边台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710B2A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 全钢结构</w:t>
            </w:r>
            <w:r>
              <w:rPr>
                <w:rFonts w:hint="eastAsia" w:ascii="宋体" w:hAnsi="宋体" w:eastAsia="宋体" w:cs="Times New Roman"/>
                <w:highlight w:val="none"/>
                <w:lang w:eastAsia="zh-CN"/>
              </w:rPr>
              <w:t>。</w:t>
            </w:r>
          </w:p>
        </w:tc>
      </w:tr>
      <w:tr w14:paraId="40A3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677212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305125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BFD2CF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 台面：采用不低于12.7mm厚实芯（双面）理化板台面，台面边缘用同质材料板双层加厚至25.4mm。</w:t>
            </w:r>
          </w:p>
        </w:tc>
      </w:tr>
      <w:tr w14:paraId="785B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F03F5B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C65279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052ED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不低于1.0mm医用镀锌钢板，采用二氧化碳保护焊焊接，边缘打磨处理，表面经酸洗、磷化及环氧树脂户外粉静电喷涂，</w:t>
            </w:r>
          </w:p>
        </w:tc>
      </w:tr>
      <w:tr w14:paraId="190C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640" w:type="dxa"/>
            <w:vMerge w:val="continue"/>
            <w:tcBorders>
              <w:left w:val="single" w:color="auto" w:sz="4" w:space="0"/>
              <w:right w:val="single" w:color="auto" w:sz="4" w:space="0"/>
            </w:tcBorders>
            <w:noWrap w:val="0"/>
            <w:vAlign w:val="center"/>
          </w:tcPr>
          <w:p w14:paraId="21D6562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3B6717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1E2778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w:t>
            </w:r>
            <w:r>
              <w:rPr>
                <w:rFonts w:hint="eastAsia" w:ascii="宋体" w:hAnsi="宋体" w:cs="Times New Roman"/>
                <w:highlight w:val="none"/>
                <w:lang w:val="en-US" w:eastAsia="zh-CN"/>
              </w:rPr>
              <w:t>配置：</w:t>
            </w:r>
            <w:r>
              <w:rPr>
                <w:rFonts w:hint="eastAsia" w:ascii="宋体" w:hAnsi="宋体" w:eastAsia="宋体" w:cs="Times New Roman"/>
                <w:highlight w:val="none"/>
              </w:rPr>
              <w:t>86插座</w:t>
            </w:r>
            <w:r>
              <w:rPr>
                <w:rFonts w:hint="eastAsia" w:ascii="宋体" w:hAnsi="宋体" w:eastAsia="宋体" w:cs="Times New Roman"/>
                <w:highlight w:val="none"/>
                <w:lang w:eastAsia="zh-CN"/>
              </w:rPr>
              <w:t>；</w:t>
            </w:r>
          </w:p>
        </w:tc>
      </w:tr>
      <w:tr w14:paraId="182B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436680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97C0B7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99E359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5、▲实验边台的成品技术要求：依据</w:t>
            </w:r>
            <w:bookmarkStart w:id="153" w:name="OLE_LINK92"/>
            <w:r>
              <w:rPr>
                <w:rFonts w:hint="eastAsia" w:ascii="宋体" w:hAnsi="宋体" w:eastAsia="宋体" w:cs="Times New Roman"/>
                <w:b/>
                <w:bCs/>
                <w:color w:val="FF0000"/>
                <w:highlight w:val="none"/>
                <w:lang w:val="en-US" w:eastAsia="zh-CN"/>
              </w:rPr>
              <w:t>QB/T 3826</w:t>
            </w:r>
            <w:bookmarkEnd w:id="153"/>
            <w:r>
              <w:rPr>
                <w:rFonts w:hint="eastAsia" w:ascii="宋体" w:hAnsi="宋体" w:eastAsia="宋体" w:cs="Times New Roman"/>
                <w:b/>
                <w:bCs/>
                <w:color w:val="FF0000"/>
                <w:highlight w:val="none"/>
                <w:lang w:val="en-US" w:eastAsia="zh-CN"/>
              </w:rPr>
              <w:t>-《轻工产品金属镀层和化学处理层的耐腐蚀试验方法 中性盐雾试验(NSS)法》、</w:t>
            </w:r>
            <w:bookmarkStart w:id="154" w:name="OLE_LINK93"/>
            <w:r>
              <w:rPr>
                <w:rFonts w:hint="eastAsia" w:ascii="宋体" w:hAnsi="宋体" w:eastAsia="宋体" w:cs="Times New Roman"/>
                <w:b/>
                <w:bCs/>
                <w:color w:val="FF0000"/>
                <w:highlight w:val="none"/>
                <w:lang w:val="en-US" w:eastAsia="zh-CN"/>
              </w:rPr>
              <w:t>QB/T 3832</w:t>
            </w:r>
            <w:bookmarkEnd w:id="154"/>
            <w:r>
              <w:rPr>
                <w:rFonts w:hint="eastAsia" w:ascii="宋体" w:hAnsi="宋体" w:eastAsia="宋体" w:cs="Times New Roman"/>
                <w:b/>
                <w:bCs/>
                <w:color w:val="FF0000"/>
                <w:highlight w:val="none"/>
                <w:lang w:val="en-US" w:eastAsia="zh-CN"/>
              </w:rPr>
              <w:t>《轻工产品金属镀层腐蚀试验结果的评价》、GB/T 35607《绿色产品评价 家具》、</w:t>
            </w:r>
            <w:bookmarkStart w:id="155" w:name="OLE_LINK94"/>
            <w:r>
              <w:rPr>
                <w:rFonts w:hint="eastAsia" w:ascii="宋体" w:hAnsi="宋体" w:eastAsia="宋体" w:cs="Times New Roman"/>
                <w:b/>
                <w:bCs/>
                <w:color w:val="FF0000"/>
                <w:highlight w:val="none"/>
                <w:lang w:val="en-US" w:eastAsia="zh-CN"/>
              </w:rPr>
              <w:t>GB/T 20285</w:t>
            </w:r>
            <w:bookmarkEnd w:id="155"/>
            <w:r>
              <w:rPr>
                <w:rFonts w:hint="eastAsia" w:ascii="宋体" w:hAnsi="宋体" w:eastAsia="宋体" w:cs="Times New Roman"/>
                <w:b/>
                <w:bCs/>
                <w:color w:val="FF0000"/>
                <w:highlight w:val="none"/>
                <w:lang w:val="en-US" w:eastAsia="zh-CN"/>
              </w:rPr>
              <w:t>《材料产烟毒性危险分级》、</w:t>
            </w:r>
            <w:bookmarkStart w:id="156" w:name="OLE_LINK95"/>
            <w:r>
              <w:rPr>
                <w:rFonts w:hint="eastAsia" w:ascii="宋体" w:hAnsi="宋体" w:eastAsia="宋体" w:cs="Times New Roman"/>
                <w:b/>
                <w:bCs/>
                <w:color w:val="FF0000"/>
                <w:highlight w:val="none"/>
                <w:lang w:val="en-US" w:eastAsia="zh-CN"/>
              </w:rPr>
              <w:t>GB 20286</w:t>
            </w:r>
            <w:bookmarkEnd w:id="156"/>
            <w:r>
              <w:rPr>
                <w:rFonts w:hint="eastAsia" w:ascii="宋体" w:hAnsi="宋体" w:eastAsia="宋体" w:cs="Times New Roman"/>
                <w:b/>
                <w:bCs/>
                <w:color w:val="FF0000"/>
                <w:highlight w:val="none"/>
                <w:lang w:val="en-US" w:eastAsia="zh-CN"/>
              </w:rPr>
              <w:t>《公共场所阻燃制品及组件燃烧性能要求和标识》：</w:t>
            </w:r>
          </w:p>
          <w:p w14:paraId="1CC1995D">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（1）家具涂（镀）层可迁移元素：铅Pb≤90mg/kg，镉Cd≤50mg/kg，铬Cr≤25mg/kg，汞Hg≤25mg/kg，锑Sb≤60mg/kg，钡Ba≤1000mg/kg，硒Se≤500mg/kg，砷As≤25mg/kg；</w:t>
            </w:r>
          </w:p>
          <w:p w14:paraId="59DA2C37">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（2）中性盐雾（连续喷雾不少于180小时），涂（镀）层本身的耐腐蚀等级≥9级（10级最好，0级最差）；涂（镀）层对基体的保护等级≥9级（10级最好，0级最差）；</w:t>
            </w:r>
          </w:p>
          <w:p w14:paraId="3B6C155E">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（3）阻燃性能达到1级；</w:t>
            </w:r>
          </w:p>
          <w:p w14:paraId="6A27D40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（4）烟气毒性等级达到准安全一级。</w:t>
            </w:r>
          </w:p>
          <w:p w14:paraId="6C02851A">
            <w:pPr>
              <w:widowControl/>
              <w:jc w:val="left"/>
              <w:textAlignment w:val="center"/>
              <w:rPr>
                <w:rFonts w:hint="eastAsia" w:ascii="宋体" w:hAnsi="宋体" w:eastAsia="宋体" w:cs="Times New Roman"/>
                <w:highlight w:val="none"/>
                <w:lang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5444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273982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64</w:t>
            </w:r>
          </w:p>
        </w:tc>
        <w:tc>
          <w:tcPr>
            <w:tcW w:w="2172" w:type="dxa"/>
            <w:vMerge w:val="restart"/>
            <w:tcBorders>
              <w:left w:val="single" w:color="auto" w:sz="4" w:space="0"/>
              <w:right w:val="single" w:color="auto" w:sz="4" w:space="0"/>
            </w:tcBorders>
            <w:noWrap w:val="0"/>
            <w:vAlign w:val="center"/>
          </w:tcPr>
          <w:p w14:paraId="6F38548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储物柜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1143DC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662D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BD7D2D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4299C3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021BF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047F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AC65A7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08C605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B66B6F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r>
      <w:tr w14:paraId="1D17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82EC80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EACDFA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B892F1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25D6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F864B1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65</w:t>
            </w:r>
          </w:p>
        </w:tc>
        <w:tc>
          <w:tcPr>
            <w:tcW w:w="2172" w:type="dxa"/>
            <w:vMerge w:val="restart"/>
            <w:tcBorders>
              <w:left w:val="single" w:color="auto" w:sz="4" w:space="0"/>
              <w:right w:val="single" w:color="auto" w:sz="4" w:space="0"/>
            </w:tcBorders>
            <w:noWrap w:val="0"/>
            <w:vAlign w:val="center"/>
          </w:tcPr>
          <w:p w14:paraId="6A5674E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定制矮柜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6303ED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2605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F992B7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AC9DEB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414AE0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124C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C87419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3753A9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80A0C9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3、拉手：五金拉手。</w:t>
            </w:r>
          </w:p>
        </w:tc>
      </w:tr>
      <w:tr w14:paraId="77C7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95FD43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CBE584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58EB0F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2455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22FF8EF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66</w:t>
            </w:r>
          </w:p>
        </w:tc>
        <w:tc>
          <w:tcPr>
            <w:tcW w:w="2172" w:type="dxa"/>
            <w:vMerge w:val="restart"/>
            <w:tcBorders>
              <w:left w:val="single" w:color="auto" w:sz="4" w:space="0"/>
              <w:right w:val="single" w:color="auto" w:sz="4" w:space="0"/>
            </w:tcBorders>
            <w:noWrap w:val="0"/>
            <w:vAlign w:val="center"/>
          </w:tcPr>
          <w:p w14:paraId="000608B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脏被服拖车</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563CF7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1、基材：采用304不锈钢板，钢板厚度不小于1.0mm，经除油除锈、酸洗磷化处理；</w:t>
            </w:r>
          </w:p>
        </w:tc>
      </w:tr>
      <w:tr w14:paraId="512C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E5A649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BEF37A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586283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2、粉末：表面静电粉末喷塑。</w:t>
            </w:r>
          </w:p>
        </w:tc>
      </w:tr>
      <w:tr w14:paraId="7E77E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7F6E08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D923E5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024687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3、结构：采用整体或拆裝焊接式，焊点平整；所有部件均经打磨，砂光处理，打磨均匀；</w:t>
            </w:r>
          </w:p>
        </w:tc>
      </w:tr>
      <w:tr w14:paraId="2C3A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E96968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7AC75A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7B3470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4、配置万向轮+垃圾桶。</w:t>
            </w:r>
          </w:p>
        </w:tc>
      </w:tr>
      <w:tr w14:paraId="3351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DB836C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67</w:t>
            </w:r>
          </w:p>
        </w:tc>
        <w:tc>
          <w:tcPr>
            <w:tcW w:w="2172" w:type="dxa"/>
            <w:vMerge w:val="restart"/>
            <w:tcBorders>
              <w:left w:val="single" w:color="auto" w:sz="4" w:space="0"/>
              <w:right w:val="single" w:color="auto" w:sz="4" w:space="0"/>
            </w:tcBorders>
            <w:noWrap w:val="0"/>
            <w:vAlign w:val="center"/>
          </w:tcPr>
          <w:p w14:paraId="05827F2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塑料托盘</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0DD95D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1、材质：HDPE塑料；</w:t>
            </w:r>
          </w:p>
        </w:tc>
      </w:tr>
      <w:tr w14:paraId="4DAD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5FB9A8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0A44C2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50FD58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2、框架：一体成型。</w:t>
            </w:r>
          </w:p>
        </w:tc>
      </w:tr>
      <w:tr w14:paraId="0F19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376495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68</w:t>
            </w:r>
          </w:p>
        </w:tc>
        <w:tc>
          <w:tcPr>
            <w:tcW w:w="2172" w:type="dxa"/>
            <w:vMerge w:val="restart"/>
            <w:tcBorders>
              <w:left w:val="single" w:color="auto" w:sz="4" w:space="0"/>
              <w:right w:val="single" w:color="auto" w:sz="4" w:space="0"/>
            </w:tcBorders>
            <w:noWrap w:val="0"/>
            <w:vAlign w:val="center"/>
          </w:tcPr>
          <w:p w14:paraId="621FF80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花槽柜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5B3A84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1242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BF27CD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07DB14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D052F5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31AB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EE514F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4D8CBC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17F19A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3、拉手：五金拉手。</w:t>
            </w:r>
          </w:p>
        </w:tc>
      </w:tr>
      <w:tr w14:paraId="2F06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3215EF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4C42CD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87D41F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r>
      <w:tr w14:paraId="0C50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F902AC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69</w:t>
            </w:r>
          </w:p>
        </w:tc>
        <w:tc>
          <w:tcPr>
            <w:tcW w:w="2172" w:type="dxa"/>
            <w:vMerge w:val="restart"/>
            <w:tcBorders>
              <w:left w:val="single" w:color="auto" w:sz="4" w:space="0"/>
              <w:right w:val="single" w:color="auto" w:sz="4" w:space="0"/>
            </w:tcBorders>
            <w:noWrap w:val="0"/>
            <w:vAlign w:val="center"/>
          </w:tcPr>
          <w:p w14:paraId="72065A9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票据柜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B1DFB5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r>
      <w:tr w14:paraId="52DF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6C7493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5AB757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8C093D0">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r>
      <w:tr w14:paraId="306A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98533F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AB3402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9D73A6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3、封边用材：2mm厚PVC胶边，热熔胶。</w:t>
            </w:r>
          </w:p>
        </w:tc>
      </w:tr>
      <w:tr w14:paraId="5E52B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BA578C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CFFE4B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2E09AA4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4、配置医用不锈钢铰链和医用静音缓冲三节导轨，配机械锁具；根据采购方需求增加票据分隔层。</w:t>
            </w:r>
          </w:p>
        </w:tc>
      </w:tr>
      <w:tr w14:paraId="7FFA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107559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70</w:t>
            </w:r>
          </w:p>
        </w:tc>
        <w:tc>
          <w:tcPr>
            <w:tcW w:w="2172" w:type="dxa"/>
            <w:vMerge w:val="restart"/>
            <w:tcBorders>
              <w:left w:val="single" w:color="auto" w:sz="4" w:space="0"/>
              <w:right w:val="single" w:color="auto" w:sz="4" w:space="0"/>
            </w:tcBorders>
            <w:noWrap w:val="0"/>
            <w:vAlign w:val="center"/>
          </w:tcPr>
          <w:p w14:paraId="1733B8A0">
            <w:pPr>
              <w:widowControl/>
              <w:jc w:val="center"/>
              <w:textAlignment w:val="center"/>
              <w:rPr>
                <w:rFonts w:hint="eastAsia" w:ascii="宋体" w:hAnsi="宋体" w:eastAsia="宋体" w:cs="Times New Roman"/>
                <w:highlight w:val="none"/>
              </w:rPr>
            </w:pPr>
            <w:r>
              <w:rPr>
                <w:rFonts w:hint="eastAsia" w:ascii="宋体" w:hAnsi="宋体" w:eastAsia="宋体" w:cs="宋体"/>
                <w:color w:val="000000"/>
                <w:kern w:val="0"/>
                <w:sz w:val="20"/>
                <w:szCs w:val="20"/>
                <w:highlight w:val="none"/>
                <w:lang w:val="en-US" w:eastAsia="zh-CN"/>
              </w:rPr>
              <w:t>危化品</w:t>
            </w:r>
            <w:r>
              <w:rPr>
                <w:rFonts w:hint="eastAsia" w:ascii="宋体" w:hAnsi="宋体" w:eastAsia="宋体" w:cs="宋体"/>
                <w:color w:val="000000"/>
                <w:kern w:val="0"/>
                <w:sz w:val="20"/>
                <w:szCs w:val="20"/>
                <w:highlight w:val="none"/>
              </w:rPr>
              <w:t>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5ED3EB1">
            <w:pPr>
              <w:widowControl/>
              <w:numPr>
                <w:ilvl w:val="0"/>
                <w:numId w:val="0"/>
              </w:numPr>
              <w:jc w:val="left"/>
              <w:textAlignment w:val="auto"/>
              <w:rPr>
                <w:rFonts w:hint="eastAsia" w:ascii="宋体" w:hAnsi="宋体" w:eastAsia="宋体" w:cs="Times New Roman"/>
                <w:highlight w:val="none"/>
              </w:rPr>
            </w:pPr>
            <w:r>
              <w:rPr>
                <w:rFonts w:hint="eastAsia" w:ascii="宋体" w:hAnsi="宋体" w:eastAsia="宋体" w:cs="Times New Roman"/>
                <w:highlight w:val="none"/>
              </w:rPr>
              <w:t>1、</w:t>
            </w:r>
            <w:r>
              <w:rPr>
                <w:rFonts w:hint="eastAsia" w:ascii="Times New Roman" w:hAnsi="Times New Roman" w:eastAsia="宋体" w:cs="Times New Roman"/>
                <w:highlight w:val="none"/>
                <w:lang w:val="en-US" w:eastAsia="zh-CN"/>
              </w:rPr>
              <w:t>整柜主体采用</w:t>
            </w:r>
            <w:r>
              <w:rPr>
                <w:rFonts w:hint="eastAsia" w:ascii="宋体" w:hAnsi="宋体" w:eastAsia="宋体" w:cs="Times New Roman"/>
                <w:highlight w:val="none"/>
              </w:rPr>
              <w:t>厚度不低于1.0mm</w:t>
            </w:r>
            <w:r>
              <w:rPr>
                <w:rFonts w:hint="eastAsia" w:ascii="Times New Roman" w:hAnsi="Times New Roman" w:eastAsia="宋体" w:cs="Times New Roman"/>
                <w:highlight w:val="none"/>
                <w:lang w:val="en-US" w:eastAsia="zh-CN"/>
              </w:rPr>
              <w:t>电解钢制作；</w:t>
            </w:r>
          </w:p>
        </w:tc>
      </w:tr>
      <w:tr w14:paraId="603F0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218B42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45C2D9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64C27F5">
            <w:pPr>
              <w:widowControl w:val="0"/>
              <w:numPr>
                <w:ilvl w:val="0"/>
                <w:numId w:val="0"/>
              </w:numPr>
              <w:ind w:left="0" w:leftChars="0" w:firstLine="0" w:firstLineChars="0"/>
              <w:jc w:val="both"/>
              <w:textAlignment w:val="auto"/>
              <w:rPr>
                <w:rFonts w:hint="eastAsia" w:ascii="宋体" w:hAnsi="宋体" w:eastAsia="宋体" w:cs="Times New Roman"/>
                <w:highlight w:val="none"/>
              </w:rPr>
            </w:pPr>
            <w:r>
              <w:rPr>
                <w:rFonts w:hint="eastAsia" w:ascii="宋体" w:hAnsi="宋体" w:eastAsia="宋体" w:cs="Times New Roman"/>
                <w:highlight w:val="none"/>
                <w:lang w:val="en-US" w:eastAsia="zh-CN"/>
              </w:rPr>
              <w:t>2</w:t>
            </w:r>
            <w:r>
              <w:rPr>
                <w:rFonts w:hint="eastAsia" w:ascii="宋体" w:hAnsi="宋体" w:eastAsia="宋体" w:cs="Times New Roman"/>
                <w:highlight w:val="none"/>
              </w:rPr>
              <w:t>、</w:t>
            </w:r>
            <w:r>
              <w:rPr>
                <w:rFonts w:hint="eastAsia" w:ascii="宋体" w:hAnsi="宋体" w:eastAsia="宋体" w:cs="Times New Roman"/>
                <w:highlight w:val="none"/>
                <w:lang w:val="en-US" w:eastAsia="zh-CN"/>
              </w:rPr>
              <w:t>屏幕</w:t>
            </w:r>
            <w:r>
              <w:rPr>
                <w:rFonts w:hint="eastAsia" w:ascii="宋体" w:hAnsi="宋体" w:eastAsia="宋体" w:cs="宋体"/>
                <w:kern w:val="2"/>
                <w:sz w:val="21"/>
                <w:szCs w:val="21"/>
                <w:highlight w:val="none"/>
                <w:lang w:val="en-US" w:eastAsia="zh-CN" w:bidi="ar-SA"/>
              </w:rPr>
              <w:t>≥12英寸。</w:t>
            </w:r>
          </w:p>
        </w:tc>
      </w:tr>
      <w:tr w14:paraId="7DA9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60AABA2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EC4D4A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C67FA6C">
            <w:pPr>
              <w:widowControl/>
              <w:jc w:val="left"/>
              <w:textAlignment w:val="center"/>
              <w:rPr>
                <w:rFonts w:hint="eastAsia" w:ascii="宋体" w:hAnsi="宋体" w:eastAsia="宋体" w:cs="Times New Roman"/>
                <w:highlight w:val="none"/>
              </w:rPr>
            </w:pPr>
            <w:r>
              <w:rPr>
                <w:rFonts w:hint="eastAsia" w:ascii="宋体" w:hAnsi="宋体" w:eastAsia="宋体" w:cs="宋体"/>
                <w:kern w:val="2"/>
                <w:sz w:val="21"/>
                <w:szCs w:val="21"/>
                <w:highlight w:val="none"/>
                <w:lang w:val="en-US" w:eastAsia="zh-CN" w:bidi="ar-SA"/>
              </w:rPr>
              <w:t>3、配置：智能抽屉、普通抽屉；</w:t>
            </w:r>
          </w:p>
        </w:tc>
      </w:tr>
      <w:tr w14:paraId="4A3B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5C34FD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D7C61A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129ECA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4、▲危化品柜的成品技术要求：依据GB/T 228.1《金属材料 拉伸试验 第1部分：室温试验方法》、</w:t>
            </w:r>
            <w:bookmarkStart w:id="157" w:name="OLE_LINK96"/>
            <w:r>
              <w:rPr>
                <w:rFonts w:hint="eastAsia" w:ascii="宋体" w:hAnsi="宋体" w:eastAsia="宋体" w:cs="Times New Roman"/>
                <w:b/>
                <w:bCs/>
                <w:color w:val="FF0000"/>
                <w:highlight w:val="none"/>
                <w:lang w:val="en-US" w:eastAsia="zh-CN"/>
              </w:rPr>
              <w:t>GB/T 11253</w:t>
            </w:r>
            <w:bookmarkEnd w:id="157"/>
            <w:r>
              <w:rPr>
                <w:rFonts w:hint="eastAsia" w:ascii="宋体" w:hAnsi="宋体" w:eastAsia="宋体" w:cs="Times New Roman"/>
                <w:b/>
                <w:bCs/>
                <w:color w:val="FF0000"/>
                <w:highlight w:val="none"/>
                <w:lang w:val="en-US" w:eastAsia="zh-CN"/>
              </w:rPr>
              <w:t>《碳素结构钢冷轧钢板及钢带》、</w:t>
            </w:r>
            <w:bookmarkStart w:id="158" w:name="OLE_LINK97"/>
            <w:r>
              <w:rPr>
                <w:rFonts w:hint="eastAsia" w:ascii="宋体" w:hAnsi="宋体" w:eastAsia="宋体" w:cs="Times New Roman"/>
                <w:b/>
                <w:bCs/>
                <w:color w:val="FF0000"/>
                <w:highlight w:val="none"/>
                <w:lang w:val="en-US" w:eastAsia="zh-CN"/>
              </w:rPr>
              <w:t>GB/T 230.1</w:t>
            </w:r>
            <w:bookmarkEnd w:id="158"/>
            <w:r>
              <w:rPr>
                <w:rFonts w:hint="eastAsia" w:ascii="宋体" w:hAnsi="宋体" w:eastAsia="宋体" w:cs="Times New Roman"/>
                <w:b/>
                <w:bCs/>
                <w:color w:val="FF0000"/>
                <w:highlight w:val="none"/>
                <w:lang w:val="en-US" w:eastAsia="zh-CN"/>
              </w:rPr>
              <w:t>《金属材料 洛氏硬度试验 第1部分：试验方法》、</w:t>
            </w:r>
            <w:bookmarkStart w:id="159" w:name="OLE_LINK98"/>
            <w:r>
              <w:rPr>
                <w:rFonts w:hint="eastAsia" w:ascii="宋体" w:hAnsi="宋体" w:eastAsia="宋体" w:cs="Times New Roman"/>
                <w:b/>
                <w:bCs/>
                <w:color w:val="FF0000"/>
                <w:highlight w:val="none"/>
                <w:lang w:val="en-US" w:eastAsia="zh-CN"/>
              </w:rPr>
              <w:t>GB/T 6394</w:t>
            </w:r>
            <w:bookmarkEnd w:id="159"/>
            <w:r>
              <w:rPr>
                <w:rFonts w:hint="eastAsia" w:ascii="宋体" w:hAnsi="宋体" w:eastAsia="宋体" w:cs="Times New Roman"/>
                <w:b/>
                <w:bCs/>
                <w:color w:val="FF0000"/>
                <w:highlight w:val="none"/>
                <w:lang w:val="en-US" w:eastAsia="zh-CN"/>
              </w:rPr>
              <w:t>《金属平均晶粒度测定方法》；</w:t>
            </w:r>
          </w:p>
          <w:p w14:paraId="68EBD2DC">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（1）力学性能：抗拉强度Rm:370~500MPa，</w:t>
            </w:r>
            <w:bookmarkStart w:id="160" w:name="OLE_LINK117"/>
            <w:r>
              <w:rPr>
                <w:rFonts w:hint="eastAsia" w:ascii="宋体" w:hAnsi="宋体" w:eastAsia="宋体" w:cs="Times New Roman"/>
                <w:b/>
                <w:bCs/>
                <w:color w:val="FF0000"/>
                <w:highlight w:val="none"/>
                <w:lang w:val="en-US" w:eastAsia="zh-CN"/>
              </w:rPr>
              <w:t>断后伸长率</w:t>
            </w:r>
            <w:bookmarkEnd w:id="160"/>
            <w:r>
              <w:rPr>
                <w:rFonts w:hint="eastAsia" w:ascii="宋体" w:hAnsi="宋体" w:eastAsia="宋体" w:cs="Times New Roman"/>
                <w:b/>
                <w:bCs/>
                <w:color w:val="FF0000"/>
                <w:highlight w:val="none"/>
                <w:lang w:val="en-US" w:eastAsia="zh-CN"/>
              </w:rPr>
              <w:t>≥20%；</w:t>
            </w:r>
          </w:p>
          <w:p w14:paraId="661E155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（2）洛氏硬度≥25HRC；</w:t>
            </w:r>
          </w:p>
          <w:p w14:paraId="315F98D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（3）平均晶粒度：无孪晶晶粒（浅腐蚀）100倍，≥5级。</w:t>
            </w:r>
          </w:p>
          <w:p w14:paraId="4656C1B1">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1B61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tcBorders>
              <w:left w:val="single" w:color="auto" w:sz="4" w:space="0"/>
              <w:right w:val="single" w:color="auto" w:sz="4" w:space="0"/>
            </w:tcBorders>
            <w:noWrap w:val="0"/>
            <w:vAlign w:val="center"/>
          </w:tcPr>
          <w:p w14:paraId="53F136B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71</w:t>
            </w:r>
          </w:p>
        </w:tc>
        <w:tc>
          <w:tcPr>
            <w:tcW w:w="2172" w:type="dxa"/>
            <w:tcBorders>
              <w:left w:val="single" w:color="auto" w:sz="4" w:space="0"/>
              <w:right w:val="single" w:color="auto" w:sz="4" w:space="0"/>
            </w:tcBorders>
            <w:noWrap w:val="0"/>
            <w:vAlign w:val="center"/>
          </w:tcPr>
          <w:p w14:paraId="42E1747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晾晒架</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5A04F04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1、金属管材直径不低于10mm。</w:t>
            </w:r>
          </w:p>
        </w:tc>
      </w:tr>
      <w:tr w14:paraId="2B33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9190B1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72</w:t>
            </w:r>
          </w:p>
        </w:tc>
        <w:tc>
          <w:tcPr>
            <w:tcW w:w="2172" w:type="dxa"/>
            <w:vMerge w:val="restart"/>
            <w:tcBorders>
              <w:left w:val="single" w:color="auto" w:sz="4" w:space="0"/>
              <w:right w:val="single" w:color="auto" w:sz="4" w:space="0"/>
            </w:tcBorders>
            <w:noWrap w:val="0"/>
            <w:vAlign w:val="center"/>
          </w:tcPr>
          <w:p w14:paraId="4818B84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定制药架1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45C32C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5558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18006F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DC766E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4A03D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2、表面处理：表面采用抗菌防霉粉末喷涂，涂层膜厚度均匀，内外一致</w:t>
            </w:r>
            <w:r>
              <w:rPr>
                <w:rFonts w:hint="eastAsia" w:ascii="宋体" w:hAnsi="宋体" w:eastAsia="宋体" w:cs="Times New Roman"/>
                <w:highlight w:val="none"/>
                <w:lang w:eastAsia="zh-CN"/>
              </w:rPr>
              <w:t>。</w:t>
            </w:r>
          </w:p>
        </w:tc>
      </w:tr>
      <w:tr w14:paraId="28CF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E203A9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CE4CAE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2088CE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3、上部为置物层，配置标签卡槽，药品分类存放。下部为掩门柜。</w:t>
            </w:r>
          </w:p>
        </w:tc>
      </w:tr>
      <w:tr w14:paraId="2247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633DB9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73</w:t>
            </w:r>
          </w:p>
        </w:tc>
        <w:tc>
          <w:tcPr>
            <w:tcW w:w="2172" w:type="dxa"/>
            <w:vMerge w:val="restart"/>
            <w:tcBorders>
              <w:left w:val="single" w:color="auto" w:sz="4" w:space="0"/>
              <w:right w:val="single" w:color="auto" w:sz="4" w:space="0"/>
            </w:tcBorders>
            <w:noWrap w:val="0"/>
            <w:vAlign w:val="center"/>
          </w:tcPr>
          <w:p w14:paraId="170E988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定制备餐柜2</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301F32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1、贴面材料：采用木纹色板。</w:t>
            </w:r>
          </w:p>
        </w:tc>
      </w:tr>
      <w:tr w14:paraId="5076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5A5D61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C9D810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9F8734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2、封边：封边与贴面同色。</w:t>
            </w:r>
          </w:p>
        </w:tc>
      </w:tr>
      <w:tr w14:paraId="0034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DF7FBD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338539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DC3448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3、桌面：采用医用抑菌亚克力人造石</w:t>
            </w:r>
          </w:p>
        </w:tc>
      </w:tr>
      <w:tr w14:paraId="1F8E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5592BF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30B45E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486772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4、基材：采用enf级刨花板，经过防潮、防虫、防腐化学处理，台面厚度≥25mm。</w:t>
            </w:r>
          </w:p>
        </w:tc>
      </w:tr>
      <w:tr w14:paraId="78A0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8F6CE9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A4B853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EE688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5、五金件：选用三合一偏心连接件，五金医用不锈钢铰链和三节静音路轨。</w:t>
            </w:r>
          </w:p>
        </w:tc>
      </w:tr>
      <w:tr w14:paraId="1077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70E0217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85365A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9D2456D">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6、配置：内部具体设计可根据甲方需求设计</w:t>
            </w:r>
            <w:r>
              <w:rPr>
                <w:rFonts w:hint="eastAsia" w:ascii="宋体" w:hAnsi="宋体" w:eastAsia="宋体" w:cs="Times New Roman"/>
                <w:highlight w:val="none"/>
                <w:lang w:eastAsia="zh-CN"/>
              </w:rPr>
              <w:t>；</w:t>
            </w:r>
          </w:p>
        </w:tc>
      </w:tr>
      <w:tr w14:paraId="6938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2CD79F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4133CF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D899B9F">
            <w:pPr>
              <w:widowControl/>
              <w:numPr>
                <w:ilvl w:val="0"/>
                <w:numId w:val="0"/>
              </w:numPr>
              <w:ind w:left="0" w:leftChars="0" w:firstLine="0" w:firstLineChars="0"/>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kern w:val="2"/>
                <w:sz w:val="21"/>
                <w:szCs w:val="24"/>
                <w:highlight w:val="none"/>
                <w:lang w:val="en-US" w:eastAsia="zh-CN" w:bidi="ar-SA"/>
              </w:rPr>
              <w:t>7、</w:t>
            </w:r>
            <w:r>
              <w:rPr>
                <w:rFonts w:hint="eastAsia" w:ascii="宋体" w:hAnsi="宋体" w:eastAsia="宋体" w:cs="Times New Roman"/>
                <w:b/>
                <w:bCs/>
                <w:color w:val="FF0000"/>
                <w:highlight w:val="none"/>
                <w:lang w:val="en-US" w:eastAsia="zh-CN"/>
              </w:rPr>
              <w:t>▲三合一偏心连接件、铰链、导轨的技术要求：</w:t>
            </w:r>
          </w:p>
          <w:p w14:paraId="78BD1DCD">
            <w:pPr>
              <w:widowControl/>
              <w:numPr>
                <w:ilvl w:val="0"/>
                <w:numId w:val="0"/>
              </w:numPr>
              <w:ind w:leftChars="0"/>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三合一偏心连接件：依据、</w:t>
            </w:r>
            <w:bookmarkStart w:id="161" w:name="OLE_LINK78"/>
            <w:r>
              <w:rPr>
                <w:rFonts w:hint="eastAsia" w:ascii="宋体" w:hAnsi="宋体" w:eastAsia="宋体" w:cs="Times New Roman"/>
                <w:b/>
                <w:bCs/>
                <w:color w:val="FF0000"/>
                <w:highlight w:val="none"/>
                <w:lang w:val="en-US" w:eastAsia="zh-CN"/>
              </w:rPr>
              <w:t>GB/T 10125</w:t>
            </w:r>
            <w:bookmarkEnd w:id="161"/>
            <w:r>
              <w:rPr>
                <w:rFonts w:hint="eastAsia" w:ascii="宋体" w:hAnsi="宋体" w:eastAsia="宋体" w:cs="Times New Roman"/>
                <w:b/>
                <w:bCs/>
                <w:color w:val="FF0000"/>
                <w:highlight w:val="none"/>
                <w:lang w:val="en-US" w:eastAsia="zh-CN"/>
              </w:rPr>
              <w:t>《人造气氛腐蚀试验盐雾试验》、</w:t>
            </w:r>
            <w:bookmarkStart w:id="162" w:name="OLE_LINK79"/>
            <w:r>
              <w:rPr>
                <w:rFonts w:hint="eastAsia" w:ascii="宋体" w:hAnsi="宋体" w:eastAsia="宋体" w:cs="Times New Roman"/>
                <w:b/>
                <w:bCs/>
                <w:color w:val="FF0000"/>
                <w:highlight w:val="none"/>
                <w:lang w:val="en-US" w:eastAsia="zh-CN"/>
              </w:rPr>
              <w:t>QB/T 3832</w:t>
            </w:r>
            <w:bookmarkEnd w:id="162"/>
            <w:r>
              <w:rPr>
                <w:rFonts w:hint="eastAsia" w:ascii="宋体" w:hAnsi="宋体" w:eastAsia="宋体" w:cs="Times New Roman"/>
                <w:b/>
                <w:bCs/>
                <w:color w:val="FF0000"/>
                <w:highlight w:val="none"/>
                <w:lang w:val="en-US" w:eastAsia="zh-CN"/>
              </w:rPr>
              <w:t>《轻工产品金属镀层腐蚀试验结果的评价》、</w:t>
            </w:r>
            <w:bookmarkStart w:id="163" w:name="OLE_LINK80"/>
            <w:r>
              <w:rPr>
                <w:rFonts w:hint="eastAsia" w:ascii="宋体" w:hAnsi="宋体" w:eastAsia="宋体" w:cs="Times New Roman"/>
                <w:b/>
                <w:bCs/>
                <w:color w:val="FF0000"/>
                <w:highlight w:val="none"/>
                <w:lang w:val="en-US" w:eastAsia="zh-CN"/>
              </w:rPr>
              <w:t>GB/T 28203</w:t>
            </w:r>
            <w:bookmarkEnd w:id="163"/>
            <w:r>
              <w:rPr>
                <w:rFonts w:hint="eastAsia" w:ascii="宋体" w:hAnsi="宋体" w:eastAsia="宋体" w:cs="Times New Roman"/>
                <w:b/>
                <w:bCs/>
                <w:color w:val="FF0000"/>
                <w:highlight w:val="none"/>
                <w:lang w:val="en-US" w:eastAsia="zh-CN"/>
              </w:rPr>
              <w:t>《家具用连接件技术要求及试验方法》；</w:t>
            </w:r>
          </w:p>
          <w:p w14:paraId="414E585F">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（1）中性盐雾试验(NSS)连续喷雾不少于200h，镀层本身的耐腐蚀等级10级，镀层对基体的保护等级10级；</w:t>
            </w:r>
          </w:p>
          <w:p w14:paraId="7C812A10">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（2）乙酸盐雾试验(AASS)连续喷雾不少于200h，镀层本身的耐腐蚀等级10级，镀层对基体的保护等级10级；</w:t>
            </w:r>
          </w:p>
          <w:p w14:paraId="0F32989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（3）力学性能 三合一偏心连接件偏心体抗压强度 ≥340N。</w:t>
            </w:r>
          </w:p>
          <w:p w14:paraId="14CA0A4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铰链：依据</w:t>
            </w:r>
            <w:bookmarkStart w:id="164" w:name="OLE_LINK81"/>
            <w:r>
              <w:rPr>
                <w:rFonts w:hint="eastAsia" w:ascii="宋体" w:hAnsi="宋体" w:eastAsia="宋体" w:cs="Times New Roman"/>
                <w:b/>
                <w:bCs/>
                <w:color w:val="FF0000"/>
                <w:highlight w:val="none"/>
                <w:lang w:val="en-US" w:eastAsia="zh-CN"/>
              </w:rPr>
              <w:t>QB/T 2189</w:t>
            </w:r>
            <w:bookmarkEnd w:id="164"/>
            <w:r>
              <w:rPr>
                <w:rFonts w:hint="eastAsia" w:ascii="宋体" w:hAnsi="宋体" w:eastAsia="宋体" w:cs="Times New Roman"/>
                <w:b/>
                <w:bCs/>
                <w:color w:val="FF0000"/>
                <w:highlight w:val="none"/>
                <w:lang w:val="en-US" w:eastAsia="zh-CN"/>
              </w:rPr>
              <w:t>《家具五金杯状暗铰链》、</w:t>
            </w:r>
            <w:bookmarkStart w:id="165" w:name="OLE_LINK82"/>
            <w:r>
              <w:rPr>
                <w:rFonts w:hint="eastAsia" w:ascii="宋体" w:hAnsi="宋体" w:eastAsia="宋体" w:cs="Times New Roman"/>
                <w:b/>
                <w:bCs/>
                <w:color w:val="FF0000"/>
                <w:highlight w:val="none"/>
                <w:lang w:val="en-US" w:eastAsia="zh-CN"/>
              </w:rPr>
              <w:t>GB/T 10125</w:t>
            </w:r>
            <w:bookmarkEnd w:id="165"/>
            <w:r>
              <w:rPr>
                <w:rFonts w:hint="eastAsia" w:ascii="宋体" w:hAnsi="宋体" w:eastAsia="宋体" w:cs="Times New Roman"/>
                <w:b/>
                <w:bCs/>
                <w:color w:val="FF0000"/>
                <w:highlight w:val="none"/>
                <w:lang w:val="en-US" w:eastAsia="zh-CN"/>
              </w:rPr>
              <w:t>《人造气氛腐蚀试验 盐雾试验》、</w:t>
            </w:r>
            <w:bookmarkStart w:id="166" w:name="OLE_LINK86"/>
            <w:r>
              <w:rPr>
                <w:rFonts w:hint="eastAsia" w:ascii="宋体" w:hAnsi="宋体" w:eastAsia="宋体" w:cs="Times New Roman"/>
                <w:b/>
                <w:bCs/>
                <w:color w:val="FF0000"/>
                <w:highlight w:val="none"/>
                <w:lang w:val="en-US" w:eastAsia="zh-CN"/>
              </w:rPr>
              <w:t>QB/T 3832</w:t>
            </w:r>
            <w:bookmarkEnd w:id="166"/>
            <w:r>
              <w:rPr>
                <w:rFonts w:hint="eastAsia" w:ascii="宋体" w:hAnsi="宋体" w:eastAsia="宋体" w:cs="Times New Roman"/>
                <w:b/>
                <w:bCs/>
                <w:color w:val="FF0000"/>
                <w:highlight w:val="none"/>
                <w:lang w:val="en-US" w:eastAsia="zh-CN"/>
              </w:rPr>
              <w:t>《轻工产品金属镀层腐蚀试验结果的评价》、QB/T 4371《家具抗菌性能的评价》；</w:t>
            </w:r>
          </w:p>
          <w:p w14:paraId="4894771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（1）中性盐雾试验（NSS）连续喷雾不少于200h，镀层本身的耐腐蚀等级10级，镀层对基体的保护等级10级；乙酸盐雾试验（AASS)连续喷雾不少于200h，镀层本身的耐腐蚀等级10级，镀层对基体的保护等级10级；</w:t>
            </w:r>
          </w:p>
          <w:p w14:paraId="425BE110">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（2）抗菌性能（抗菌率）：大肠杆菌、金黄色葡萄球菌抗菌率达到99%。</w:t>
            </w:r>
          </w:p>
          <w:p w14:paraId="5651AE56">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（3）功能-耐久性 12万次检测合格；功能-下沉量 安装B型试验门时，下沉量不大于1.5mm。</w:t>
            </w:r>
          </w:p>
          <w:p w14:paraId="0C30FC3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导轨：依据</w:t>
            </w:r>
            <w:bookmarkStart w:id="167" w:name="OLE_LINK87"/>
            <w:r>
              <w:rPr>
                <w:rFonts w:hint="eastAsia" w:ascii="宋体" w:hAnsi="宋体" w:eastAsia="宋体" w:cs="Times New Roman"/>
                <w:b/>
                <w:bCs/>
                <w:color w:val="FF0000"/>
                <w:highlight w:val="none"/>
                <w:lang w:val="en-US" w:eastAsia="zh-CN"/>
              </w:rPr>
              <w:t>QB/T 2454</w:t>
            </w:r>
            <w:bookmarkEnd w:id="167"/>
            <w:r>
              <w:rPr>
                <w:rFonts w:hint="eastAsia" w:ascii="宋体" w:hAnsi="宋体" w:eastAsia="宋体" w:cs="Times New Roman"/>
                <w:b/>
                <w:bCs/>
                <w:color w:val="FF0000"/>
                <w:highlight w:val="none"/>
                <w:lang w:val="en-US" w:eastAsia="zh-CN"/>
              </w:rPr>
              <w:t>《家具五金抽屉导轨》、</w:t>
            </w:r>
            <w:bookmarkStart w:id="168" w:name="OLE_LINK88"/>
            <w:r>
              <w:rPr>
                <w:rFonts w:hint="eastAsia" w:ascii="宋体" w:hAnsi="宋体" w:eastAsia="宋体" w:cs="Times New Roman"/>
                <w:b/>
                <w:bCs/>
                <w:color w:val="FF0000"/>
                <w:highlight w:val="none"/>
                <w:lang w:val="en-US" w:eastAsia="zh-CN"/>
              </w:rPr>
              <w:t>GB/T 10125</w:t>
            </w:r>
            <w:bookmarkEnd w:id="168"/>
            <w:r>
              <w:rPr>
                <w:rFonts w:hint="eastAsia" w:ascii="宋体" w:hAnsi="宋体" w:eastAsia="宋体" w:cs="Times New Roman"/>
                <w:b/>
                <w:bCs/>
                <w:color w:val="FF0000"/>
                <w:highlight w:val="none"/>
                <w:lang w:val="en-US" w:eastAsia="zh-CN"/>
              </w:rPr>
              <w:t>《人造气氛腐蚀试验 盐雾试验》、</w:t>
            </w:r>
            <w:bookmarkStart w:id="169" w:name="OLE_LINK89"/>
            <w:r>
              <w:rPr>
                <w:rFonts w:hint="eastAsia" w:ascii="宋体" w:hAnsi="宋体" w:eastAsia="宋体" w:cs="Times New Roman"/>
                <w:b/>
                <w:bCs/>
                <w:color w:val="FF0000"/>
                <w:highlight w:val="none"/>
                <w:lang w:val="en-US" w:eastAsia="zh-CN"/>
              </w:rPr>
              <w:t>QB/T 3832</w:t>
            </w:r>
            <w:bookmarkEnd w:id="169"/>
            <w:r>
              <w:rPr>
                <w:rFonts w:hint="eastAsia" w:ascii="宋体" w:hAnsi="宋体" w:eastAsia="宋体" w:cs="Times New Roman"/>
                <w:b/>
                <w:bCs/>
                <w:color w:val="FF0000"/>
                <w:highlight w:val="none"/>
                <w:lang w:val="en-US" w:eastAsia="zh-CN"/>
              </w:rPr>
              <w:t>《轻工产品金属镀层腐蚀试验结果的评价》、</w:t>
            </w:r>
            <w:bookmarkStart w:id="170" w:name="OLE_LINK99"/>
            <w:r>
              <w:rPr>
                <w:rFonts w:hint="eastAsia" w:ascii="宋体" w:hAnsi="宋体" w:eastAsia="宋体" w:cs="Times New Roman"/>
                <w:b/>
                <w:bCs/>
                <w:color w:val="FF0000"/>
                <w:highlight w:val="none"/>
                <w:lang w:val="en-US" w:eastAsia="zh-CN"/>
              </w:rPr>
              <w:t>QB/T 4371</w:t>
            </w:r>
            <w:bookmarkEnd w:id="170"/>
            <w:r>
              <w:rPr>
                <w:rFonts w:hint="eastAsia" w:ascii="宋体" w:hAnsi="宋体" w:eastAsia="宋体" w:cs="Times New Roman"/>
                <w:b/>
                <w:bCs/>
                <w:color w:val="FF0000"/>
                <w:highlight w:val="none"/>
                <w:lang w:val="en-US" w:eastAsia="zh-CN"/>
              </w:rPr>
              <w:t>《家具抗菌性能的评价》；</w:t>
            </w:r>
          </w:p>
          <w:p w14:paraId="05D9751A">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（1）中性盐雾试验（NSS）连续喷雾不少于200h，镀层本身的耐腐蚀等级10级，镀层对基体的保护等级10级；乙酸盐雾试验(AASS）连续喷雾不少于200h，镀层本身的耐腐蚀等级10级，镀层对基体的保护等级10级；</w:t>
            </w:r>
          </w:p>
          <w:p w14:paraId="58365D78">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（2）抗菌性能（抗菌率）：大肠杆菌、金黄色葡萄球菌抑菌率达到99%。</w:t>
            </w:r>
          </w:p>
          <w:p w14:paraId="45F54E7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（3）耐久性12万次检测合格。</w:t>
            </w:r>
          </w:p>
          <w:p w14:paraId="6B843B54">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28A1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1E4BCD9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74</w:t>
            </w:r>
          </w:p>
        </w:tc>
        <w:tc>
          <w:tcPr>
            <w:tcW w:w="2172" w:type="dxa"/>
            <w:vMerge w:val="restart"/>
            <w:tcBorders>
              <w:left w:val="single" w:color="auto" w:sz="4" w:space="0"/>
              <w:right w:val="single" w:color="auto" w:sz="4" w:space="0"/>
            </w:tcBorders>
            <w:noWrap w:val="0"/>
            <w:vAlign w:val="center"/>
          </w:tcPr>
          <w:p w14:paraId="5D97702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单人床</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15E3ED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r>
      <w:tr w14:paraId="7F60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2D9A03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4E4FFF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18CB1C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r>
      <w:tr w14:paraId="0D42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40B67B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6ED2C4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C01A3B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不低于2mmPVC胶边，热熔胶。</w:t>
            </w:r>
          </w:p>
        </w:tc>
      </w:tr>
      <w:tr w14:paraId="4DF1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640" w:type="dxa"/>
            <w:vMerge w:val="continue"/>
            <w:tcBorders>
              <w:left w:val="single" w:color="auto" w:sz="4" w:space="0"/>
              <w:right w:val="single" w:color="auto" w:sz="4" w:space="0"/>
            </w:tcBorders>
            <w:noWrap w:val="0"/>
            <w:vAlign w:val="center"/>
          </w:tcPr>
          <w:p w14:paraId="137D73E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D56C5B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ED9378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4、配置：配置床板、床垫：</w:t>
            </w:r>
            <w:r>
              <w:rPr>
                <w:rFonts w:hint="eastAsia" w:ascii="宋体" w:hAnsi="宋体" w:eastAsia="宋体" w:cs="宋体"/>
                <w:color w:val="000000"/>
                <w:kern w:val="0"/>
                <w:sz w:val="22"/>
                <w:szCs w:val="22"/>
                <w:highlight w:val="none"/>
              </w:rPr>
              <w:t>涤棉细斜印花面料布料</w:t>
            </w:r>
            <w:r>
              <w:rPr>
                <w:rFonts w:hint="eastAsia" w:ascii="宋体" w:hAnsi="宋体" w:eastAsia="宋体" w:cs="Times New Roman"/>
                <w:highlight w:val="none"/>
              </w:rPr>
              <w:t>。</w:t>
            </w:r>
          </w:p>
        </w:tc>
      </w:tr>
      <w:tr w14:paraId="1427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40" w:type="dxa"/>
            <w:vMerge w:val="restart"/>
            <w:tcBorders>
              <w:left w:val="single" w:color="auto" w:sz="4" w:space="0"/>
              <w:right w:val="single" w:color="auto" w:sz="4" w:space="0"/>
            </w:tcBorders>
            <w:noWrap w:val="0"/>
            <w:vAlign w:val="center"/>
          </w:tcPr>
          <w:p w14:paraId="7764189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75</w:t>
            </w:r>
          </w:p>
        </w:tc>
        <w:tc>
          <w:tcPr>
            <w:tcW w:w="2172" w:type="dxa"/>
            <w:vMerge w:val="restart"/>
            <w:tcBorders>
              <w:left w:val="single" w:color="auto" w:sz="4" w:space="0"/>
              <w:right w:val="single" w:color="auto" w:sz="4" w:space="0"/>
            </w:tcBorders>
            <w:noWrap w:val="0"/>
            <w:vAlign w:val="center"/>
          </w:tcPr>
          <w:p w14:paraId="28EB107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单人陪护沙发</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A87AA5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1、饰面：采用专业医用皮革，耐腐蚀、耐紫外线消毒及抗老化性能、高耐磨耐用性。</w:t>
            </w:r>
          </w:p>
        </w:tc>
      </w:tr>
      <w:tr w14:paraId="5BE5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811EC5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638F91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8BB305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2、海绵：采用发泡棉，密度为40KG/m³。</w:t>
            </w:r>
          </w:p>
        </w:tc>
      </w:tr>
      <w:tr w14:paraId="357E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ACB8CB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AF453C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03391C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3、脚架：采用Ø38mm，管壁厚度不低于1.4mm冷轧钢管，表面喷涂处理，应无漏喷、锈蚀、脱色、掉色等；</w:t>
            </w:r>
          </w:p>
        </w:tc>
      </w:tr>
      <w:tr w14:paraId="1549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C19B92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16237F2">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8F68E8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4、扶手面：PU成型自结皮饰面</w:t>
            </w:r>
            <w:r>
              <w:rPr>
                <w:rFonts w:hint="eastAsia" w:ascii="宋体" w:hAnsi="宋体" w:eastAsia="宋体" w:cs="Times New Roman"/>
                <w:highlight w:val="none"/>
                <w:lang w:eastAsia="zh-CN"/>
              </w:rPr>
              <w:t>。</w:t>
            </w:r>
          </w:p>
        </w:tc>
      </w:tr>
      <w:tr w14:paraId="0020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0BC189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76</w:t>
            </w:r>
          </w:p>
        </w:tc>
        <w:tc>
          <w:tcPr>
            <w:tcW w:w="2172" w:type="dxa"/>
            <w:vMerge w:val="restart"/>
            <w:tcBorders>
              <w:left w:val="single" w:color="auto" w:sz="4" w:space="0"/>
              <w:right w:val="single" w:color="auto" w:sz="4" w:space="0"/>
            </w:tcBorders>
            <w:noWrap w:val="0"/>
            <w:vAlign w:val="center"/>
          </w:tcPr>
          <w:p w14:paraId="7B9DAB6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床头柜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7B0C9AB">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r>
      <w:tr w14:paraId="51E4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2B15F8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D90237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30113A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r>
      <w:tr w14:paraId="385E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F84399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B74FCE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AA418C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3、封边用材：PVC胶边，热熔胶。</w:t>
            </w:r>
          </w:p>
        </w:tc>
      </w:tr>
      <w:tr w14:paraId="0E91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A5D04B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77</w:t>
            </w:r>
          </w:p>
        </w:tc>
        <w:tc>
          <w:tcPr>
            <w:tcW w:w="2172" w:type="dxa"/>
            <w:vMerge w:val="restart"/>
            <w:tcBorders>
              <w:left w:val="single" w:color="auto" w:sz="4" w:space="0"/>
              <w:right w:val="single" w:color="auto" w:sz="4" w:space="0"/>
            </w:tcBorders>
            <w:noWrap w:val="0"/>
            <w:vAlign w:val="center"/>
          </w:tcPr>
          <w:p w14:paraId="06E89B9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衣柜2</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555DA93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6926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BA7474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FA9B87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AB6E1D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r>
      <w:tr w14:paraId="4918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668257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21C703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F9D114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01CF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29DFF3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937034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5F6573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r>
      <w:tr w14:paraId="2B98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BB2F90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9B010D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0E60F6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5、配置挂衣杆。</w:t>
            </w:r>
          </w:p>
        </w:tc>
      </w:tr>
      <w:tr w14:paraId="1E12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1189411">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5D1F0A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E38B0F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6、具体款式及功能分区根据采购人需求深化设计。</w:t>
            </w:r>
          </w:p>
        </w:tc>
      </w:tr>
      <w:tr w14:paraId="2373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DAF66E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78</w:t>
            </w:r>
          </w:p>
        </w:tc>
        <w:tc>
          <w:tcPr>
            <w:tcW w:w="2172" w:type="dxa"/>
            <w:vMerge w:val="restart"/>
            <w:tcBorders>
              <w:left w:val="single" w:color="auto" w:sz="4" w:space="0"/>
              <w:right w:val="single" w:color="auto" w:sz="4" w:space="0"/>
            </w:tcBorders>
            <w:noWrap w:val="0"/>
            <w:vAlign w:val="center"/>
          </w:tcPr>
          <w:p w14:paraId="097A053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主机柜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109ECF0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5518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74FA25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ED4889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637587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2624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481E1B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E0A9CF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F36E53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3009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71A72C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A4C14B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11EAF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r>
      <w:tr w14:paraId="28F1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E16D1E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79</w:t>
            </w:r>
          </w:p>
        </w:tc>
        <w:tc>
          <w:tcPr>
            <w:tcW w:w="2172" w:type="dxa"/>
            <w:vMerge w:val="restart"/>
            <w:tcBorders>
              <w:left w:val="single" w:color="auto" w:sz="4" w:space="0"/>
              <w:right w:val="single" w:color="auto" w:sz="4" w:space="0"/>
            </w:tcBorders>
            <w:noWrap w:val="0"/>
            <w:vAlign w:val="center"/>
          </w:tcPr>
          <w:p w14:paraId="22E6340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分诊台</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6657995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1、贴面材料：采用木纹色板。</w:t>
            </w:r>
          </w:p>
        </w:tc>
      </w:tr>
      <w:tr w14:paraId="47AB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89120F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E9C2BA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7BC73F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2、封边：封边与贴面同色。</w:t>
            </w:r>
          </w:p>
        </w:tc>
      </w:tr>
      <w:tr w14:paraId="0BD8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A42C3F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AD6294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2AD6D0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3、基材：采用enf级刨花板+医用抑菌亚克力人造石</w:t>
            </w:r>
          </w:p>
        </w:tc>
      </w:tr>
      <w:tr w14:paraId="3E68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EED05E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C3E14F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AC3D76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4、五金件：五金配件</w:t>
            </w:r>
          </w:p>
        </w:tc>
      </w:tr>
      <w:tr w14:paraId="1084F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AD53C6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83D2A7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8BD103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5、配置：内部具体设计可根据甲方需求设计</w:t>
            </w:r>
          </w:p>
        </w:tc>
      </w:tr>
      <w:tr w14:paraId="766F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4C4A7E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80</w:t>
            </w:r>
          </w:p>
        </w:tc>
        <w:tc>
          <w:tcPr>
            <w:tcW w:w="2172" w:type="dxa"/>
            <w:vMerge w:val="restart"/>
            <w:tcBorders>
              <w:left w:val="single" w:color="auto" w:sz="4" w:space="0"/>
              <w:right w:val="single" w:color="auto" w:sz="4" w:space="0"/>
            </w:tcBorders>
            <w:noWrap w:val="0"/>
            <w:vAlign w:val="center"/>
          </w:tcPr>
          <w:p w14:paraId="68D694A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试剂柜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00DAC4C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50D4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1AFDD0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29001C3">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095B0B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0BB1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D24192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824DA9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6AE94F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3、表面处理：表面采用抗菌防霉粉末喷涂，涂层膜厚度均匀，内外一致，耐撞击，抗腐蚀力强。</w:t>
            </w:r>
          </w:p>
        </w:tc>
      </w:tr>
      <w:tr w14:paraId="61F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5B2E42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EC31AA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1DA1E0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4、功能配置：配机械锁具。上部为医用玻璃对开门，下部为钢制对开门，内置活动层板。</w:t>
            </w:r>
          </w:p>
        </w:tc>
      </w:tr>
      <w:tr w14:paraId="09AC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640" w:type="dxa"/>
            <w:vMerge w:val="restart"/>
            <w:tcBorders>
              <w:left w:val="single" w:color="auto" w:sz="4" w:space="0"/>
              <w:right w:val="single" w:color="auto" w:sz="4" w:space="0"/>
            </w:tcBorders>
            <w:noWrap w:val="0"/>
            <w:vAlign w:val="center"/>
          </w:tcPr>
          <w:p w14:paraId="7518542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81</w:t>
            </w:r>
          </w:p>
        </w:tc>
        <w:tc>
          <w:tcPr>
            <w:tcW w:w="2172" w:type="dxa"/>
            <w:vMerge w:val="restart"/>
            <w:tcBorders>
              <w:left w:val="single" w:color="auto" w:sz="4" w:space="0"/>
              <w:right w:val="single" w:color="auto" w:sz="4" w:space="0"/>
            </w:tcBorders>
            <w:noWrap w:val="0"/>
            <w:vAlign w:val="center"/>
          </w:tcPr>
          <w:p w14:paraId="175CDCE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通风柜1</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3140F8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w:t>
            </w:r>
            <w:r>
              <w:rPr>
                <w:rFonts w:hint="eastAsia" w:ascii="宋体" w:hAnsi="宋体" w:eastAsia="宋体" w:cs="Times New Roman"/>
                <w:highlight w:val="none"/>
                <w:lang w:eastAsia="zh-CN"/>
              </w:rPr>
              <w:t>、</w:t>
            </w:r>
            <w:r>
              <w:rPr>
                <w:rFonts w:hint="eastAsia" w:ascii="宋体" w:hAnsi="宋体" w:eastAsia="宋体" w:cs="Times New Roman"/>
                <w:highlight w:val="none"/>
              </w:rPr>
              <w:t>材质：采用</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1.0mm电解钢板，表面均要求除锈、酸洗、磷化等防锈处理，外层采用环氧树脂粉末高温静电喷涂，表面均匀静电粉沫喷涂，无突出漆块，无砂眼、折角处圆滑、无毛刺；</w:t>
            </w:r>
          </w:p>
        </w:tc>
      </w:tr>
      <w:tr w14:paraId="130B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40" w:type="dxa"/>
            <w:vMerge w:val="continue"/>
            <w:tcBorders>
              <w:left w:val="single" w:color="auto" w:sz="4" w:space="0"/>
              <w:right w:val="single" w:color="auto" w:sz="4" w:space="0"/>
            </w:tcBorders>
            <w:noWrap w:val="0"/>
            <w:vAlign w:val="center"/>
          </w:tcPr>
          <w:p w14:paraId="51891B8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1D9179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73E93F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w:t>
            </w:r>
            <w:r>
              <w:rPr>
                <w:rFonts w:hint="eastAsia" w:ascii="宋体" w:hAnsi="宋体" w:eastAsia="宋体" w:cs="Times New Roman"/>
                <w:highlight w:val="none"/>
                <w:lang w:eastAsia="zh-CN"/>
              </w:rPr>
              <w:t>、</w:t>
            </w:r>
            <w:r>
              <w:rPr>
                <w:rFonts w:hint="eastAsia" w:ascii="宋体" w:hAnsi="宋体" w:eastAsia="宋体" w:cs="Times New Roman"/>
                <w:highlight w:val="none"/>
              </w:rPr>
              <w:t>五金：导轨为不锈钢静音导轨，门铰为不锈钢合页。</w:t>
            </w:r>
          </w:p>
        </w:tc>
      </w:tr>
      <w:tr w14:paraId="1C4C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640" w:type="dxa"/>
            <w:vMerge w:val="continue"/>
            <w:tcBorders>
              <w:left w:val="single" w:color="auto" w:sz="4" w:space="0"/>
              <w:right w:val="single" w:color="auto" w:sz="4" w:space="0"/>
            </w:tcBorders>
            <w:noWrap w:val="0"/>
            <w:vAlign w:val="center"/>
          </w:tcPr>
          <w:p w14:paraId="1EF1F31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3A1DF2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F6CBDF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w:t>
            </w:r>
            <w:r>
              <w:rPr>
                <w:rFonts w:hint="eastAsia" w:ascii="宋体" w:hAnsi="宋体" w:eastAsia="宋体" w:cs="Times New Roman"/>
                <w:highlight w:val="none"/>
                <w:lang w:eastAsia="zh-CN"/>
              </w:rPr>
              <w:t>、</w:t>
            </w:r>
            <w:r>
              <w:rPr>
                <w:rFonts w:hint="eastAsia" w:ascii="宋体" w:hAnsi="宋体" w:eastAsia="宋体" w:cs="Times New Roman"/>
                <w:highlight w:val="none"/>
              </w:rPr>
              <w:t>结构：全钢落地式结构，背板落地，带全钢制主机柜，操作视窗采用≥4mm钢化玻璃，可无级停留升降。</w:t>
            </w:r>
          </w:p>
        </w:tc>
      </w:tr>
      <w:tr w14:paraId="4670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640" w:type="dxa"/>
            <w:vMerge w:val="continue"/>
            <w:tcBorders>
              <w:left w:val="single" w:color="auto" w:sz="4" w:space="0"/>
              <w:right w:val="single" w:color="auto" w:sz="4" w:space="0"/>
            </w:tcBorders>
            <w:noWrap w:val="0"/>
            <w:vAlign w:val="center"/>
          </w:tcPr>
          <w:p w14:paraId="7F8C4730">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3787D2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B358215">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w:t>
            </w:r>
            <w:r>
              <w:rPr>
                <w:rFonts w:hint="eastAsia" w:ascii="宋体" w:hAnsi="宋体" w:eastAsia="宋体" w:cs="Times New Roman"/>
                <w:highlight w:val="none"/>
                <w:lang w:eastAsia="zh-CN"/>
              </w:rPr>
              <w:t>、</w:t>
            </w:r>
            <w:r>
              <w:rPr>
                <w:rFonts w:hint="eastAsia" w:ascii="宋体" w:hAnsi="宋体" w:eastAsia="宋体" w:cs="Times New Roman"/>
                <w:highlight w:val="none"/>
              </w:rPr>
              <w:t>台面板为实心理化板台面，台面厚度≥12mm</w:t>
            </w:r>
            <w:r>
              <w:rPr>
                <w:rFonts w:hint="eastAsia" w:ascii="宋体" w:hAnsi="宋体" w:eastAsia="宋体" w:cs="Times New Roman"/>
                <w:highlight w:val="none"/>
                <w:lang w:eastAsia="zh-CN"/>
              </w:rPr>
              <w:t>；</w:t>
            </w:r>
          </w:p>
        </w:tc>
      </w:tr>
      <w:tr w14:paraId="5D39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640" w:type="dxa"/>
            <w:vMerge w:val="continue"/>
            <w:tcBorders>
              <w:left w:val="single" w:color="auto" w:sz="4" w:space="0"/>
              <w:right w:val="single" w:color="auto" w:sz="4" w:space="0"/>
            </w:tcBorders>
            <w:noWrap w:val="0"/>
            <w:vAlign w:val="center"/>
          </w:tcPr>
          <w:p w14:paraId="4D6EB96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6E3A16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33F33E5">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5</w:t>
            </w:r>
            <w:r>
              <w:rPr>
                <w:rFonts w:hint="eastAsia" w:ascii="宋体" w:hAnsi="宋体" w:eastAsia="宋体" w:cs="Times New Roman"/>
                <w:highlight w:val="none"/>
                <w:lang w:eastAsia="zh-CN"/>
              </w:rPr>
              <w:t>、</w:t>
            </w:r>
            <w:r>
              <w:rPr>
                <w:rFonts w:hint="eastAsia" w:ascii="宋体" w:hAnsi="宋体" w:eastAsia="宋体" w:cs="Times New Roman"/>
                <w:highlight w:val="none"/>
              </w:rPr>
              <w:t>配置：根据采购方需求配置照明灯，走线线槽，带86面板，调节显示面板</w:t>
            </w:r>
            <w:r>
              <w:rPr>
                <w:rFonts w:hint="eastAsia" w:ascii="Times New Roman" w:hAnsi="Times New Roman" w:eastAsia="宋体" w:cs="Times New Roman"/>
                <w:highlight w:val="none"/>
                <w:lang w:eastAsia="zh-CN"/>
              </w:rPr>
              <w:t>。</w:t>
            </w:r>
          </w:p>
        </w:tc>
      </w:tr>
      <w:tr w14:paraId="1F36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DE645C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82</w:t>
            </w:r>
          </w:p>
        </w:tc>
        <w:tc>
          <w:tcPr>
            <w:tcW w:w="2172" w:type="dxa"/>
            <w:vMerge w:val="restart"/>
            <w:tcBorders>
              <w:left w:val="single" w:color="auto" w:sz="4" w:space="0"/>
              <w:right w:val="single" w:color="auto" w:sz="4" w:space="0"/>
            </w:tcBorders>
            <w:noWrap w:val="0"/>
            <w:vAlign w:val="center"/>
          </w:tcPr>
          <w:p w14:paraId="6126036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定制钢制文件柜4</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D70283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7511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16C637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F9FD55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32587C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r>
      <w:tr w14:paraId="58A72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EF15AD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29758B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7360D6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r>
      <w:tr w14:paraId="4FC3A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6E06E7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FF9E39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330791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r>
      <w:tr w14:paraId="57E6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F902D3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775A5E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CA8D75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r>
      <w:tr w14:paraId="192D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322EC15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83</w:t>
            </w:r>
          </w:p>
        </w:tc>
        <w:tc>
          <w:tcPr>
            <w:tcW w:w="2172" w:type="dxa"/>
            <w:vMerge w:val="restart"/>
            <w:tcBorders>
              <w:left w:val="single" w:color="auto" w:sz="4" w:space="0"/>
              <w:right w:val="single" w:color="auto" w:sz="4" w:space="0"/>
            </w:tcBorders>
            <w:noWrap w:val="0"/>
            <w:vAlign w:val="center"/>
          </w:tcPr>
          <w:p w14:paraId="52528C45">
            <w:pPr>
              <w:widowControl/>
              <w:jc w:val="center"/>
              <w:textAlignment w:val="center"/>
              <w:rPr>
                <w:rFonts w:hint="eastAsia" w:ascii="宋体" w:hAnsi="宋体" w:eastAsia="宋体" w:cs="Times New Roman"/>
                <w:highlight w:val="none"/>
              </w:rPr>
            </w:pPr>
            <w:bookmarkStart w:id="171" w:name="OLE_LINK154"/>
            <w:r>
              <w:rPr>
                <w:rFonts w:hint="eastAsia" w:ascii="宋体" w:hAnsi="宋体" w:eastAsia="宋体" w:cs="Times New Roman"/>
                <w:highlight w:val="none"/>
              </w:rPr>
              <w:t>实验台</w:t>
            </w:r>
            <w:bookmarkEnd w:id="171"/>
          </w:p>
        </w:tc>
        <w:tc>
          <w:tcPr>
            <w:tcW w:w="6027" w:type="dxa"/>
            <w:tcBorders>
              <w:top w:val="single" w:color="auto" w:sz="4" w:space="0"/>
              <w:left w:val="single" w:color="auto" w:sz="4" w:space="0"/>
              <w:bottom w:val="single" w:color="auto" w:sz="4" w:space="0"/>
              <w:right w:val="single" w:color="auto" w:sz="4" w:space="0"/>
            </w:tcBorders>
            <w:noWrap w:val="0"/>
            <w:vAlign w:val="top"/>
          </w:tcPr>
          <w:p w14:paraId="5D81644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1、台面：采用实验室专用</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12.7mm耐腐蚀台面板材，操作面前缘上边经圆滑处理，采用实验室专用实芯理化板加工制作</w:t>
            </w:r>
          </w:p>
        </w:tc>
      </w:tr>
      <w:tr w14:paraId="540B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748C72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54C31B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96BC3B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2、柜体：采用</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1.0mm冷轧钢板冲折焊接制作，表面酸洗磷化再经抗菌防霉粉末喷涂，喷涂厚度≥75μm。</w:t>
            </w:r>
          </w:p>
        </w:tc>
      </w:tr>
      <w:tr w14:paraId="5B5C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21DDF0A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63691B2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FE84F4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3、柜体侧板采用≥0.8</w:t>
            </w:r>
            <w:r>
              <w:rPr>
                <w:rFonts w:hint="eastAsia" w:ascii="宋体" w:hAnsi="宋体" w:eastAsia="宋体" w:cs="Times New Roman"/>
                <w:highlight w:val="none"/>
                <w:lang w:val="en-US" w:eastAsia="zh-CN"/>
              </w:rPr>
              <w:t>MM</w:t>
            </w:r>
            <w:r>
              <w:rPr>
                <w:rFonts w:hint="eastAsia" w:ascii="宋体" w:hAnsi="宋体" w:eastAsia="宋体" w:cs="Times New Roman"/>
                <w:highlight w:val="none"/>
              </w:rPr>
              <w:t>医用镀锌钢板，所有钢制部件先经脱脂、水洗、酸洗、中和、磷化、高压冲洗、烘干防锈。主体钣金采用模具一体成型。转角处采用无拼接缝，不采用45°拼角降低钣金件强度和接角处圆弧不均匀。提供未喷涂钣金工艺件样板。</w:t>
            </w:r>
          </w:p>
        </w:tc>
      </w:tr>
      <w:tr w14:paraId="7F49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04EDC16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2B35717">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F8BEE0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4、门板：采用≥</w:t>
            </w:r>
            <w:r>
              <w:rPr>
                <w:rFonts w:hint="eastAsia" w:ascii="宋体" w:hAnsi="宋体" w:eastAsia="宋体" w:cs="Times New Roman"/>
                <w:highlight w:val="none"/>
                <w:lang w:val="en-US" w:eastAsia="zh-CN"/>
              </w:rPr>
              <w:t>1.0MM</w:t>
            </w:r>
            <w:r>
              <w:rPr>
                <w:rFonts w:hint="eastAsia" w:ascii="宋体" w:hAnsi="宋体" w:eastAsia="宋体" w:cs="Times New Roman"/>
                <w:highlight w:val="none"/>
              </w:rPr>
              <w:t>医用镀锌钢板（SPCCT），喷涂</w:t>
            </w:r>
            <w:r>
              <w:rPr>
                <w:rFonts w:hint="eastAsia" w:ascii="Times New Roman" w:hAnsi="Times New Roman" w:eastAsia="宋体" w:cs="Times New Roman"/>
                <w:highlight w:val="none"/>
                <w:lang w:val="en-US" w:eastAsia="zh-CN"/>
              </w:rPr>
              <w:t>≥</w:t>
            </w:r>
            <w:r>
              <w:rPr>
                <w:rFonts w:hint="eastAsia" w:ascii="宋体" w:hAnsi="宋体" w:eastAsia="宋体" w:cs="Times New Roman"/>
                <w:highlight w:val="none"/>
              </w:rPr>
              <w:t xml:space="preserve">75μm厚抗菌防霉粉末，门面板为凸面双斜边设计，双层结构内外部都经过环氧树脂喷涂中间填充隔音材料；门板内含填充材料起到静音作用。 </w:t>
            </w:r>
          </w:p>
        </w:tc>
      </w:tr>
      <w:tr w14:paraId="6F05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640" w:type="dxa"/>
            <w:vMerge w:val="continue"/>
            <w:tcBorders>
              <w:left w:val="single" w:color="auto" w:sz="4" w:space="0"/>
              <w:right w:val="single" w:color="auto" w:sz="4" w:space="0"/>
            </w:tcBorders>
            <w:noWrap w:val="0"/>
            <w:vAlign w:val="center"/>
          </w:tcPr>
          <w:p w14:paraId="4F8258EA">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2CE0DB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6ECFF5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5、抽屉: 抽屉为片装组合结构凸面双斜边设计，采用≥0.8MM医用镀锌钢板（SPCCT），喷涂≧75μm厚抗菌防霉粉末，抽屉底部和四面抽墙应为独立拆装结构组装，用拉铆螺母经19kn以上拉力铆固，配合不锈钢机丝螺丝连接现场组装，不破坏防腐涂层，工件所有连接部分经过两次环氧喷涂，避免因水份或者试剂渗漏进接缝后出现腐蚀生锈。抽屉内不出现焊接位，双层结构内外部都经过环氧树脂喷涂中间填充隔音材料；</w:t>
            </w:r>
          </w:p>
        </w:tc>
      </w:tr>
      <w:tr w14:paraId="2E8E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0A45B6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B006520">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D34A71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6、拉手：与柜门、抽面板一体折弯成型拉手。</w:t>
            </w:r>
          </w:p>
        </w:tc>
      </w:tr>
      <w:tr w14:paraId="0FB5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640" w:type="dxa"/>
            <w:vMerge w:val="continue"/>
            <w:tcBorders>
              <w:left w:val="single" w:color="auto" w:sz="4" w:space="0"/>
              <w:right w:val="single" w:color="auto" w:sz="4" w:space="0"/>
            </w:tcBorders>
            <w:noWrap w:val="0"/>
            <w:vAlign w:val="center"/>
          </w:tcPr>
          <w:p w14:paraId="0C198263">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3F5AD69">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944176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7、高低调整脚：采用M10螺丝压模成型，底衬防水黑色PVC六角套环。</w:t>
            </w:r>
          </w:p>
        </w:tc>
      </w:tr>
      <w:tr w14:paraId="5B24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5" w:hRule="atLeast"/>
        </w:trPr>
        <w:tc>
          <w:tcPr>
            <w:tcW w:w="640" w:type="dxa"/>
            <w:vMerge w:val="continue"/>
            <w:tcBorders>
              <w:left w:val="single" w:color="auto" w:sz="4" w:space="0"/>
              <w:right w:val="single" w:color="auto" w:sz="4" w:space="0"/>
            </w:tcBorders>
            <w:noWrap w:val="0"/>
            <w:vAlign w:val="center"/>
          </w:tcPr>
          <w:p w14:paraId="7EFE6B70">
            <w:pPr>
              <w:widowControl/>
              <w:jc w:val="left"/>
              <w:textAlignment w:val="center"/>
              <w:rPr>
                <w:rFonts w:ascii="Times New Roman" w:hAnsi="Times New Roman"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8591284">
            <w:pPr>
              <w:widowControl/>
              <w:jc w:val="left"/>
              <w:textAlignment w:val="center"/>
              <w:rPr>
                <w:rFonts w:ascii="Times New Roman" w:hAnsi="Times New Roman"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32128C4A">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8</w:t>
            </w:r>
            <w:r>
              <w:rPr>
                <w:rFonts w:hint="eastAsia" w:ascii="宋体" w:hAnsi="宋体" w:eastAsia="宋体" w:cs="Times New Roman"/>
                <w:b/>
                <w:bCs/>
                <w:color w:val="FF0000"/>
                <w:highlight w:val="none"/>
              </w:rPr>
              <w:t>、▲冷轧钢板的技术要求：</w:t>
            </w:r>
            <w:r>
              <w:rPr>
                <w:rFonts w:hint="eastAsia" w:ascii="宋体" w:hAnsi="宋体" w:eastAsia="宋体" w:cs="Times New Roman"/>
                <w:b/>
                <w:bCs/>
                <w:color w:val="FF0000"/>
                <w:highlight w:val="none"/>
                <w:lang w:val="en-US" w:eastAsia="zh-CN"/>
              </w:rPr>
              <w:t>依据</w:t>
            </w:r>
            <w:bookmarkStart w:id="172" w:name="OLE_LINK129"/>
            <w:r>
              <w:rPr>
                <w:rFonts w:hint="eastAsia" w:ascii="宋体" w:hAnsi="宋体" w:eastAsia="宋体" w:cs="Times New Roman"/>
                <w:b/>
                <w:bCs/>
                <w:color w:val="FF0000"/>
                <w:highlight w:val="none"/>
              </w:rPr>
              <w:t>QB/T 4767</w:t>
            </w:r>
            <w:bookmarkEnd w:id="172"/>
            <w:r>
              <w:rPr>
                <w:rFonts w:hint="eastAsia" w:ascii="宋体" w:hAnsi="宋体" w:eastAsia="宋体" w:cs="Times New Roman"/>
                <w:b/>
                <w:bCs/>
                <w:color w:val="FF0000"/>
                <w:highlight w:val="none"/>
              </w:rPr>
              <w:t>《家具用钢构件》、</w:t>
            </w:r>
            <w:bookmarkStart w:id="173" w:name="OLE_LINK130"/>
            <w:r>
              <w:rPr>
                <w:rFonts w:hint="eastAsia" w:ascii="宋体" w:hAnsi="宋体" w:eastAsia="宋体" w:cs="Times New Roman"/>
                <w:b/>
                <w:bCs/>
                <w:color w:val="FF0000"/>
                <w:highlight w:val="none"/>
              </w:rPr>
              <w:t>QB/T 3828</w:t>
            </w:r>
            <w:bookmarkEnd w:id="173"/>
            <w:r>
              <w:rPr>
                <w:rFonts w:hint="eastAsia" w:ascii="宋体" w:hAnsi="宋体" w:eastAsia="宋体" w:cs="Times New Roman"/>
                <w:b/>
                <w:bCs/>
                <w:color w:val="FF0000"/>
                <w:highlight w:val="none"/>
              </w:rPr>
              <w:t>《轻工产品金属镀层和化学处理层的耐腐蚀试验方法 铜盐加速乙酸盐雾试验(CASS)法》、</w:t>
            </w:r>
            <w:bookmarkStart w:id="174" w:name="OLE_LINK131"/>
            <w:r>
              <w:rPr>
                <w:rFonts w:hint="eastAsia" w:ascii="宋体" w:hAnsi="宋体" w:eastAsia="宋体" w:cs="Times New Roman"/>
                <w:b/>
                <w:bCs/>
                <w:color w:val="FF0000"/>
                <w:highlight w:val="none"/>
              </w:rPr>
              <w:t>QB/T3826</w:t>
            </w:r>
            <w:bookmarkEnd w:id="174"/>
            <w:r>
              <w:rPr>
                <w:rFonts w:hint="eastAsia" w:ascii="宋体" w:hAnsi="宋体" w:eastAsia="宋体" w:cs="Times New Roman"/>
                <w:b/>
                <w:bCs/>
                <w:color w:val="FF0000"/>
                <w:highlight w:val="none"/>
              </w:rPr>
              <w:t>《轻工产品金属镀层和化学处理层的耐腐蚀试验方法 中性盐雾试验(NSS)法》、</w:t>
            </w:r>
            <w:bookmarkStart w:id="175" w:name="OLE_LINK132"/>
            <w:r>
              <w:rPr>
                <w:rFonts w:hint="eastAsia" w:ascii="宋体" w:hAnsi="宋体" w:eastAsia="宋体" w:cs="Times New Roman"/>
                <w:b/>
                <w:bCs/>
                <w:color w:val="FF0000"/>
                <w:highlight w:val="none"/>
              </w:rPr>
              <w:t>QB/T 4371</w:t>
            </w:r>
            <w:bookmarkEnd w:id="175"/>
            <w:r>
              <w:rPr>
                <w:rFonts w:hint="eastAsia" w:ascii="宋体" w:hAnsi="宋体" w:eastAsia="宋体" w:cs="Times New Roman"/>
                <w:b/>
                <w:bCs/>
                <w:color w:val="FF0000"/>
                <w:highlight w:val="none"/>
              </w:rPr>
              <w:t>《家具抗菌性能的评价》</w:t>
            </w:r>
            <w:r>
              <w:rPr>
                <w:rFonts w:hint="eastAsia" w:ascii="宋体" w:hAnsi="宋体" w:eastAsia="宋体" w:cs="Times New Roman"/>
                <w:b/>
                <w:bCs/>
                <w:color w:val="FF0000"/>
                <w:highlight w:val="none"/>
                <w:lang w:eastAsia="zh-CN"/>
              </w:rPr>
              <w:t>、</w:t>
            </w:r>
            <w:bookmarkStart w:id="176" w:name="OLE_LINK100"/>
            <w:r>
              <w:rPr>
                <w:rFonts w:hint="eastAsia" w:ascii="宋体" w:hAnsi="宋体" w:eastAsia="宋体" w:cs="Times New Roman"/>
                <w:b/>
                <w:bCs/>
                <w:color w:val="FF0000"/>
                <w:highlight w:val="none"/>
                <w:lang w:eastAsia="zh-CN"/>
              </w:rPr>
              <w:t>GB/T</w:t>
            </w:r>
            <w:r>
              <w:rPr>
                <w:rFonts w:hint="eastAsia" w:ascii="宋体" w:hAnsi="宋体" w:eastAsia="宋体" w:cs="Times New Roman"/>
                <w:b/>
                <w:bCs/>
                <w:color w:val="FF0000"/>
                <w:highlight w:val="none"/>
                <w:lang w:val="en-US" w:eastAsia="zh-CN"/>
              </w:rPr>
              <w:t xml:space="preserve"> </w:t>
            </w:r>
            <w:r>
              <w:rPr>
                <w:rFonts w:hint="eastAsia" w:ascii="宋体" w:hAnsi="宋体" w:eastAsia="宋体" w:cs="Times New Roman"/>
                <w:b/>
                <w:bCs/>
                <w:color w:val="FF0000"/>
                <w:highlight w:val="none"/>
                <w:lang w:eastAsia="zh-CN"/>
              </w:rPr>
              <w:t>19746</w:t>
            </w:r>
            <w:bookmarkEnd w:id="176"/>
            <w:r>
              <w:rPr>
                <w:rFonts w:hint="eastAsia" w:ascii="宋体" w:hAnsi="宋体" w:eastAsia="宋体" w:cs="Times New Roman"/>
                <w:b/>
                <w:bCs/>
                <w:color w:val="FF0000"/>
                <w:highlight w:val="none"/>
                <w:lang w:eastAsia="zh-CN"/>
              </w:rPr>
              <w:t>《金属和合金的腐蚀 盐溶液周浸试验》</w:t>
            </w:r>
            <w:r>
              <w:rPr>
                <w:rFonts w:hint="eastAsia" w:ascii="宋体" w:hAnsi="宋体" w:eastAsia="宋体" w:cs="Times New Roman"/>
                <w:b/>
                <w:bCs/>
                <w:color w:val="FF0000"/>
                <w:highlight w:val="none"/>
              </w:rPr>
              <w:t>；</w:t>
            </w:r>
          </w:p>
          <w:p w14:paraId="4936C21A">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（1）力学性能，下屈服强度≥280MPa；抗拉强度370～500MPa；断后伸长率≥38%；</w:t>
            </w:r>
          </w:p>
          <w:p w14:paraId="3DDD0250">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（2）铜盐加速乙酸盐雾试验(CASS试验)，连续喷雾</w:t>
            </w:r>
            <w:r>
              <w:rPr>
                <w:rFonts w:hint="eastAsia" w:ascii="宋体" w:hAnsi="宋体" w:eastAsia="宋体" w:cs="Times New Roman"/>
                <w:b/>
                <w:bCs/>
                <w:color w:val="FF0000"/>
                <w:highlight w:val="none"/>
                <w:lang w:val="en-US" w:eastAsia="zh-CN"/>
              </w:rPr>
              <w:t>不少于20</w:t>
            </w:r>
            <w:r>
              <w:rPr>
                <w:rFonts w:hint="eastAsia" w:ascii="宋体" w:hAnsi="宋体" w:eastAsia="宋体" w:cs="Times New Roman"/>
                <w:b/>
                <w:bCs/>
                <w:color w:val="FF0000"/>
                <w:highlight w:val="none"/>
              </w:rPr>
              <w:t>0H，涂(镀)层本身的耐腐蚀等级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级；涂(镀)层对基体的保护等级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级（10级最好，1级最差）；</w:t>
            </w:r>
          </w:p>
          <w:p w14:paraId="27EDFFE4">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（3）中性盐雾试验(NSS试验)，连续喷雾</w:t>
            </w:r>
            <w:r>
              <w:rPr>
                <w:rFonts w:hint="eastAsia" w:ascii="宋体" w:hAnsi="宋体" w:eastAsia="宋体" w:cs="Times New Roman"/>
                <w:b/>
                <w:bCs/>
                <w:color w:val="FF0000"/>
                <w:highlight w:val="none"/>
                <w:lang w:val="en-US" w:eastAsia="zh-CN"/>
              </w:rPr>
              <w:t>不少于20</w:t>
            </w:r>
            <w:r>
              <w:rPr>
                <w:rFonts w:hint="eastAsia" w:ascii="宋体" w:hAnsi="宋体" w:eastAsia="宋体" w:cs="Times New Roman"/>
                <w:b/>
                <w:bCs/>
                <w:color w:val="FF0000"/>
                <w:highlight w:val="none"/>
              </w:rPr>
              <w:t>0H，涂(镀)层本身的耐腐蚀等级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级；涂(镀)层对基体的保护等级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级（10级最好，1级最差）；</w:t>
            </w:r>
          </w:p>
          <w:p w14:paraId="2AFC2147">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（4）抗菌性能：金黄色葡萄球菌、大肠杆菌、鲍曼不动杆菌、嗜肺军团菌、奇异变形杆菌、粪链球菌，抑菌率≥99%。</w:t>
            </w:r>
          </w:p>
          <w:p w14:paraId="428CBED0">
            <w:pPr>
              <w:adjustRightInd w:val="0"/>
              <w:snapToGrid w:val="0"/>
              <w:rPr>
                <w:rFonts w:hint="eastAsia" w:ascii="宋体" w:hAnsi="宋体" w:eastAsia="宋体" w:cs="宋体"/>
                <w:b/>
                <w:bCs/>
                <w:sz w:val="21"/>
                <w:szCs w:val="21"/>
                <w:highlight w:val="none"/>
                <w:lang w:val="en-US" w:eastAsia="zh-CN" w:bidi="ar-SA"/>
              </w:rPr>
            </w:pPr>
            <w:r>
              <w:rPr>
                <w:rFonts w:hint="eastAsia" w:ascii="宋体" w:hAnsi="宋体" w:eastAsia="宋体" w:cs="宋体"/>
                <w:b/>
                <w:bCs/>
                <w:color w:val="FF0000"/>
                <w:sz w:val="21"/>
                <w:szCs w:val="21"/>
                <w:highlight w:val="none"/>
                <w:lang w:val="en-US" w:eastAsia="zh-CN" w:bidi="ar-SA"/>
              </w:rPr>
              <w:t>（5）盐溶液周浸试验≥180h，质量损失率≤0.1g/㎡，经≥180 小时周浸试验后，样品表面涂层未被蚀。</w:t>
            </w:r>
          </w:p>
          <w:p w14:paraId="4F159B7D">
            <w:pPr>
              <w:widowControl/>
              <w:spacing w:line="240" w:lineRule="auto"/>
              <w:ind w:left="11" w:leftChars="0" w:hanging="11" w:hangingChars="5"/>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7845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1EA6EE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84</w:t>
            </w:r>
          </w:p>
        </w:tc>
        <w:tc>
          <w:tcPr>
            <w:tcW w:w="2172" w:type="dxa"/>
            <w:vMerge w:val="restart"/>
            <w:tcBorders>
              <w:left w:val="single" w:color="auto" w:sz="4" w:space="0"/>
              <w:right w:val="single" w:color="auto" w:sz="4" w:space="0"/>
            </w:tcBorders>
            <w:noWrap w:val="0"/>
            <w:vAlign w:val="center"/>
          </w:tcPr>
          <w:p w14:paraId="1D8FAE7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防火柜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6A057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5C30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9C818D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7C8FE35">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E2DBC6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5492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935159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AFF97E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01FB08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3、功能配置：配置机械锁。</w:t>
            </w:r>
          </w:p>
        </w:tc>
      </w:tr>
      <w:tr w14:paraId="0123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81C30F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55D376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AC73D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05FA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0714337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85</w:t>
            </w:r>
          </w:p>
        </w:tc>
        <w:tc>
          <w:tcPr>
            <w:tcW w:w="2172" w:type="dxa"/>
            <w:vMerge w:val="restart"/>
            <w:tcBorders>
              <w:left w:val="single" w:color="auto" w:sz="4" w:space="0"/>
              <w:right w:val="single" w:color="auto" w:sz="4" w:space="0"/>
            </w:tcBorders>
            <w:noWrap w:val="0"/>
            <w:vAlign w:val="center"/>
          </w:tcPr>
          <w:p w14:paraId="2F67F5D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标本柜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7B3CC9D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1、材质：采用304不锈钢经压折、焊接、抛光打磨而成，没有外露点；板材厚度不低于1.0mm；</w:t>
            </w:r>
          </w:p>
        </w:tc>
      </w:tr>
      <w:tr w14:paraId="2A41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2E3435B">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C5EA1D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0D3562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2、结构：焊接光滑无毛刺，表面抛光处理，抗腐蚀易清洗。</w:t>
            </w:r>
          </w:p>
        </w:tc>
      </w:tr>
      <w:tr w14:paraId="432F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4F9530C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86</w:t>
            </w:r>
          </w:p>
        </w:tc>
        <w:tc>
          <w:tcPr>
            <w:tcW w:w="2172" w:type="dxa"/>
            <w:vMerge w:val="restart"/>
            <w:tcBorders>
              <w:left w:val="single" w:color="auto" w:sz="4" w:space="0"/>
              <w:right w:val="single" w:color="auto" w:sz="4" w:space="0"/>
            </w:tcBorders>
            <w:noWrap w:val="0"/>
            <w:vAlign w:val="center"/>
          </w:tcPr>
          <w:p w14:paraId="17389C02">
            <w:pPr>
              <w:widowControl/>
              <w:jc w:val="center"/>
              <w:textAlignment w:val="center"/>
              <w:rPr>
                <w:rFonts w:hint="eastAsia" w:ascii="宋体" w:hAnsi="宋体" w:eastAsia="宋体" w:cs="Times New Roman"/>
                <w:highlight w:val="none"/>
              </w:rPr>
            </w:pPr>
            <w:bookmarkStart w:id="177" w:name="OLE_LINK153"/>
            <w:r>
              <w:rPr>
                <w:rFonts w:hint="eastAsia" w:ascii="宋体" w:hAnsi="宋体" w:eastAsia="宋体" w:cs="Times New Roman"/>
                <w:highlight w:val="none"/>
              </w:rPr>
              <w:t>通风柜2</w:t>
            </w:r>
            <w:bookmarkEnd w:id="177"/>
          </w:p>
        </w:tc>
        <w:tc>
          <w:tcPr>
            <w:tcW w:w="6027" w:type="dxa"/>
            <w:tcBorders>
              <w:top w:val="single" w:color="auto" w:sz="4" w:space="0"/>
              <w:left w:val="single" w:color="auto" w:sz="4" w:space="0"/>
              <w:bottom w:val="single" w:color="auto" w:sz="4" w:space="0"/>
              <w:right w:val="single" w:color="auto" w:sz="4" w:space="0"/>
            </w:tcBorders>
            <w:noWrap w:val="0"/>
            <w:vAlign w:val="top"/>
          </w:tcPr>
          <w:p w14:paraId="38F516D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w:t>
            </w:r>
            <w:r>
              <w:rPr>
                <w:rFonts w:hint="eastAsia" w:ascii="宋体" w:hAnsi="宋体" w:eastAsia="宋体" w:cs="Times New Roman"/>
                <w:highlight w:val="none"/>
                <w:lang w:eastAsia="zh-CN"/>
              </w:rPr>
              <w:t>、</w:t>
            </w:r>
            <w:r>
              <w:rPr>
                <w:rFonts w:hint="eastAsia" w:ascii="宋体" w:hAnsi="宋体" w:eastAsia="宋体" w:cs="Times New Roman"/>
                <w:highlight w:val="none"/>
              </w:rPr>
              <w:t>材质：采用厚度不低于1.0mm电解钢板，表面均要求除锈、酸洗、磷化等防锈处理，外层采用环氧树脂粉末高温静电喷涂，表面均匀静电粉沫喷涂，无突出漆块，无砂眼、折角处圆滑、无毛刺；</w:t>
            </w:r>
          </w:p>
        </w:tc>
      </w:tr>
      <w:tr w14:paraId="115E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515EF45C">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89F20D6">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EE05F9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w:t>
            </w:r>
            <w:r>
              <w:rPr>
                <w:rFonts w:hint="eastAsia" w:ascii="宋体" w:hAnsi="宋体" w:eastAsia="宋体" w:cs="Times New Roman"/>
                <w:highlight w:val="none"/>
                <w:lang w:eastAsia="zh-CN"/>
              </w:rPr>
              <w:t>、</w:t>
            </w:r>
            <w:r>
              <w:rPr>
                <w:rFonts w:hint="eastAsia" w:ascii="宋体" w:hAnsi="宋体" w:eastAsia="宋体" w:cs="Times New Roman"/>
                <w:highlight w:val="none"/>
              </w:rPr>
              <w:t>五金：导轨为不锈钢静音导轨，门铰为不锈钢合页。</w:t>
            </w:r>
          </w:p>
        </w:tc>
      </w:tr>
      <w:tr w14:paraId="1A77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76489566">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517BC0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F6FCB9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w:t>
            </w:r>
            <w:r>
              <w:rPr>
                <w:rFonts w:hint="eastAsia" w:ascii="宋体" w:hAnsi="宋体" w:eastAsia="宋体" w:cs="Times New Roman"/>
                <w:highlight w:val="none"/>
                <w:lang w:eastAsia="zh-CN"/>
              </w:rPr>
              <w:t>、</w:t>
            </w:r>
            <w:r>
              <w:rPr>
                <w:rFonts w:hint="eastAsia" w:ascii="宋体" w:hAnsi="宋体" w:eastAsia="宋体" w:cs="Times New Roman"/>
                <w:highlight w:val="none"/>
              </w:rPr>
              <w:t>结构：全钢落地式结构，背板落地，带全钢制主机柜，操作视窗采用≥4mm钢化玻璃，可无级停留升降。</w:t>
            </w:r>
          </w:p>
        </w:tc>
      </w:tr>
      <w:tr w14:paraId="3CC7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370AB8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C90BF6B">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647977F0">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w:t>
            </w:r>
            <w:r>
              <w:rPr>
                <w:rFonts w:hint="eastAsia" w:ascii="宋体" w:hAnsi="宋体" w:eastAsia="宋体" w:cs="Times New Roman"/>
                <w:highlight w:val="none"/>
                <w:lang w:eastAsia="zh-CN"/>
              </w:rPr>
              <w:t>、</w:t>
            </w:r>
            <w:r>
              <w:rPr>
                <w:rFonts w:hint="eastAsia" w:ascii="宋体" w:hAnsi="宋体" w:eastAsia="宋体" w:cs="Times New Roman"/>
                <w:highlight w:val="none"/>
              </w:rPr>
              <w:t>台面板为</w:t>
            </w:r>
            <w:r>
              <w:rPr>
                <w:rFonts w:hint="eastAsia" w:ascii="宋体" w:hAnsi="宋体" w:eastAsia="宋体" w:cs="Times New Roman"/>
                <w:highlight w:val="none"/>
                <w:lang w:val="en-US" w:eastAsia="zh-CN"/>
              </w:rPr>
              <w:t>实验室专用陶瓷</w:t>
            </w:r>
            <w:r>
              <w:rPr>
                <w:rFonts w:hint="eastAsia" w:ascii="宋体" w:hAnsi="宋体" w:eastAsia="宋体" w:cs="Times New Roman"/>
                <w:highlight w:val="none"/>
              </w:rPr>
              <w:t>台面，台面厚度≥12mm</w:t>
            </w:r>
            <w:r>
              <w:rPr>
                <w:rFonts w:hint="eastAsia" w:ascii="宋体" w:hAnsi="宋体" w:eastAsia="宋体" w:cs="Times New Roman"/>
                <w:highlight w:val="none"/>
                <w:lang w:eastAsia="zh-CN"/>
              </w:rPr>
              <w:t>；</w:t>
            </w:r>
          </w:p>
        </w:tc>
      </w:tr>
      <w:tr w14:paraId="4D30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192BC15">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5FDE0BD">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D2EBC0D">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5</w:t>
            </w:r>
            <w:r>
              <w:rPr>
                <w:rFonts w:hint="eastAsia" w:ascii="宋体" w:hAnsi="宋体" w:eastAsia="宋体" w:cs="Times New Roman"/>
                <w:highlight w:val="none"/>
                <w:lang w:eastAsia="zh-CN"/>
              </w:rPr>
              <w:t>、</w:t>
            </w:r>
            <w:r>
              <w:rPr>
                <w:rFonts w:hint="eastAsia" w:ascii="宋体" w:hAnsi="宋体" w:eastAsia="宋体" w:cs="Times New Roman"/>
                <w:highlight w:val="none"/>
              </w:rPr>
              <w:t>配置：根据采购方需求配置照明灯，走线线槽，带86面板，调节显示面板</w:t>
            </w:r>
            <w:r>
              <w:rPr>
                <w:rFonts w:hint="eastAsia" w:ascii="宋体" w:hAnsi="宋体" w:eastAsia="宋体" w:cs="Times New Roman"/>
                <w:highlight w:val="none"/>
                <w:lang w:eastAsia="zh-CN"/>
              </w:rPr>
              <w:t>；</w:t>
            </w:r>
          </w:p>
        </w:tc>
      </w:tr>
      <w:tr w14:paraId="4829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7C91D0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98C0EA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76D39E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w:t>
            </w:r>
            <w:r>
              <w:rPr>
                <w:rFonts w:hint="eastAsia" w:ascii="宋体" w:hAnsi="宋体" w:eastAsia="宋体" w:cs="Times New Roman"/>
                <w:highlight w:val="none"/>
                <w:lang w:eastAsia="zh-CN"/>
              </w:rPr>
              <w:t>、</w:t>
            </w:r>
            <w:r>
              <w:rPr>
                <w:rFonts w:hint="eastAsia" w:ascii="宋体" w:hAnsi="宋体" w:eastAsia="宋体" w:cs="Times New Roman"/>
                <w:highlight w:val="none"/>
              </w:rPr>
              <w:t>颜色、款式：根据采购人需求制定。制作前深化结构图报采购人书面确认。</w:t>
            </w:r>
          </w:p>
        </w:tc>
      </w:tr>
      <w:tr w14:paraId="2EB7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014ACE9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6E98F44">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D5F5B67">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7、▲陶瓷台面的技术要求：GB 6566《建筑材料放射性核素限量》、GB/T 4100《陶瓷砖》</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GB/T 23266《陶瓷板》</w:t>
            </w:r>
          </w:p>
          <w:p w14:paraId="7D9DB3CB">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rPr>
              <w:t>1、放射性核素限量</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内照射指数</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IRa&lt;0.1</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外照射指数:Ir&lt;0.1</w:t>
            </w:r>
            <w:r>
              <w:rPr>
                <w:rFonts w:hint="eastAsia" w:ascii="宋体" w:hAnsi="宋体" w:eastAsia="宋体" w:cs="Times New Roman"/>
                <w:b/>
                <w:bCs/>
                <w:color w:val="FF0000"/>
                <w:highlight w:val="none"/>
                <w:lang w:eastAsia="zh-CN"/>
              </w:rPr>
              <w:t>；</w:t>
            </w:r>
          </w:p>
          <w:p w14:paraId="523407E8">
            <w:pPr>
              <w:widowControl/>
              <w:jc w:val="left"/>
              <w:textAlignment w:val="center"/>
              <w:rPr>
                <w:rFonts w:hint="default"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rPr>
              <w:t>2、静摩擦系数</w:t>
            </w:r>
            <w:r>
              <w:rPr>
                <w:rFonts w:hint="eastAsia" w:ascii="宋体" w:hAnsi="宋体" w:eastAsia="宋体" w:cs="Times New Roman"/>
                <w:b/>
                <w:bCs/>
                <w:color w:val="FF0000"/>
                <w:highlight w:val="none"/>
                <w:lang w:val="en-US" w:eastAsia="zh-CN"/>
              </w:rPr>
              <w:t>符合标准要求；</w:t>
            </w:r>
          </w:p>
          <w:p w14:paraId="71350A8B">
            <w:pPr>
              <w:widowControl/>
              <w:numPr>
                <w:ilvl w:val="0"/>
                <w:numId w:val="0"/>
              </w:numPr>
              <w:ind w:left="0" w:leftChars="0" w:firstLine="0" w:firstLineChars="0"/>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kern w:val="2"/>
                <w:sz w:val="21"/>
                <w:szCs w:val="24"/>
                <w:highlight w:val="none"/>
                <w:lang w:val="en-US" w:eastAsia="zh-CN" w:bidi="ar-SA"/>
              </w:rPr>
              <w:t>3、</w:t>
            </w:r>
            <w:r>
              <w:rPr>
                <w:rFonts w:hint="eastAsia" w:ascii="宋体" w:hAnsi="宋体" w:eastAsia="宋体" w:cs="Times New Roman"/>
                <w:b/>
                <w:bCs/>
                <w:color w:val="FF0000"/>
                <w:highlight w:val="none"/>
              </w:rPr>
              <w:t>表面质量、吸水率、光泽度、耐化学腐蚀性、耐污染性、釉面铅和镉的溶出量</w:t>
            </w:r>
            <w:r>
              <w:rPr>
                <w:rFonts w:hint="eastAsia" w:ascii="宋体" w:hAnsi="宋体" w:eastAsia="宋体" w:cs="Times New Roman"/>
                <w:b/>
                <w:bCs/>
                <w:color w:val="FF0000"/>
                <w:highlight w:val="none"/>
                <w:lang w:val="en-US" w:eastAsia="zh-CN"/>
              </w:rPr>
              <w:t>符合标准要求</w:t>
            </w:r>
            <w:r>
              <w:rPr>
                <w:rFonts w:hint="eastAsia" w:ascii="宋体" w:hAnsi="宋体" w:eastAsia="宋体" w:cs="Times New Roman"/>
                <w:b/>
                <w:bCs/>
                <w:color w:val="FF0000"/>
                <w:highlight w:val="none"/>
                <w:lang w:eastAsia="zh-CN"/>
              </w:rPr>
              <w:t>；</w:t>
            </w:r>
          </w:p>
          <w:p w14:paraId="1CCE0284">
            <w:pPr>
              <w:widowControl/>
              <w:jc w:val="left"/>
              <w:textAlignment w:val="center"/>
              <w:rPr>
                <w:rFonts w:hint="eastAsia" w:ascii="宋体" w:hAnsi="宋体" w:eastAsia="宋体" w:cs="Times New Roman"/>
                <w:kern w:val="2"/>
                <w:sz w:val="21"/>
                <w:szCs w:val="24"/>
                <w:highlight w:val="none"/>
                <w:lang w:val="en-US" w:eastAsia="zh-CN" w:bidi="ar-SA"/>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r>
      <w:tr w14:paraId="5A5E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124CB2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87</w:t>
            </w:r>
          </w:p>
        </w:tc>
        <w:tc>
          <w:tcPr>
            <w:tcW w:w="2172" w:type="dxa"/>
            <w:vMerge w:val="restart"/>
            <w:tcBorders>
              <w:left w:val="single" w:color="auto" w:sz="4" w:space="0"/>
              <w:right w:val="single" w:color="auto" w:sz="4" w:space="0"/>
            </w:tcBorders>
            <w:noWrap w:val="0"/>
            <w:vAlign w:val="center"/>
          </w:tcPr>
          <w:p w14:paraId="60B6A7E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玻片柜</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2A95A8A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r>
      <w:tr w14:paraId="7D09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4917BE4">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1386228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6D0628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r>
      <w:tr w14:paraId="6E03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47C2D83D">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230B5C2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1C5994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3、功能：根据整体尺寸分配各个小抽屉，每个抽屉内按照玻片尺寸定制的插片格。医用静音缓冲三节导轨 ，每个抽面带有特制的标签框。</w:t>
            </w:r>
          </w:p>
        </w:tc>
      </w:tr>
      <w:tr w14:paraId="4448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BEF7172">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35AB682F">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1F890E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r>
      <w:tr w14:paraId="4A77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72835A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88</w:t>
            </w:r>
          </w:p>
        </w:tc>
        <w:tc>
          <w:tcPr>
            <w:tcW w:w="2172" w:type="dxa"/>
            <w:vMerge w:val="restart"/>
            <w:tcBorders>
              <w:left w:val="single" w:color="auto" w:sz="4" w:space="0"/>
              <w:right w:val="single" w:color="auto" w:sz="4" w:space="0"/>
            </w:tcBorders>
            <w:noWrap w:val="0"/>
            <w:vAlign w:val="center"/>
          </w:tcPr>
          <w:p w14:paraId="20EF834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单面书架</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3825B99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r>
      <w:tr w14:paraId="2F63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E986698">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F2F4D71">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78779D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r>
      <w:tr w14:paraId="4B4A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DF5E49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144E4D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1EC22D4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2mmPVC胶边，热熔胶。</w:t>
            </w:r>
          </w:p>
        </w:tc>
      </w:tr>
      <w:tr w14:paraId="446C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F61605E">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7324A8C">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744533E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4、框架：采用金属内架，侧板、挂板、搁板≥1.0mm；立柱≥1.2mm；底座≥1.5mm；采用热固性粉末涂料。</w:t>
            </w:r>
          </w:p>
        </w:tc>
      </w:tr>
      <w:tr w14:paraId="5D7A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63992C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89</w:t>
            </w:r>
          </w:p>
        </w:tc>
        <w:tc>
          <w:tcPr>
            <w:tcW w:w="2172" w:type="dxa"/>
            <w:vMerge w:val="restart"/>
            <w:tcBorders>
              <w:left w:val="single" w:color="auto" w:sz="4" w:space="0"/>
              <w:right w:val="single" w:color="auto" w:sz="4" w:space="0"/>
            </w:tcBorders>
            <w:noWrap w:val="0"/>
            <w:vAlign w:val="center"/>
          </w:tcPr>
          <w:p w14:paraId="1E40127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双面书架</w:t>
            </w:r>
          </w:p>
        </w:tc>
        <w:tc>
          <w:tcPr>
            <w:tcW w:w="6027" w:type="dxa"/>
            <w:tcBorders>
              <w:top w:val="single" w:color="auto" w:sz="4" w:space="0"/>
              <w:left w:val="single" w:color="auto" w:sz="4" w:space="0"/>
              <w:bottom w:val="single" w:color="auto" w:sz="4" w:space="0"/>
              <w:right w:val="single" w:color="auto" w:sz="4" w:space="0"/>
            </w:tcBorders>
            <w:noWrap w:val="0"/>
            <w:vAlign w:val="top"/>
          </w:tcPr>
          <w:p w14:paraId="406B7EE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 xml:space="preserve">1、板材：采用enf级三聚氰胺板 </w:t>
            </w:r>
            <w:r>
              <w:rPr>
                <w:rFonts w:hint="eastAsia" w:ascii="宋体" w:hAnsi="宋体" w:eastAsia="宋体" w:cs="Times New Roman"/>
                <w:highlight w:val="none"/>
                <w:lang w:eastAsia="zh-CN"/>
              </w:rPr>
              <w:t>。</w:t>
            </w:r>
            <w:r>
              <w:rPr>
                <w:rFonts w:hint="eastAsia" w:ascii="宋体" w:hAnsi="宋体" w:eastAsia="宋体" w:cs="Times New Roman"/>
                <w:highlight w:val="none"/>
              </w:rPr>
              <w:t xml:space="preserve">                                      </w:t>
            </w:r>
          </w:p>
        </w:tc>
      </w:tr>
      <w:tr w14:paraId="5CAD6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30D61FF">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4AE4F7E8">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F9CD6A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r>
      <w:tr w14:paraId="3ED5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7DBC447">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0AEA9D0E">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56FD0A4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3、封边用材：厚度不低于2mmPVC胶边，热熔胶。</w:t>
            </w:r>
          </w:p>
        </w:tc>
      </w:tr>
      <w:tr w14:paraId="437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40" w:type="dxa"/>
            <w:vMerge w:val="continue"/>
            <w:tcBorders>
              <w:left w:val="single" w:color="auto" w:sz="4" w:space="0"/>
              <w:right w:val="single" w:color="auto" w:sz="4" w:space="0"/>
            </w:tcBorders>
            <w:noWrap w:val="0"/>
            <w:vAlign w:val="center"/>
          </w:tcPr>
          <w:p w14:paraId="3FA8CE09">
            <w:pPr>
              <w:widowControl/>
              <w:jc w:val="center"/>
              <w:textAlignment w:val="center"/>
              <w:rPr>
                <w:rFonts w:hint="eastAsia" w:ascii="宋体" w:hAnsi="宋体"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74A754FA">
            <w:pPr>
              <w:widowControl/>
              <w:jc w:val="center"/>
              <w:textAlignment w:val="center"/>
              <w:rPr>
                <w:rFonts w:hint="eastAsia" w:ascii="宋体" w:hAnsi="宋体"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00C52E5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4、框架：采用金属内架，侧板、挂板、搁板≥1.0mm；立柱≥1.2mm；底座≥1.5mm；采用热固性粉末涂料。</w:t>
            </w:r>
          </w:p>
        </w:tc>
      </w:tr>
      <w:tr w14:paraId="6496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40" w:type="dxa"/>
            <w:vMerge w:val="continue"/>
            <w:tcBorders>
              <w:left w:val="single" w:color="auto" w:sz="4" w:space="0"/>
              <w:right w:val="single" w:color="auto" w:sz="4" w:space="0"/>
            </w:tcBorders>
            <w:noWrap w:val="0"/>
            <w:vAlign w:val="center"/>
          </w:tcPr>
          <w:p w14:paraId="0010E871">
            <w:pPr>
              <w:widowControl/>
              <w:jc w:val="left"/>
              <w:textAlignment w:val="center"/>
              <w:rPr>
                <w:rFonts w:ascii="Times New Roman" w:hAnsi="Times New Roman" w:eastAsia="宋体" w:cs="Times New Roman"/>
                <w:highlight w:val="none"/>
              </w:rPr>
            </w:pPr>
          </w:p>
        </w:tc>
        <w:tc>
          <w:tcPr>
            <w:tcW w:w="2172" w:type="dxa"/>
            <w:vMerge w:val="continue"/>
            <w:tcBorders>
              <w:left w:val="single" w:color="auto" w:sz="4" w:space="0"/>
              <w:right w:val="single" w:color="auto" w:sz="4" w:space="0"/>
            </w:tcBorders>
            <w:noWrap w:val="0"/>
            <w:vAlign w:val="center"/>
          </w:tcPr>
          <w:p w14:paraId="514089B1">
            <w:pPr>
              <w:widowControl/>
              <w:jc w:val="left"/>
              <w:textAlignment w:val="center"/>
              <w:rPr>
                <w:rFonts w:ascii="Times New Roman" w:hAnsi="Times New Roman" w:eastAsia="宋体" w:cs="Times New Roman"/>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top"/>
          </w:tcPr>
          <w:p w14:paraId="4A2D1AF5">
            <w:pPr>
              <w:widowControl/>
              <w:jc w:val="left"/>
              <w:textAlignment w:val="center"/>
              <w:rPr>
                <w:rFonts w:hint="eastAsia" w:ascii="宋体" w:hAnsi="宋体" w:eastAsia="宋体" w:cs="Times New Roman"/>
                <w:highlight w:val="none"/>
                <w:lang w:val="en-US" w:eastAsia="zh-CN"/>
              </w:rPr>
            </w:pPr>
            <w:r>
              <w:rPr>
                <w:rFonts w:hint="eastAsia" w:ascii="宋体" w:hAnsi="宋体" w:eastAsia="宋体" w:cs="Times New Roman"/>
                <w:highlight w:val="none"/>
                <w:lang w:val="en-US" w:eastAsia="zh-CN"/>
              </w:rPr>
              <w:t>5、</w:t>
            </w:r>
            <w:r>
              <w:rPr>
                <w:rFonts w:hint="eastAsia" w:ascii="宋体" w:hAnsi="宋体" w:eastAsia="宋体" w:cs="宋体"/>
                <w:b w:val="0"/>
                <w:bCs w:val="0"/>
                <w:color w:val="auto"/>
                <w:kern w:val="0"/>
                <w:sz w:val="21"/>
                <w:szCs w:val="21"/>
                <w:highlight w:val="none"/>
                <w:u w:val="none" w:color="auto"/>
                <w:lang w:val="en-US" w:eastAsia="zh-CN"/>
              </w:rPr>
              <w:t>挡棒：采用</w:t>
            </w:r>
            <w:r>
              <w:rPr>
                <w:rFonts w:hint="eastAsia" w:ascii="宋体" w:hAnsi="宋体" w:eastAsia="宋体" w:cs="Times New Roman"/>
                <w:highlight w:val="none"/>
              </w:rPr>
              <w:t>厚度不低于</w:t>
            </w:r>
            <w:r>
              <w:rPr>
                <w:rFonts w:hint="eastAsia" w:ascii="宋体" w:hAnsi="宋体" w:eastAsia="宋体" w:cs="宋体"/>
                <w:b w:val="0"/>
                <w:bCs w:val="0"/>
                <w:color w:val="auto"/>
                <w:kern w:val="0"/>
                <w:sz w:val="21"/>
                <w:szCs w:val="21"/>
                <w:highlight w:val="none"/>
                <w:u w:val="none" w:color="auto"/>
                <w:lang w:val="en-US" w:eastAsia="zh-CN"/>
              </w:rPr>
              <w:t>0.8mm的冷轧钢板压制成槽型，成型尺寸为15mm*15mm,四道弯边设计，三面压筋，顶面与侧面圆角过渡，圆角半径为R4，设计为自锁式档条，依靠档条和挂板之间的机械组合达到锁紧功能。</w:t>
            </w:r>
          </w:p>
        </w:tc>
      </w:tr>
      <w:tr w14:paraId="4E671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0E54272D">
            <w:pPr>
              <w:jc w:val="center"/>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90</w:t>
            </w:r>
          </w:p>
        </w:tc>
        <w:tc>
          <w:tcPr>
            <w:tcW w:w="2172" w:type="dxa"/>
            <w:vMerge w:val="restart"/>
            <w:tcBorders>
              <w:left w:val="single" w:color="auto" w:sz="4" w:space="0"/>
              <w:right w:val="single" w:color="auto" w:sz="4" w:space="0"/>
            </w:tcBorders>
            <w:noWrap w:val="0"/>
            <w:vAlign w:val="center"/>
          </w:tcPr>
          <w:p w14:paraId="6EAF5F84">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取材台</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5916E8A7">
            <w:pPr>
              <w:widowControl/>
              <w:spacing w:line="280" w:lineRule="exact"/>
              <w:jc w:val="left"/>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1</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材质：整体采用医用级304不锈钢。台面厚度</w:t>
            </w:r>
            <w:r>
              <w:rPr>
                <w:rFonts w:hint="eastAsia" w:ascii="宋体" w:hAnsi="宋体" w:eastAsia="宋体" w:cs="宋体"/>
                <w:color w:val="auto"/>
                <w:kern w:val="0"/>
                <w:szCs w:val="21"/>
                <w:highlight w:val="none"/>
                <w:lang w:val="en-US" w:eastAsia="zh-CN"/>
              </w:rPr>
              <w:t>不低于</w:t>
            </w:r>
            <w:r>
              <w:rPr>
                <w:rFonts w:hint="eastAsia" w:ascii="宋体" w:hAnsi="宋体" w:eastAsia="宋体" w:cs="宋体"/>
                <w:color w:val="auto"/>
                <w:kern w:val="0"/>
                <w:szCs w:val="21"/>
                <w:highlight w:val="none"/>
              </w:rPr>
              <w:t>1.5mm，其他厚度</w:t>
            </w:r>
            <w:r>
              <w:rPr>
                <w:rFonts w:hint="eastAsia" w:ascii="宋体" w:hAnsi="宋体" w:eastAsia="宋体" w:cs="宋体"/>
                <w:color w:val="auto"/>
                <w:kern w:val="0"/>
                <w:szCs w:val="21"/>
                <w:highlight w:val="none"/>
                <w:lang w:val="en-US" w:eastAsia="zh-CN"/>
              </w:rPr>
              <w:t>不低于</w:t>
            </w:r>
            <w:r>
              <w:rPr>
                <w:rFonts w:hint="eastAsia" w:ascii="宋体" w:hAnsi="宋体" w:eastAsia="宋体" w:cs="宋体"/>
                <w:color w:val="auto"/>
                <w:kern w:val="0"/>
                <w:szCs w:val="21"/>
                <w:highlight w:val="none"/>
              </w:rPr>
              <w:t>1.0mm。</w:t>
            </w:r>
          </w:p>
        </w:tc>
      </w:tr>
      <w:tr w14:paraId="444B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640" w:type="dxa"/>
            <w:vMerge w:val="continue"/>
            <w:tcBorders>
              <w:left w:val="single" w:color="auto" w:sz="4" w:space="0"/>
              <w:right w:val="single" w:color="auto" w:sz="4" w:space="0"/>
            </w:tcBorders>
            <w:noWrap w:val="0"/>
            <w:vAlign w:val="center"/>
          </w:tcPr>
          <w:p w14:paraId="3A06D594">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35A89303">
            <w:pPr>
              <w:jc w:val="center"/>
              <w:rPr>
                <w:rFonts w:hint="eastAsia" w:ascii="宋体" w:hAnsi="宋体" w:eastAsia="宋体" w:cs="宋体"/>
                <w:color w:val="auto"/>
                <w:szCs w:val="21"/>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7486B2E2">
            <w:pPr>
              <w:widowControl/>
              <w:spacing w:line="280" w:lineRule="exact"/>
              <w:jc w:val="left"/>
              <w:textAlignment w:val="center"/>
              <w:rPr>
                <w:rFonts w:hint="eastAsia" w:ascii="宋体" w:hAnsi="宋体" w:eastAsia="宋体" w:cs="宋体"/>
                <w:color w:val="auto"/>
                <w:kern w:val="0"/>
                <w:szCs w:val="21"/>
                <w:highlight w:val="none"/>
                <w:lang w:eastAsia="zh-CN"/>
              </w:rPr>
            </w:pPr>
            <w:r>
              <w:rPr>
                <w:rFonts w:hint="eastAsia" w:ascii="宋体" w:hAnsi="宋体" w:eastAsia="宋体" w:cs="宋体"/>
                <w:color w:val="auto"/>
                <w:kern w:val="0"/>
                <w:szCs w:val="21"/>
                <w:highlight w:val="none"/>
              </w:rPr>
              <w:t>2</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五金：门铰为不锈钢合页</w:t>
            </w:r>
            <w:r>
              <w:rPr>
                <w:rFonts w:hint="eastAsia" w:ascii="宋体" w:hAnsi="宋体" w:eastAsia="宋体" w:cs="宋体"/>
                <w:color w:val="auto"/>
                <w:kern w:val="0"/>
                <w:szCs w:val="21"/>
                <w:highlight w:val="none"/>
                <w:lang w:eastAsia="zh-CN"/>
              </w:rPr>
              <w:t>；</w:t>
            </w:r>
          </w:p>
        </w:tc>
      </w:tr>
      <w:tr w14:paraId="520A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640" w:type="dxa"/>
            <w:vMerge w:val="continue"/>
            <w:tcBorders>
              <w:left w:val="single" w:color="auto" w:sz="4" w:space="0"/>
              <w:right w:val="single" w:color="auto" w:sz="4" w:space="0"/>
            </w:tcBorders>
            <w:noWrap w:val="0"/>
            <w:vAlign w:val="center"/>
          </w:tcPr>
          <w:p w14:paraId="6D37D617">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1E377A22">
            <w:pPr>
              <w:jc w:val="center"/>
              <w:rPr>
                <w:rFonts w:hint="eastAsia" w:ascii="宋体" w:hAnsi="宋体" w:eastAsia="宋体" w:cs="宋体"/>
                <w:color w:val="auto"/>
                <w:szCs w:val="21"/>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0A3C515D">
            <w:pPr>
              <w:widowControl/>
              <w:spacing w:line="280" w:lineRule="exact"/>
              <w:jc w:val="left"/>
              <w:textAlignment w:val="center"/>
              <w:rPr>
                <w:rFonts w:hint="eastAsia" w:ascii="宋体" w:hAnsi="宋体" w:eastAsia="宋体" w:cs="宋体"/>
                <w:color w:val="auto"/>
                <w:kern w:val="0"/>
                <w:szCs w:val="21"/>
                <w:highlight w:val="none"/>
                <w:lang w:eastAsia="zh-CN"/>
              </w:rPr>
            </w:pPr>
            <w:r>
              <w:rPr>
                <w:rFonts w:hint="eastAsia" w:ascii="宋体" w:hAnsi="宋体" w:eastAsia="宋体" w:cs="宋体"/>
                <w:color w:val="auto"/>
                <w:kern w:val="0"/>
                <w:szCs w:val="21"/>
                <w:highlight w:val="none"/>
              </w:rPr>
              <w:t>3</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配置：根据采购方需求配置照明灯、紫外线灯、走线线槽，伸缩水龙头，带86面板，调节显示面板</w:t>
            </w:r>
          </w:p>
        </w:tc>
      </w:tr>
      <w:tr w14:paraId="7E93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70556138">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2162DC09">
            <w:pPr>
              <w:jc w:val="center"/>
              <w:rPr>
                <w:rFonts w:hint="eastAsia" w:ascii="宋体" w:hAnsi="宋体" w:eastAsia="宋体" w:cs="宋体"/>
                <w:color w:val="auto"/>
                <w:szCs w:val="21"/>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3D69A7E7">
            <w:pPr>
              <w:widowControl/>
              <w:spacing w:line="280" w:lineRule="exact"/>
              <w:jc w:val="left"/>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4</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结构：全落地式结构，台上侧板为钢化玻璃橱窗。</w:t>
            </w:r>
          </w:p>
        </w:tc>
      </w:tr>
      <w:tr w14:paraId="01CE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640" w:type="dxa"/>
            <w:vMerge w:val="continue"/>
            <w:tcBorders>
              <w:left w:val="single" w:color="auto" w:sz="4" w:space="0"/>
              <w:right w:val="single" w:color="auto" w:sz="4" w:space="0"/>
            </w:tcBorders>
            <w:noWrap w:val="0"/>
            <w:vAlign w:val="center"/>
          </w:tcPr>
          <w:p w14:paraId="55A5FB05">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349E0B00">
            <w:pPr>
              <w:jc w:val="center"/>
              <w:rPr>
                <w:rFonts w:hint="eastAsia" w:ascii="宋体" w:hAnsi="宋体" w:eastAsia="宋体" w:cs="宋体"/>
                <w:color w:val="auto"/>
                <w:szCs w:val="21"/>
                <w:highlight w:val="none"/>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6BE92F8A">
            <w:pPr>
              <w:widowControl/>
              <w:spacing w:line="280" w:lineRule="exact"/>
              <w:jc w:val="left"/>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5</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颜色、款式：根据采购人需求制定。制作前深化结构图报采购人书面确认。</w:t>
            </w:r>
          </w:p>
        </w:tc>
      </w:tr>
      <w:tr w14:paraId="3619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640" w:type="dxa"/>
            <w:tcBorders>
              <w:left w:val="single" w:color="auto" w:sz="4" w:space="0"/>
              <w:right w:val="single" w:color="auto" w:sz="4" w:space="0"/>
            </w:tcBorders>
            <w:noWrap w:val="0"/>
            <w:vAlign w:val="center"/>
          </w:tcPr>
          <w:p w14:paraId="1A91C86D">
            <w:pPr>
              <w:jc w:val="center"/>
              <w:rPr>
                <w:rFonts w:hint="default" w:ascii="宋体" w:hAnsi="宋体" w:eastAsia="宋体" w:cs="宋体"/>
                <w:b w:val="0"/>
                <w:bCs w:val="0"/>
                <w:color w:val="auto"/>
                <w:szCs w:val="21"/>
                <w:highlight w:val="none"/>
                <w:lang w:val="en-US" w:eastAsia="zh-CN"/>
              </w:rPr>
            </w:pPr>
            <w:r>
              <w:rPr>
                <w:rFonts w:hint="eastAsia" w:ascii="宋体" w:hAnsi="宋体" w:eastAsia="宋体" w:cs="宋体"/>
                <w:b w:val="0"/>
                <w:bCs w:val="0"/>
                <w:color w:val="auto"/>
                <w:szCs w:val="21"/>
                <w:highlight w:val="none"/>
                <w:lang w:val="en-US" w:eastAsia="zh-CN"/>
              </w:rPr>
              <w:t>91</w:t>
            </w:r>
          </w:p>
        </w:tc>
        <w:tc>
          <w:tcPr>
            <w:tcW w:w="2172" w:type="dxa"/>
            <w:tcBorders>
              <w:left w:val="single" w:color="auto" w:sz="4" w:space="0"/>
              <w:right w:val="single" w:color="auto" w:sz="4" w:space="0"/>
            </w:tcBorders>
            <w:noWrap w:val="0"/>
            <w:vAlign w:val="center"/>
          </w:tcPr>
          <w:p w14:paraId="78D31835">
            <w:pPr>
              <w:jc w:val="center"/>
              <w:rPr>
                <w:rFonts w:hint="eastAsia" w:ascii="宋体" w:hAnsi="宋体" w:eastAsia="宋体" w:cs="宋体"/>
                <w:b w:val="0"/>
                <w:bCs w:val="0"/>
                <w:color w:val="auto"/>
                <w:szCs w:val="21"/>
                <w:highlight w:val="none"/>
                <w:lang w:val="en-US" w:eastAsia="zh-CN"/>
              </w:rPr>
            </w:pPr>
            <w:r>
              <w:rPr>
                <w:rFonts w:hint="eastAsia" w:ascii="宋体" w:hAnsi="宋体" w:eastAsia="宋体" w:cs="宋体"/>
                <w:b w:val="0"/>
                <w:bCs w:val="0"/>
                <w:color w:val="auto"/>
                <w:szCs w:val="21"/>
                <w:highlight w:val="none"/>
                <w:lang w:val="en-US" w:eastAsia="zh-CN"/>
              </w:rPr>
              <w:t>尿布床</w:t>
            </w:r>
          </w:p>
        </w:tc>
        <w:tc>
          <w:tcPr>
            <w:tcW w:w="6027" w:type="dxa"/>
            <w:tcBorders>
              <w:top w:val="single" w:color="auto" w:sz="4" w:space="0"/>
              <w:left w:val="single" w:color="auto" w:sz="4" w:space="0"/>
              <w:bottom w:val="single" w:color="auto" w:sz="4" w:space="0"/>
              <w:right w:val="single" w:color="auto" w:sz="4" w:space="0"/>
            </w:tcBorders>
            <w:noWrap w:val="0"/>
            <w:vAlign w:val="center"/>
          </w:tcPr>
          <w:p w14:paraId="2D09FDB6">
            <w:pPr>
              <w:widowControl/>
              <w:spacing w:line="280" w:lineRule="exact"/>
              <w:jc w:val="left"/>
              <w:textAlignment w:val="center"/>
              <w:rPr>
                <w:rFonts w:hint="eastAsia" w:ascii="宋体" w:hAnsi="宋体" w:eastAsia="宋体" w:cs="宋体"/>
                <w:b w:val="0"/>
                <w:bCs w:val="0"/>
                <w:color w:val="auto"/>
                <w:kern w:val="0"/>
                <w:szCs w:val="21"/>
                <w:highlight w:val="none"/>
              </w:rPr>
            </w:pPr>
            <w:r>
              <w:rPr>
                <w:rFonts w:hint="eastAsia" w:ascii="宋体" w:hAnsi="宋体" w:eastAsia="宋体" w:cs="宋体"/>
                <w:b w:val="0"/>
                <w:bCs w:val="0"/>
                <w:color w:val="auto"/>
                <w:kern w:val="0"/>
                <w:szCs w:val="21"/>
                <w:highlight w:val="none"/>
              </w:rPr>
              <w:t>1、材质：所有部件均选用松木实木，榫卯结构，不翘曲、变形，无节疤，无虫眼。木材充分烘干，保证含水率符合要求；无节子及腐朽。边角应打磨圆滑。</w:t>
            </w:r>
          </w:p>
          <w:p w14:paraId="69B0B4A9">
            <w:pPr>
              <w:widowControl/>
              <w:spacing w:line="280" w:lineRule="exact"/>
              <w:jc w:val="left"/>
              <w:textAlignment w:val="center"/>
              <w:rPr>
                <w:rFonts w:hint="eastAsia" w:ascii="宋体" w:hAnsi="宋体" w:eastAsia="宋体" w:cs="宋体"/>
                <w:b w:val="0"/>
                <w:bCs w:val="0"/>
                <w:color w:val="auto"/>
                <w:kern w:val="0"/>
                <w:szCs w:val="21"/>
                <w:highlight w:val="none"/>
              </w:rPr>
            </w:pPr>
            <w:r>
              <w:rPr>
                <w:rFonts w:hint="eastAsia" w:ascii="宋体" w:hAnsi="宋体" w:eastAsia="宋体" w:cs="宋体"/>
                <w:b w:val="0"/>
                <w:bCs w:val="0"/>
                <w:color w:val="auto"/>
                <w:kern w:val="0"/>
                <w:szCs w:val="21"/>
                <w:highlight w:val="none"/>
              </w:rPr>
              <w:t>2、功能：带刹车万向轮，最上层配置软垫。</w:t>
            </w:r>
          </w:p>
        </w:tc>
      </w:tr>
      <w:tr w14:paraId="6B20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640" w:type="dxa"/>
            <w:vMerge w:val="restart"/>
            <w:tcBorders>
              <w:left w:val="single" w:color="auto" w:sz="4" w:space="0"/>
              <w:right w:val="single" w:color="auto" w:sz="4" w:space="0"/>
            </w:tcBorders>
            <w:noWrap w:val="0"/>
            <w:vAlign w:val="center"/>
          </w:tcPr>
          <w:p w14:paraId="436FFF1F">
            <w:pPr>
              <w:jc w:val="center"/>
              <w:rPr>
                <w:rFonts w:hint="default"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92</w:t>
            </w:r>
          </w:p>
        </w:tc>
        <w:tc>
          <w:tcPr>
            <w:tcW w:w="2172" w:type="dxa"/>
            <w:vMerge w:val="restart"/>
            <w:tcBorders>
              <w:left w:val="single" w:color="auto" w:sz="4" w:space="0"/>
              <w:right w:val="single" w:color="auto" w:sz="4" w:space="0"/>
            </w:tcBorders>
            <w:noWrap w:val="0"/>
            <w:vAlign w:val="center"/>
          </w:tcPr>
          <w:p w14:paraId="52CA45B7">
            <w:pPr>
              <w:jc w:val="center"/>
              <w:rPr>
                <w:rFonts w:hint="eastAsia" w:ascii="宋体" w:hAnsi="宋体" w:eastAsia="宋体" w:cs="宋体"/>
                <w:color w:val="auto"/>
                <w:szCs w:val="21"/>
                <w:highlight w:val="none"/>
              </w:rPr>
            </w:pPr>
            <w:bookmarkStart w:id="178" w:name="OLE_LINK133"/>
            <w:r>
              <w:rPr>
                <w:rFonts w:hint="eastAsia" w:ascii="宋体" w:hAnsi="宋体" w:eastAsia="宋体" w:cs="宋体"/>
                <w:color w:val="000000"/>
                <w:szCs w:val="21"/>
                <w:highlight w:val="none"/>
                <w:lang w:val="en-US" w:eastAsia="zh-CN"/>
              </w:rPr>
              <w:t>定位管理标签模块</w:t>
            </w:r>
            <w:bookmarkEnd w:id="178"/>
          </w:p>
        </w:tc>
        <w:tc>
          <w:tcPr>
            <w:tcW w:w="6027" w:type="dxa"/>
            <w:tcBorders>
              <w:top w:val="single" w:color="auto" w:sz="4" w:space="0"/>
              <w:left w:val="single" w:color="auto" w:sz="4" w:space="0"/>
              <w:bottom w:val="single" w:color="auto" w:sz="4" w:space="0"/>
              <w:right w:val="single" w:color="auto" w:sz="4" w:space="0"/>
            </w:tcBorders>
            <w:noWrap w:val="0"/>
            <w:vAlign w:val="center"/>
          </w:tcPr>
          <w:p w14:paraId="43F211C0">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1、采用资产管理专用超高频RFID信号读写器，读写器满足</w:t>
            </w:r>
            <w:bookmarkStart w:id="179" w:name="OLE_LINK102"/>
            <w:r>
              <w:rPr>
                <w:rFonts w:hint="eastAsia" w:ascii="Times New Roman" w:hAnsi="Times New Roman" w:eastAsia="宋体" w:cs="Times New Roman"/>
                <w:highlight w:val="none"/>
                <w:lang w:val="en-US" w:eastAsia="zh-CN"/>
              </w:rPr>
              <w:t>GB/T 9254.1-2021</w:t>
            </w:r>
            <w:bookmarkEnd w:id="179"/>
            <w:r>
              <w:rPr>
                <w:rFonts w:hint="eastAsia" w:ascii="Times New Roman" w:hAnsi="Times New Roman" w:eastAsia="宋体" w:cs="Times New Roman"/>
                <w:highlight w:val="none"/>
                <w:lang w:val="en-US" w:eastAsia="zh-CN"/>
              </w:rPr>
              <w:t>《信息技术设备的无线电骚扰限值和测量方法》标准；</w:t>
            </w:r>
          </w:p>
        </w:tc>
      </w:tr>
      <w:tr w14:paraId="1C56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640" w:type="dxa"/>
            <w:vMerge w:val="continue"/>
            <w:tcBorders>
              <w:left w:val="single" w:color="auto" w:sz="4" w:space="0"/>
              <w:right w:val="single" w:color="auto" w:sz="4" w:space="0"/>
            </w:tcBorders>
            <w:noWrap w:val="0"/>
            <w:vAlign w:val="center"/>
          </w:tcPr>
          <w:p w14:paraId="26E3F428">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368C85BD">
            <w:pPr>
              <w:jc w:val="center"/>
              <w:rPr>
                <w:rFonts w:hint="eastAsia" w:ascii="宋体" w:hAnsi="宋体" w:eastAsia="宋体" w:cs="宋体"/>
                <w:color w:val="000000"/>
                <w:szCs w:val="21"/>
                <w:highlight w:val="none"/>
                <w:lang w:val="en-US" w:eastAsia="zh-CN"/>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2785F208">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2、设备工作频段： 860MHz-940MHz(其他频段可配置）；输出功率：5dBm-33dBm （输出功率软件可调）。</w:t>
            </w:r>
          </w:p>
        </w:tc>
      </w:tr>
      <w:tr w14:paraId="1063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640" w:type="dxa"/>
            <w:vMerge w:val="continue"/>
            <w:tcBorders>
              <w:left w:val="single" w:color="auto" w:sz="4" w:space="0"/>
              <w:right w:val="single" w:color="auto" w:sz="4" w:space="0"/>
            </w:tcBorders>
            <w:noWrap w:val="0"/>
            <w:vAlign w:val="center"/>
          </w:tcPr>
          <w:p w14:paraId="255DC5AD">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24B63ABC">
            <w:pPr>
              <w:jc w:val="center"/>
              <w:rPr>
                <w:rFonts w:hint="eastAsia" w:ascii="宋体" w:hAnsi="宋体" w:eastAsia="宋体" w:cs="宋体"/>
                <w:color w:val="000000"/>
                <w:szCs w:val="21"/>
                <w:highlight w:val="none"/>
                <w:lang w:val="en-US" w:eastAsia="zh-CN"/>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0458A88B">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3、射频接口：支持≥16路SMA接口，内置≥2组圆极天线，支持读取符合ISO-18000-6C/EPCGlobal Class1 Generation2协议的标签。</w:t>
            </w:r>
          </w:p>
        </w:tc>
      </w:tr>
      <w:tr w14:paraId="0547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40" w:type="dxa"/>
            <w:vMerge w:val="continue"/>
            <w:tcBorders>
              <w:left w:val="single" w:color="auto" w:sz="4" w:space="0"/>
              <w:right w:val="single" w:color="auto" w:sz="4" w:space="0"/>
            </w:tcBorders>
            <w:noWrap w:val="0"/>
            <w:vAlign w:val="center"/>
          </w:tcPr>
          <w:p w14:paraId="2300675F">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70F97369">
            <w:pPr>
              <w:jc w:val="center"/>
              <w:rPr>
                <w:rFonts w:hint="eastAsia" w:ascii="宋体" w:hAnsi="宋体" w:eastAsia="宋体" w:cs="宋体"/>
                <w:color w:val="000000"/>
                <w:szCs w:val="21"/>
                <w:highlight w:val="none"/>
                <w:lang w:val="en-US" w:eastAsia="zh-CN"/>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4D3E691F">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4、通讯接口：RJ45、RS232/RS485 电源参数：9-24V；</w:t>
            </w:r>
          </w:p>
        </w:tc>
      </w:tr>
      <w:tr w14:paraId="0B93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40" w:type="dxa"/>
            <w:vMerge w:val="continue"/>
            <w:tcBorders>
              <w:left w:val="single" w:color="auto" w:sz="4" w:space="0"/>
              <w:right w:val="single" w:color="auto" w:sz="4" w:space="0"/>
            </w:tcBorders>
            <w:noWrap w:val="0"/>
            <w:vAlign w:val="center"/>
          </w:tcPr>
          <w:p w14:paraId="112FB721">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37FF7F3F">
            <w:pPr>
              <w:jc w:val="center"/>
              <w:rPr>
                <w:rFonts w:hint="eastAsia" w:ascii="宋体" w:hAnsi="宋体" w:eastAsia="宋体" w:cs="宋体"/>
                <w:color w:val="000000"/>
                <w:szCs w:val="21"/>
                <w:highlight w:val="none"/>
                <w:lang w:val="en-US" w:eastAsia="zh-CN"/>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6DB6F2D0">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5、工作温度：-20℃～+55℃；贮藏温度：-40℃～+70℃；</w:t>
            </w:r>
          </w:p>
        </w:tc>
      </w:tr>
      <w:tr w14:paraId="38B4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640" w:type="dxa"/>
            <w:vMerge w:val="continue"/>
            <w:tcBorders>
              <w:left w:val="single" w:color="auto" w:sz="4" w:space="0"/>
              <w:right w:val="single" w:color="auto" w:sz="4" w:space="0"/>
            </w:tcBorders>
            <w:noWrap w:val="0"/>
            <w:vAlign w:val="center"/>
          </w:tcPr>
          <w:p w14:paraId="1A4E677C">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132CCEE4">
            <w:pPr>
              <w:jc w:val="center"/>
              <w:rPr>
                <w:rFonts w:hint="eastAsia" w:ascii="宋体" w:hAnsi="宋体" w:eastAsia="宋体" w:cs="宋体"/>
                <w:color w:val="000000"/>
                <w:szCs w:val="21"/>
                <w:highlight w:val="none"/>
                <w:lang w:val="en-US" w:eastAsia="zh-CN"/>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6A392DF6">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6、配置两路圆极化天线，支持≥15米标签读取；增益:9dBi， 实时数据上传与同步；</w:t>
            </w:r>
          </w:p>
        </w:tc>
      </w:tr>
      <w:tr w14:paraId="4F3B0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640" w:type="dxa"/>
            <w:vMerge w:val="continue"/>
            <w:tcBorders>
              <w:left w:val="single" w:color="auto" w:sz="4" w:space="0"/>
              <w:right w:val="single" w:color="auto" w:sz="4" w:space="0"/>
            </w:tcBorders>
            <w:noWrap w:val="0"/>
            <w:vAlign w:val="center"/>
          </w:tcPr>
          <w:p w14:paraId="0E862032">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7F1125D7">
            <w:pPr>
              <w:jc w:val="center"/>
              <w:rPr>
                <w:rFonts w:hint="eastAsia" w:ascii="宋体" w:hAnsi="宋体" w:eastAsia="宋体" w:cs="宋体"/>
                <w:color w:val="000000"/>
                <w:szCs w:val="21"/>
                <w:highlight w:val="none"/>
                <w:lang w:val="en-US" w:eastAsia="zh-CN"/>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76F09F3D">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7、读取速度：400张标签读全≤3秒；</w:t>
            </w:r>
          </w:p>
        </w:tc>
      </w:tr>
      <w:tr w14:paraId="2BAB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640" w:type="dxa"/>
            <w:vMerge w:val="continue"/>
            <w:tcBorders>
              <w:left w:val="single" w:color="auto" w:sz="4" w:space="0"/>
              <w:right w:val="single" w:color="auto" w:sz="4" w:space="0"/>
            </w:tcBorders>
            <w:noWrap w:val="0"/>
            <w:vAlign w:val="center"/>
          </w:tcPr>
          <w:p w14:paraId="7A96B8DF">
            <w:pPr>
              <w:jc w:val="center"/>
              <w:rPr>
                <w:rFonts w:hint="eastAsia" w:ascii="宋体" w:hAnsi="宋体" w:eastAsia="宋体" w:cs="宋体"/>
                <w:color w:val="auto"/>
                <w:szCs w:val="21"/>
                <w:highlight w:val="none"/>
                <w:lang w:val="en-US" w:eastAsia="zh-CN"/>
              </w:rPr>
            </w:pPr>
          </w:p>
        </w:tc>
        <w:tc>
          <w:tcPr>
            <w:tcW w:w="2172" w:type="dxa"/>
            <w:vMerge w:val="continue"/>
            <w:tcBorders>
              <w:left w:val="single" w:color="auto" w:sz="4" w:space="0"/>
              <w:right w:val="single" w:color="auto" w:sz="4" w:space="0"/>
            </w:tcBorders>
            <w:noWrap w:val="0"/>
            <w:vAlign w:val="center"/>
          </w:tcPr>
          <w:p w14:paraId="7EB1E76C">
            <w:pPr>
              <w:jc w:val="center"/>
              <w:rPr>
                <w:rFonts w:hint="eastAsia" w:ascii="宋体" w:hAnsi="宋体" w:eastAsia="宋体" w:cs="宋体"/>
                <w:color w:val="000000"/>
                <w:szCs w:val="21"/>
                <w:highlight w:val="none"/>
                <w:lang w:val="en-US" w:eastAsia="zh-CN"/>
              </w:rPr>
            </w:pPr>
          </w:p>
        </w:tc>
        <w:tc>
          <w:tcPr>
            <w:tcW w:w="6027" w:type="dxa"/>
            <w:tcBorders>
              <w:top w:val="single" w:color="auto" w:sz="4" w:space="0"/>
              <w:left w:val="single" w:color="auto" w:sz="4" w:space="0"/>
              <w:bottom w:val="single" w:color="auto" w:sz="4" w:space="0"/>
              <w:right w:val="single" w:color="auto" w:sz="4" w:space="0"/>
            </w:tcBorders>
            <w:noWrap w:val="0"/>
            <w:vAlign w:val="center"/>
          </w:tcPr>
          <w:p w14:paraId="46111C53">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8、实时记录读取范围内标签，系统后台自动匹配人员、物品以及相关属性值，进行大数据分析；</w:t>
            </w:r>
          </w:p>
        </w:tc>
      </w:tr>
      <w:bookmarkEnd w:id="75"/>
    </w:tbl>
    <w:p w14:paraId="59BA7EB1">
      <w:pPr>
        <w:ind w:firstLine="422" w:firstLineChars="200"/>
        <w:rPr>
          <w:rFonts w:hint="eastAsia"/>
          <w:b/>
          <w:szCs w:val="21"/>
        </w:rPr>
      </w:pPr>
    </w:p>
    <w:p w14:paraId="1F7E5D84">
      <w:pPr>
        <w:rPr>
          <w:b/>
          <w:szCs w:val="21"/>
        </w:rPr>
      </w:pPr>
    </w:p>
    <w:p w14:paraId="1A11748F">
      <w:pPr>
        <w:rPr>
          <w:b/>
          <w:szCs w:val="21"/>
        </w:rPr>
      </w:pPr>
    </w:p>
    <w:p w14:paraId="15DAF641">
      <w:pPr>
        <w:rPr>
          <w:rFonts w:hint="eastAsia" w:ascii="宋体" w:hAnsi="宋体" w:eastAsia="宋体" w:cs="Times New Roman"/>
          <w:b/>
          <w:bCs/>
          <w:color w:val="FF0000"/>
          <w:szCs w:val="21"/>
        </w:rPr>
      </w:pPr>
      <w:r>
        <w:rPr>
          <w:rFonts w:hint="eastAsia" w:ascii="宋体" w:hAnsi="宋体" w:eastAsia="宋体" w:cs="Times New Roman"/>
          <w:b/>
          <w:bCs/>
          <w:color w:val="FF0000"/>
          <w:szCs w:val="21"/>
        </w:rPr>
        <w:br w:type="page"/>
      </w:r>
    </w:p>
    <w:p w14:paraId="69D96EB6">
      <w:pPr>
        <w:pStyle w:val="5"/>
        <w:spacing w:before="120" w:beforeLines="50" w:after="120" w:afterLines="50"/>
        <w:rPr>
          <w:rFonts w:hint="eastAsia"/>
          <w:sz w:val="28"/>
          <w:szCs w:val="28"/>
        </w:rPr>
      </w:pPr>
      <w:r>
        <w:rPr>
          <w:rFonts w:hint="eastAsia" w:ascii="宋体" w:hAnsi="宋体" w:eastAsia="宋体" w:cs="Times New Roman"/>
          <w:b/>
          <w:bCs/>
          <w:color w:val="FF0000"/>
          <w:szCs w:val="21"/>
        </w:rPr>
        <w:t>★</w:t>
      </w:r>
      <w:r>
        <w:rPr>
          <w:rFonts w:hint="eastAsia"/>
          <w:sz w:val="28"/>
          <w:szCs w:val="28"/>
        </w:rPr>
        <w:t>五、商务要求</w:t>
      </w:r>
    </w:p>
    <w:p w14:paraId="076E3624">
      <w:pPr>
        <w:pStyle w:val="18"/>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14:paraId="37F9BAC6">
      <w:pPr>
        <w:rPr>
          <w:b/>
        </w:rPr>
      </w:pPr>
    </w:p>
    <w:tbl>
      <w:tblPr>
        <w:tblStyle w:val="45"/>
        <w:tblW w:w="92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3"/>
        <w:gridCol w:w="1393"/>
        <w:gridCol w:w="7099"/>
      </w:tblGrid>
      <w:tr w14:paraId="6E4E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noWrap w:val="0"/>
            <w:vAlign w:val="center"/>
          </w:tcPr>
          <w:p w14:paraId="4A552F87">
            <w:pPr>
              <w:spacing w:line="360" w:lineRule="exact"/>
              <w:rPr>
                <w:rFonts w:hint="eastAsia" w:ascii="宋体" w:hAnsi="宋体" w:eastAsia="宋体" w:cs="Times New Roman"/>
                <w:b/>
                <w:highlight w:val="none"/>
              </w:rPr>
            </w:pPr>
            <w:r>
              <w:rPr>
                <w:rFonts w:hint="eastAsia" w:ascii="Times New Roman" w:hAnsi="Times New Roman" w:eastAsia="宋体" w:cs="Times New Roman"/>
                <w:b/>
                <w:highlight w:val="none"/>
              </w:rPr>
              <w:t>序号</w:t>
            </w:r>
          </w:p>
        </w:tc>
        <w:tc>
          <w:tcPr>
            <w:tcW w:w="1393" w:type="dxa"/>
            <w:noWrap w:val="0"/>
            <w:vAlign w:val="center"/>
          </w:tcPr>
          <w:p w14:paraId="65499A4E">
            <w:pPr>
              <w:jc w:val="center"/>
              <w:rPr>
                <w:rFonts w:hint="eastAsia" w:ascii="宋体" w:hAnsi="宋体" w:eastAsia="宋体" w:cs="Times New Roman"/>
                <w:b/>
                <w:highlight w:val="none"/>
              </w:rPr>
            </w:pPr>
            <w:r>
              <w:rPr>
                <w:rFonts w:hint="eastAsia" w:ascii="Times New Roman" w:hAnsi="Times New Roman" w:eastAsia="宋体" w:cs="Times New Roman"/>
                <w:b/>
                <w:highlight w:val="none"/>
              </w:rPr>
              <w:t>商务需求项</w:t>
            </w:r>
          </w:p>
        </w:tc>
        <w:tc>
          <w:tcPr>
            <w:tcW w:w="7099" w:type="dxa"/>
            <w:noWrap w:val="0"/>
            <w:vAlign w:val="center"/>
          </w:tcPr>
          <w:p w14:paraId="11BD92F6">
            <w:pPr>
              <w:jc w:val="center"/>
              <w:rPr>
                <w:rFonts w:hint="eastAsia" w:ascii="Times New Roman" w:hAnsi="Times New Roman" w:eastAsia="宋体" w:cs="Times New Roman"/>
                <w:b/>
                <w:color w:val="FF0000"/>
                <w:highlight w:val="none"/>
              </w:rPr>
            </w:pPr>
            <w:r>
              <w:rPr>
                <w:rFonts w:hint="eastAsia" w:ascii="Times New Roman" w:hAnsi="Times New Roman" w:eastAsia="宋体" w:cs="Times New Roman"/>
                <w:b/>
                <w:highlight w:val="none"/>
              </w:rPr>
              <w:t>招标商务要求</w:t>
            </w:r>
          </w:p>
        </w:tc>
      </w:tr>
      <w:tr w14:paraId="01FA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255" w:type="dxa"/>
            <w:gridSpan w:val="3"/>
            <w:noWrap w:val="0"/>
            <w:vAlign w:val="center"/>
          </w:tcPr>
          <w:p w14:paraId="251071A2">
            <w:pPr>
              <w:spacing w:line="360" w:lineRule="exact"/>
              <w:rPr>
                <w:rFonts w:hint="eastAsia" w:ascii="宋体" w:hAnsi="宋体" w:eastAsia="宋体" w:cs="Times New Roman"/>
                <w:b/>
                <w:highlight w:val="none"/>
              </w:rPr>
            </w:pPr>
            <w:r>
              <w:rPr>
                <w:rFonts w:hint="eastAsia" w:ascii="Times New Roman" w:hAnsi="Times New Roman" w:eastAsia="宋体" w:cs="Times New Roman"/>
                <w:b/>
                <w:highlight w:val="none"/>
              </w:rPr>
              <w:t>（一）免费保修期内售后服务要求</w:t>
            </w:r>
          </w:p>
        </w:tc>
      </w:tr>
      <w:tr w14:paraId="53DA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noWrap w:val="0"/>
            <w:vAlign w:val="center"/>
          </w:tcPr>
          <w:p w14:paraId="28813B3D">
            <w:pPr>
              <w:spacing w:line="360" w:lineRule="exact"/>
              <w:rPr>
                <w:rFonts w:hint="eastAsia" w:ascii="宋体" w:hAnsi="宋体" w:eastAsia="宋体" w:cs="Times New Roman"/>
                <w:b/>
                <w:highlight w:val="none"/>
              </w:rPr>
            </w:pPr>
            <w:r>
              <w:rPr>
                <w:rFonts w:hint="eastAsia" w:ascii="Times New Roman" w:hAnsi="Times New Roman" w:eastAsia="宋体" w:cs="Times New Roman"/>
                <w:bCs/>
                <w:highlight w:val="none"/>
              </w:rPr>
              <w:t>1</w:t>
            </w:r>
          </w:p>
        </w:tc>
        <w:tc>
          <w:tcPr>
            <w:tcW w:w="1393" w:type="dxa"/>
            <w:noWrap w:val="0"/>
            <w:vAlign w:val="top"/>
          </w:tcPr>
          <w:p w14:paraId="6BA13D47">
            <w:pPr>
              <w:spacing w:line="360" w:lineRule="exact"/>
              <w:jc w:val="center"/>
              <w:rPr>
                <w:rFonts w:hint="eastAsia" w:ascii="宋体" w:hAnsi="宋体" w:eastAsia="宋体" w:cs="宋体"/>
                <w:b/>
                <w:bCs/>
                <w:color w:val="000000"/>
                <w:sz w:val="20"/>
                <w:highlight w:val="none"/>
              </w:rPr>
            </w:pPr>
            <w:r>
              <w:rPr>
                <w:rFonts w:hint="eastAsia" w:ascii="宋体" w:hAnsi="宋体" w:eastAsia="宋体" w:cs="宋体"/>
                <w:b/>
                <w:bCs/>
                <w:color w:val="000000"/>
                <w:sz w:val="20"/>
                <w:highlight w:val="none"/>
              </w:rPr>
              <w:t>维修响应及故障解决时间</w:t>
            </w:r>
          </w:p>
        </w:tc>
        <w:tc>
          <w:tcPr>
            <w:tcW w:w="7099" w:type="dxa"/>
            <w:noWrap w:val="0"/>
            <w:vAlign w:val="top"/>
          </w:tcPr>
          <w:p w14:paraId="7AA59CC6">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在免费保修期内，一旦发生质量问题，中标人保证在接到通知24小时内赶到现场进行修理或更换。</w:t>
            </w:r>
          </w:p>
        </w:tc>
      </w:tr>
      <w:tr w14:paraId="07DE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restart"/>
            <w:noWrap w:val="0"/>
            <w:vAlign w:val="center"/>
          </w:tcPr>
          <w:p w14:paraId="433ABE9A">
            <w:pPr>
              <w:spacing w:line="360" w:lineRule="exact"/>
              <w:rPr>
                <w:rFonts w:hint="eastAsia" w:ascii="宋体" w:hAnsi="宋体" w:eastAsia="宋体" w:cs="Times New Roman"/>
                <w:b/>
                <w:highlight w:val="none"/>
              </w:rPr>
            </w:pPr>
            <w:r>
              <w:rPr>
                <w:rFonts w:hint="eastAsia" w:ascii="Times New Roman" w:hAnsi="Times New Roman" w:eastAsia="宋体" w:cs="Times New Roman"/>
                <w:szCs w:val="21"/>
                <w:highlight w:val="none"/>
              </w:rPr>
              <w:t>2</w:t>
            </w:r>
          </w:p>
        </w:tc>
        <w:tc>
          <w:tcPr>
            <w:tcW w:w="1393" w:type="dxa"/>
            <w:vMerge w:val="restart"/>
            <w:noWrap w:val="0"/>
            <w:vAlign w:val="center"/>
          </w:tcPr>
          <w:p w14:paraId="080CFC40">
            <w:pPr>
              <w:spacing w:line="360" w:lineRule="exact"/>
              <w:jc w:val="center"/>
              <w:rPr>
                <w:rFonts w:hint="eastAsia" w:ascii="宋体" w:hAnsi="宋体" w:eastAsia="宋体" w:cs="宋体"/>
                <w:b/>
                <w:bCs/>
                <w:color w:val="000000"/>
                <w:sz w:val="20"/>
                <w:highlight w:val="none"/>
              </w:rPr>
            </w:pPr>
            <w:r>
              <w:rPr>
                <w:rFonts w:hint="eastAsia" w:ascii="宋体" w:hAnsi="宋体" w:eastAsia="宋体" w:cs="宋体"/>
                <w:b/>
                <w:bCs/>
                <w:color w:val="000000"/>
                <w:sz w:val="20"/>
                <w:highlight w:val="none"/>
              </w:rPr>
              <w:t>免费保修期</w:t>
            </w:r>
          </w:p>
        </w:tc>
        <w:tc>
          <w:tcPr>
            <w:tcW w:w="7099" w:type="dxa"/>
            <w:noWrap w:val="0"/>
            <w:vAlign w:val="top"/>
          </w:tcPr>
          <w:p w14:paraId="59550449">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lang w:val="en-US" w:eastAsia="zh-CN"/>
              </w:rPr>
              <w:t>2.</w:t>
            </w:r>
            <w:r>
              <w:rPr>
                <w:rFonts w:hint="eastAsia" w:ascii="宋体" w:hAnsi="宋体" w:eastAsia="宋体" w:cs="宋体"/>
                <w:color w:val="000000"/>
                <w:sz w:val="20"/>
                <w:highlight w:val="none"/>
              </w:rPr>
              <w:t>1货物免费保修期  5  年，时间自最终验收合格并交付使用之日起计算。</w:t>
            </w:r>
          </w:p>
        </w:tc>
      </w:tr>
      <w:tr w14:paraId="0FFB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0C8F9F4C">
            <w:pPr>
              <w:spacing w:line="360" w:lineRule="exact"/>
              <w:rPr>
                <w:rFonts w:hint="eastAsia" w:ascii="宋体" w:hAnsi="宋体" w:eastAsia="宋体" w:cs="Times New Roman"/>
                <w:b/>
                <w:highlight w:val="none"/>
              </w:rPr>
            </w:pPr>
          </w:p>
        </w:tc>
        <w:tc>
          <w:tcPr>
            <w:tcW w:w="1393" w:type="dxa"/>
            <w:vMerge w:val="continue"/>
            <w:noWrap w:val="0"/>
            <w:vAlign w:val="center"/>
          </w:tcPr>
          <w:p w14:paraId="1CB4970D">
            <w:pPr>
              <w:spacing w:line="360" w:lineRule="exact"/>
              <w:jc w:val="center"/>
              <w:rPr>
                <w:rFonts w:hint="eastAsia" w:ascii="宋体" w:hAnsi="宋体" w:eastAsia="宋体" w:cs="宋体"/>
                <w:b/>
                <w:bCs/>
                <w:color w:val="000000"/>
                <w:sz w:val="20"/>
                <w:highlight w:val="none"/>
              </w:rPr>
            </w:pPr>
          </w:p>
        </w:tc>
        <w:tc>
          <w:tcPr>
            <w:tcW w:w="7099" w:type="dxa"/>
            <w:noWrap w:val="0"/>
            <w:vAlign w:val="center"/>
          </w:tcPr>
          <w:p w14:paraId="349E6796">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lang w:val="en-US" w:eastAsia="zh-CN"/>
              </w:rPr>
              <w:t>2.</w:t>
            </w:r>
            <w:r>
              <w:rPr>
                <w:rFonts w:hint="eastAsia" w:ascii="宋体" w:hAnsi="宋体" w:eastAsia="宋体" w:cs="宋体"/>
                <w:color w:val="000000"/>
                <w:sz w:val="20"/>
                <w:highlight w:val="none"/>
              </w:rPr>
              <w:t>2免费保修期内，所有服务及配件全部免费。</w:t>
            </w:r>
          </w:p>
        </w:tc>
      </w:tr>
      <w:tr w14:paraId="4417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noWrap w:val="0"/>
            <w:vAlign w:val="center"/>
          </w:tcPr>
          <w:p w14:paraId="13FC9A11">
            <w:pPr>
              <w:spacing w:line="360" w:lineRule="exact"/>
              <w:rPr>
                <w:rFonts w:hint="eastAsia" w:ascii="宋体" w:hAnsi="宋体" w:eastAsia="宋体" w:cs="Times New Roman"/>
                <w:b/>
                <w:highlight w:val="none"/>
              </w:rPr>
            </w:pPr>
            <w:r>
              <w:rPr>
                <w:rFonts w:hint="eastAsia" w:ascii="Times New Roman" w:hAnsi="Times New Roman" w:eastAsia="宋体" w:cs="Times New Roman"/>
                <w:szCs w:val="21"/>
                <w:highlight w:val="none"/>
              </w:rPr>
              <w:t>3</w:t>
            </w:r>
          </w:p>
        </w:tc>
        <w:tc>
          <w:tcPr>
            <w:tcW w:w="1393" w:type="dxa"/>
            <w:noWrap w:val="0"/>
            <w:vAlign w:val="center"/>
          </w:tcPr>
          <w:p w14:paraId="22E84EE7">
            <w:pPr>
              <w:spacing w:line="360" w:lineRule="exact"/>
              <w:jc w:val="center"/>
              <w:rPr>
                <w:rFonts w:hint="eastAsia" w:ascii="宋体" w:hAnsi="宋体" w:eastAsia="宋体" w:cs="宋体"/>
                <w:b/>
                <w:bCs/>
                <w:color w:val="000000"/>
                <w:sz w:val="20"/>
                <w:highlight w:val="none"/>
              </w:rPr>
            </w:pPr>
            <w:r>
              <w:rPr>
                <w:rFonts w:hint="eastAsia" w:ascii="宋体" w:hAnsi="宋体" w:eastAsia="宋体" w:cs="宋体"/>
                <w:b/>
                <w:bCs/>
                <w:color w:val="000000"/>
                <w:sz w:val="20"/>
                <w:highlight w:val="none"/>
              </w:rPr>
              <w:t>技术文件</w:t>
            </w:r>
          </w:p>
        </w:tc>
        <w:tc>
          <w:tcPr>
            <w:tcW w:w="7099" w:type="dxa"/>
            <w:noWrap w:val="0"/>
            <w:vAlign w:val="center"/>
          </w:tcPr>
          <w:p w14:paraId="7680A1BF">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供应商应提供全套、完整的书面技术资料，包括仪器说明书、操作手册、简单维修说明、图纸等。</w:t>
            </w:r>
          </w:p>
        </w:tc>
      </w:tr>
      <w:tr w14:paraId="0B1E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noWrap w:val="0"/>
            <w:vAlign w:val="center"/>
          </w:tcPr>
          <w:p w14:paraId="19621D99">
            <w:pPr>
              <w:spacing w:line="360" w:lineRule="exact"/>
              <w:rPr>
                <w:rFonts w:hint="eastAsia" w:ascii="宋体" w:hAnsi="宋体" w:eastAsia="宋体" w:cs="Times New Roman"/>
                <w:b/>
                <w:highlight w:val="none"/>
              </w:rPr>
            </w:pPr>
            <w:r>
              <w:rPr>
                <w:rFonts w:hint="eastAsia" w:ascii="Times New Roman" w:hAnsi="Times New Roman" w:eastAsia="宋体" w:cs="Times New Roman"/>
                <w:bCs/>
                <w:highlight w:val="none"/>
              </w:rPr>
              <w:t>4</w:t>
            </w:r>
          </w:p>
        </w:tc>
        <w:tc>
          <w:tcPr>
            <w:tcW w:w="1393" w:type="dxa"/>
            <w:noWrap w:val="0"/>
            <w:vAlign w:val="center"/>
          </w:tcPr>
          <w:p w14:paraId="02FA0531">
            <w:pPr>
              <w:spacing w:line="360" w:lineRule="exact"/>
              <w:jc w:val="center"/>
              <w:rPr>
                <w:rFonts w:hint="eastAsia" w:ascii="宋体" w:hAnsi="宋体" w:eastAsia="宋体" w:cs="宋体"/>
                <w:b/>
                <w:bCs/>
                <w:color w:val="000000"/>
                <w:sz w:val="20"/>
                <w:highlight w:val="none"/>
              </w:rPr>
            </w:pPr>
            <w:r>
              <w:rPr>
                <w:rFonts w:hint="eastAsia" w:ascii="宋体" w:hAnsi="宋体" w:eastAsia="宋体" w:cs="宋体"/>
                <w:b/>
                <w:bCs/>
                <w:color w:val="000000"/>
                <w:sz w:val="20"/>
                <w:highlight w:val="none"/>
              </w:rPr>
              <w:t>安装调试</w:t>
            </w:r>
          </w:p>
        </w:tc>
        <w:tc>
          <w:tcPr>
            <w:tcW w:w="7099" w:type="dxa"/>
            <w:noWrap w:val="0"/>
            <w:vAlign w:val="center"/>
          </w:tcPr>
          <w:p w14:paraId="351CF536">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投标人负责货物的现场安装和调试,提供货物安装、调试和维修所需的专用工具和辅助材料。</w:t>
            </w:r>
          </w:p>
        </w:tc>
      </w:tr>
      <w:tr w14:paraId="3A7A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255" w:type="dxa"/>
            <w:gridSpan w:val="3"/>
            <w:noWrap w:val="0"/>
            <w:vAlign w:val="center"/>
          </w:tcPr>
          <w:p w14:paraId="3937C174">
            <w:pPr>
              <w:spacing w:line="360" w:lineRule="exact"/>
              <w:rPr>
                <w:rFonts w:hint="eastAsia" w:ascii="宋体" w:hAnsi="宋体" w:eastAsia="宋体" w:cs="Times New Roman"/>
                <w:b/>
                <w:highlight w:val="none"/>
              </w:rPr>
            </w:pPr>
            <w:r>
              <w:rPr>
                <w:rFonts w:hint="eastAsia" w:ascii="宋体" w:hAnsi="宋体" w:eastAsia="宋体" w:cs="Times New Roman"/>
                <w:b/>
                <w:highlight w:val="none"/>
              </w:rPr>
              <w:t>（二）免费保修期外售后服务要求</w:t>
            </w:r>
          </w:p>
        </w:tc>
      </w:tr>
      <w:tr w14:paraId="7415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restart"/>
            <w:noWrap w:val="0"/>
            <w:vAlign w:val="center"/>
          </w:tcPr>
          <w:p w14:paraId="384F45A1">
            <w:pPr>
              <w:spacing w:line="360" w:lineRule="exact"/>
              <w:jc w:val="center"/>
              <w:rPr>
                <w:rFonts w:hint="eastAsia" w:ascii="宋体" w:hAnsi="宋体" w:eastAsia="宋体" w:cs="Times New Roman"/>
                <w:b/>
                <w:sz w:val="20"/>
                <w:highlight w:val="none"/>
              </w:rPr>
            </w:pPr>
            <w:r>
              <w:rPr>
                <w:rFonts w:hint="eastAsia" w:ascii="宋体" w:hAnsi="宋体" w:eastAsia="宋体" w:cs="Times New Roman"/>
                <w:b/>
                <w:sz w:val="20"/>
                <w:highlight w:val="none"/>
              </w:rPr>
              <w:t>1</w:t>
            </w:r>
          </w:p>
        </w:tc>
        <w:tc>
          <w:tcPr>
            <w:tcW w:w="1393" w:type="dxa"/>
            <w:vMerge w:val="restart"/>
            <w:noWrap w:val="0"/>
            <w:vAlign w:val="center"/>
          </w:tcPr>
          <w:p w14:paraId="5008E607">
            <w:pPr>
              <w:spacing w:line="360" w:lineRule="exact"/>
              <w:jc w:val="center"/>
              <w:rPr>
                <w:rFonts w:hint="eastAsia" w:ascii="宋体" w:hAnsi="宋体" w:eastAsia="宋体" w:cs="Times New Roman"/>
                <w:b/>
                <w:color w:val="000000"/>
                <w:sz w:val="20"/>
                <w:highlight w:val="none"/>
              </w:rPr>
            </w:pPr>
            <w:r>
              <w:rPr>
                <w:rFonts w:hint="eastAsia" w:ascii="宋体" w:hAnsi="宋体" w:eastAsia="宋体" w:cs="宋体"/>
                <w:b/>
                <w:bCs/>
                <w:color w:val="000000"/>
                <w:sz w:val="20"/>
                <w:highlight w:val="none"/>
              </w:rPr>
              <w:t>维修零配件、消耗品和延续保修合同的报价</w:t>
            </w:r>
          </w:p>
        </w:tc>
        <w:tc>
          <w:tcPr>
            <w:tcW w:w="7099" w:type="dxa"/>
            <w:noWrap w:val="0"/>
            <w:vAlign w:val="center"/>
          </w:tcPr>
          <w:p w14:paraId="74112397">
            <w:pPr>
              <w:spacing w:line="360" w:lineRule="exact"/>
              <w:rPr>
                <w:rFonts w:hint="eastAsia" w:ascii="宋体" w:hAnsi="宋体" w:eastAsia="宋体" w:cs="Times New Roman"/>
                <w:b/>
                <w:color w:val="000000"/>
                <w:highlight w:val="none"/>
              </w:rPr>
            </w:pPr>
            <w:r>
              <w:rPr>
                <w:rFonts w:hint="eastAsia" w:ascii="宋体" w:hAnsi="宋体" w:eastAsia="宋体" w:cs="宋体"/>
                <w:color w:val="000000"/>
                <w:sz w:val="20"/>
                <w:highlight w:val="none"/>
              </w:rPr>
              <w:t>1.1由设备制造商提供售后服务，</w:t>
            </w:r>
            <w:r>
              <w:rPr>
                <w:rFonts w:hint="eastAsia" w:ascii="宋体" w:hAnsi="宋体" w:eastAsia="宋体" w:cs="宋体"/>
                <w:color w:val="000000"/>
                <w:sz w:val="20"/>
                <w:highlight w:val="none"/>
                <w:u w:val="single"/>
              </w:rPr>
              <w:t xml:space="preserve"> 1 </w:t>
            </w:r>
            <w:r>
              <w:rPr>
                <w:rFonts w:hint="eastAsia" w:ascii="宋体" w:hAnsi="宋体" w:eastAsia="宋体" w:cs="宋体"/>
                <w:color w:val="000000"/>
                <w:sz w:val="20"/>
                <w:highlight w:val="none"/>
              </w:rPr>
              <w:t>小时内响应，</w:t>
            </w:r>
            <w:r>
              <w:rPr>
                <w:rFonts w:hint="eastAsia" w:ascii="宋体" w:hAnsi="宋体" w:eastAsia="宋体" w:cs="宋体"/>
                <w:color w:val="000000"/>
                <w:sz w:val="20"/>
                <w:highlight w:val="none"/>
                <w:u w:val="single"/>
              </w:rPr>
              <w:t> 24 </w:t>
            </w:r>
            <w:r>
              <w:rPr>
                <w:rFonts w:hint="eastAsia" w:ascii="宋体" w:hAnsi="宋体" w:eastAsia="宋体" w:cs="宋体"/>
                <w:color w:val="000000"/>
                <w:sz w:val="20"/>
                <w:highlight w:val="none"/>
              </w:rPr>
              <w:t>小时维修到位，并在48小时内消除故障（不可抗力情况除外）。消耗品和零配件供应及时，特殊情况下可提供备用机。</w:t>
            </w:r>
          </w:p>
        </w:tc>
      </w:tr>
      <w:tr w14:paraId="5742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2F4FE0E2">
            <w:pPr>
              <w:spacing w:line="360" w:lineRule="exact"/>
              <w:jc w:val="center"/>
              <w:rPr>
                <w:rFonts w:hint="eastAsia" w:ascii="宋体" w:hAnsi="宋体" w:eastAsia="宋体" w:cs="Times New Roman"/>
                <w:b/>
                <w:highlight w:val="none"/>
              </w:rPr>
            </w:pPr>
          </w:p>
        </w:tc>
        <w:tc>
          <w:tcPr>
            <w:tcW w:w="1393" w:type="dxa"/>
            <w:vMerge w:val="continue"/>
            <w:noWrap w:val="0"/>
            <w:vAlign w:val="center"/>
          </w:tcPr>
          <w:p w14:paraId="6FD5DF9F">
            <w:pPr>
              <w:spacing w:line="360" w:lineRule="exact"/>
              <w:rPr>
                <w:rStyle w:val="49"/>
                <w:rFonts w:hint="eastAsia" w:ascii="宋体" w:hAnsi="宋体" w:eastAsia="宋体" w:cs="宋体"/>
                <w:color w:val="000000"/>
                <w:sz w:val="20"/>
                <w:highlight w:val="none"/>
              </w:rPr>
            </w:pPr>
          </w:p>
        </w:tc>
        <w:tc>
          <w:tcPr>
            <w:tcW w:w="7099" w:type="dxa"/>
            <w:noWrap w:val="0"/>
            <w:vAlign w:val="center"/>
          </w:tcPr>
          <w:p w14:paraId="2F5AC6B1">
            <w:pPr>
              <w:spacing w:line="360" w:lineRule="exact"/>
              <w:rPr>
                <w:rFonts w:hint="eastAsia" w:ascii="宋体" w:hAnsi="宋体" w:eastAsia="宋体" w:cs="Times New Roman"/>
                <w:b/>
                <w:color w:val="000000"/>
                <w:highlight w:val="none"/>
              </w:rPr>
            </w:pPr>
            <w:r>
              <w:rPr>
                <w:rFonts w:hint="eastAsia" w:ascii="宋体" w:hAnsi="宋体" w:eastAsia="宋体" w:cs="宋体"/>
                <w:color w:val="000000"/>
                <w:sz w:val="20"/>
                <w:highlight w:val="none"/>
              </w:rPr>
              <w:t>1.2保修期：系指中标供应商提供的产品不能正常使用时，中标供应商可收取费用，同时提供维修、更换以确保产品正常使用的时间期限。此时间期限从质保期期满之日起计算。</w:t>
            </w:r>
          </w:p>
        </w:tc>
      </w:tr>
      <w:tr w14:paraId="3A58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255" w:type="dxa"/>
            <w:gridSpan w:val="3"/>
            <w:noWrap w:val="0"/>
            <w:vAlign w:val="center"/>
          </w:tcPr>
          <w:p w14:paraId="57908C7F">
            <w:pPr>
              <w:spacing w:line="360" w:lineRule="exact"/>
              <w:rPr>
                <w:rFonts w:hint="eastAsia" w:ascii="宋体" w:hAnsi="宋体" w:eastAsia="宋体" w:cs="Times New Roman"/>
                <w:b/>
                <w:highlight w:val="none"/>
              </w:rPr>
            </w:pPr>
            <w:r>
              <w:rPr>
                <w:rFonts w:hint="eastAsia" w:ascii="宋体" w:hAnsi="宋体" w:eastAsia="宋体" w:cs="Times New Roman"/>
                <w:b/>
                <w:highlight w:val="none"/>
              </w:rPr>
              <w:t>（三）其他商务要求</w:t>
            </w:r>
          </w:p>
        </w:tc>
      </w:tr>
      <w:tr w14:paraId="420E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restart"/>
            <w:noWrap w:val="0"/>
            <w:vAlign w:val="center"/>
          </w:tcPr>
          <w:p w14:paraId="53C6F7E0">
            <w:pPr>
              <w:spacing w:line="360" w:lineRule="exact"/>
              <w:jc w:val="center"/>
              <w:rPr>
                <w:rFonts w:hint="eastAsia" w:ascii="宋体" w:hAnsi="宋体" w:eastAsia="宋体" w:cs="Times New Roman"/>
                <w:b/>
                <w:sz w:val="20"/>
                <w:highlight w:val="none"/>
              </w:rPr>
            </w:pPr>
            <w:bookmarkStart w:id="180" w:name="_Hlk72260973"/>
            <w:r>
              <w:rPr>
                <w:rFonts w:hint="eastAsia" w:ascii="宋体" w:hAnsi="宋体" w:eastAsia="宋体" w:cs="Times New Roman"/>
                <w:b/>
                <w:sz w:val="20"/>
                <w:highlight w:val="none"/>
              </w:rPr>
              <w:t>1</w:t>
            </w:r>
          </w:p>
        </w:tc>
        <w:tc>
          <w:tcPr>
            <w:tcW w:w="1393" w:type="dxa"/>
            <w:vMerge w:val="restart"/>
            <w:noWrap w:val="0"/>
            <w:vAlign w:val="center"/>
          </w:tcPr>
          <w:p w14:paraId="4A4D4776">
            <w:pPr>
              <w:spacing w:line="360" w:lineRule="exact"/>
              <w:jc w:val="center"/>
              <w:rPr>
                <w:rFonts w:hint="eastAsia" w:ascii="宋体" w:hAnsi="宋体" w:eastAsia="宋体" w:cs="Times New Roman"/>
                <w:b/>
                <w:sz w:val="20"/>
                <w:highlight w:val="none"/>
              </w:rPr>
            </w:pPr>
            <w:r>
              <w:rPr>
                <w:rFonts w:hint="eastAsia" w:ascii="宋体" w:hAnsi="宋体" w:eastAsia="宋体" w:cs="Times New Roman"/>
                <w:b/>
                <w:sz w:val="20"/>
                <w:highlight w:val="none"/>
              </w:rPr>
              <w:t>必备条款</w:t>
            </w:r>
          </w:p>
        </w:tc>
        <w:tc>
          <w:tcPr>
            <w:tcW w:w="7099" w:type="dxa"/>
            <w:noWrap w:val="0"/>
            <w:vAlign w:val="center"/>
          </w:tcPr>
          <w:p w14:paraId="7C9B621A">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1.1履约时间和地点：签订合同后，采购人发出采购订单之日起60天内交货，交货地点为广东省深圳市</w:t>
            </w:r>
            <w:r>
              <w:rPr>
                <w:rFonts w:hint="eastAsia" w:ascii="宋体" w:hAnsi="宋体" w:eastAsia="宋体" w:cs="宋体"/>
                <w:color w:val="000000"/>
                <w:sz w:val="20"/>
                <w:highlight w:val="none"/>
                <w:lang w:val="en-US" w:eastAsia="zh-CN"/>
              </w:rPr>
              <w:t>宝安区中心医院</w:t>
            </w:r>
            <w:r>
              <w:rPr>
                <w:rFonts w:hint="eastAsia" w:ascii="宋体" w:hAnsi="宋体" w:eastAsia="宋体" w:cs="宋体"/>
                <w:color w:val="000000"/>
                <w:sz w:val="20"/>
                <w:highlight w:val="none"/>
              </w:rPr>
              <w:t>，采购人指定位置。</w:t>
            </w:r>
          </w:p>
        </w:tc>
      </w:tr>
      <w:tr w14:paraId="443F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2C065A94">
            <w:pPr>
              <w:spacing w:line="360" w:lineRule="exact"/>
              <w:jc w:val="center"/>
              <w:rPr>
                <w:rFonts w:hint="eastAsia" w:ascii="宋体" w:hAnsi="宋体" w:eastAsia="宋体" w:cs="Times New Roman"/>
                <w:b/>
                <w:sz w:val="20"/>
                <w:highlight w:val="none"/>
              </w:rPr>
            </w:pPr>
          </w:p>
        </w:tc>
        <w:tc>
          <w:tcPr>
            <w:tcW w:w="1393" w:type="dxa"/>
            <w:vMerge w:val="continue"/>
            <w:noWrap w:val="0"/>
            <w:vAlign w:val="center"/>
          </w:tcPr>
          <w:p w14:paraId="7C3FDD69">
            <w:pPr>
              <w:spacing w:line="360" w:lineRule="exact"/>
              <w:jc w:val="center"/>
              <w:rPr>
                <w:rFonts w:hint="eastAsia" w:ascii="宋体" w:hAnsi="宋体" w:eastAsia="宋体" w:cs="Times New Roman"/>
                <w:b/>
                <w:sz w:val="20"/>
                <w:highlight w:val="none"/>
              </w:rPr>
            </w:pPr>
          </w:p>
        </w:tc>
        <w:tc>
          <w:tcPr>
            <w:tcW w:w="7099" w:type="dxa"/>
            <w:noWrap w:val="0"/>
            <w:vAlign w:val="center"/>
          </w:tcPr>
          <w:p w14:paraId="69CB2701">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1.2付款期限和方式：</w:t>
            </w:r>
          </w:p>
          <w:p w14:paraId="317C0536">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（1）预付款：供应商在合同签订且在15天内提交符合医院整体装修及各楼层风格的家具定制设计方案并经采购人确认通过后，采购人在法定时限内支付合同总金额30%的货款。</w:t>
            </w:r>
          </w:p>
          <w:p w14:paraId="00886A3D">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（2）进度款：货到指定地点、安装到位并进行设备调试、运行合格，通过初步验收，采购人法定时限内支付合同总金额50%的货款。</w:t>
            </w:r>
          </w:p>
          <w:p w14:paraId="273B28FA">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（3）终验款：货物通过有关部门终验后，采购人法定时限内支付合同总金额20%的货款。</w:t>
            </w:r>
          </w:p>
          <w:p w14:paraId="737A68BD">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注：</w:t>
            </w:r>
          </w:p>
          <w:p w14:paraId="4D37C768">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成交供应商在收款前向采购人开具合同总额等额的发票，收款方、出具发票方、合同乙方均必须与成交供应商名称一致。采购人支付款项前，成交供应商应向采购人提交等额合法有效的发票，否则采购人有权延迟支付。</w:t>
            </w:r>
          </w:p>
          <w:p w14:paraId="7018556E">
            <w:pPr>
              <w:spacing w:line="360" w:lineRule="exact"/>
              <w:rPr>
                <w:rFonts w:hint="default" w:ascii="Times New Roman" w:hAnsi="Times New Roman" w:eastAsia="宋体" w:cs="Times New Roman"/>
                <w:highlight w:val="none"/>
                <w:lang w:val="en-US" w:eastAsia="zh-CN"/>
              </w:rPr>
            </w:pPr>
            <w:r>
              <w:rPr>
                <w:rFonts w:hint="eastAsia" w:ascii="宋体" w:hAnsi="宋体" w:eastAsia="宋体" w:cs="宋体"/>
                <w:color w:val="000000"/>
                <w:sz w:val="20"/>
                <w:highlight w:val="none"/>
              </w:rPr>
              <w:t>2）因采购人使用的是财政资金，采购人在前款规定的付款时间为向政府釆购支付部门提出办理财政支付申请手续的时间（不含政府财政支付部门审核的时间）。</w:t>
            </w:r>
          </w:p>
        </w:tc>
      </w:tr>
      <w:tr w14:paraId="7406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786982EA">
            <w:pPr>
              <w:spacing w:line="360" w:lineRule="exact"/>
              <w:jc w:val="center"/>
              <w:rPr>
                <w:rFonts w:hint="eastAsia" w:ascii="宋体" w:hAnsi="宋体" w:eastAsia="宋体" w:cs="Times New Roman"/>
                <w:b/>
                <w:sz w:val="20"/>
                <w:highlight w:val="none"/>
              </w:rPr>
            </w:pPr>
          </w:p>
        </w:tc>
        <w:tc>
          <w:tcPr>
            <w:tcW w:w="1393" w:type="dxa"/>
            <w:vMerge w:val="continue"/>
            <w:noWrap w:val="0"/>
            <w:vAlign w:val="center"/>
          </w:tcPr>
          <w:p w14:paraId="4BB8B82F">
            <w:pPr>
              <w:spacing w:line="360" w:lineRule="exact"/>
              <w:jc w:val="center"/>
              <w:rPr>
                <w:rFonts w:hint="eastAsia" w:ascii="宋体" w:hAnsi="宋体" w:eastAsia="宋体" w:cs="Times New Roman"/>
                <w:sz w:val="20"/>
                <w:highlight w:val="none"/>
              </w:rPr>
            </w:pPr>
          </w:p>
        </w:tc>
        <w:tc>
          <w:tcPr>
            <w:tcW w:w="7099" w:type="dxa"/>
            <w:noWrap w:val="0"/>
            <w:vAlign w:val="center"/>
          </w:tcPr>
          <w:p w14:paraId="29CC47A1">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w:t>
            </w:r>
            <w:r>
              <w:rPr>
                <w:rFonts w:ascii="宋体" w:hAnsi="宋体" w:eastAsia="宋体" w:cs="宋体"/>
                <w:color w:val="000000"/>
                <w:sz w:val="20"/>
                <w:highlight w:val="none"/>
              </w:rPr>
              <w:t>3</w:t>
            </w:r>
            <w:r>
              <w:rPr>
                <w:rFonts w:hint="eastAsia" w:ascii="宋体" w:hAnsi="宋体" w:eastAsia="宋体" w:cs="宋体"/>
                <w:color w:val="000000"/>
                <w:sz w:val="20"/>
                <w:highlight w:val="none"/>
              </w:rPr>
              <w:t>验收条件：</w:t>
            </w:r>
          </w:p>
          <w:p w14:paraId="35E7A30A">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（1）供应商货物经过与采购人双方检验认可后，签署验收报告，产品保修期自验收合格之日起算，由中标人提供产品保修文件。</w:t>
            </w:r>
          </w:p>
          <w:p w14:paraId="6FE05DD3">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（2）当满足以下条件时，采购人向供应商签发货物验收报告：</w:t>
            </w:r>
          </w:p>
          <w:p w14:paraId="0902CF22">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a、中标人已按照合同规定提供了全部产品及完整的技术资料。</w:t>
            </w:r>
          </w:p>
          <w:p w14:paraId="5191FA0B">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b、货物符合招标文件技术规格书的要求，性能满足要求。</w:t>
            </w:r>
          </w:p>
          <w:p w14:paraId="3F0BBA93">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c、货物具备产品合格证。</w:t>
            </w:r>
          </w:p>
          <w:p w14:paraId="74A383CB">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d、投标人所投设备响应参数必须与交货设备一致，提供的各种文件载明的内容必须真实，采购人有权检验或测试货物，有权邀请深圳市计量质量检测研究院进行检验协助验收，以确认货物是否符合合同规格的要求，并由中标单位承担相关费用。如果发现所交货物与投标文件中所承诺的不符或存在质量、技术缺陷等</w:t>
            </w:r>
            <w:r>
              <w:rPr>
                <w:rFonts w:hint="eastAsia" w:ascii="宋体" w:hAnsi="宋体" w:eastAsia="宋体" w:cs="宋体"/>
                <w:color w:val="000000"/>
                <w:sz w:val="20"/>
                <w:highlight w:val="none"/>
                <w:lang w:eastAsia="zh-CN"/>
              </w:rPr>
              <w:t>，</w:t>
            </w:r>
            <w:r>
              <w:rPr>
                <w:rFonts w:hint="eastAsia" w:ascii="宋体" w:hAnsi="宋体" w:eastAsia="宋体" w:cs="宋体"/>
                <w:color w:val="000000"/>
                <w:sz w:val="20"/>
                <w:highlight w:val="none"/>
              </w:rPr>
              <w:t>采购人可以拒绝接收该货物,投标人应在 7 天内采取补足、更换或退货等措施,以满足规格的要求，由此发生的一切损失和费用由中标人承担。</w:t>
            </w:r>
          </w:p>
        </w:tc>
      </w:tr>
      <w:tr w14:paraId="5B4A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63C78018">
            <w:pPr>
              <w:spacing w:line="360" w:lineRule="exact"/>
              <w:jc w:val="center"/>
              <w:rPr>
                <w:rFonts w:hint="eastAsia" w:ascii="宋体" w:hAnsi="宋体" w:eastAsia="宋体" w:cs="Times New Roman"/>
                <w:b/>
                <w:sz w:val="20"/>
                <w:highlight w:val="none"/>
              </w:rPr>
            </w:pPr>
          </w:p>
        </w:tc>
        <w:tc>
          <w:tcPr>
            <w:tcW w:w="1393" w:type="dxa"/>
            <w:vMerge w:val="continue"/>
            <w:noWrap w:val="0"/>
            <w:vAlign w:val="center"/>
          </w:tcPr>
          <w:p w14:paraId="458DE36F">
            <w:pPr>
              <w:spacing w:line="360" w:lineRule="exact"/>
              <w:jc w:val="center"/>
              <w:rPr>
                <w:rFonts w:hint="eastAsia" w:ascii="宋体" w:hAnsi="宋体" w:eastAsia="宋体" w:cs="Times New Roman"/>
                <w:sz w:val="20"/>
                <w:highlight w:val="none"/>
              </w:rPr>
            </w:pPr>
          </w:p>
        </w:tc>
        <w:tc>
          <w:tcPr>
            <w:tcW w:w="7099" w:type="dxa"/>
            <w:noWrap w:val="0"/>
            <w:vAlign w:val="top"/>
          </w:tcPr>
          <w:p w14:paraId="5BA0A84C">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w:t>
            </w:r>
            <w:r>
              <w:rPr>
                <w:rFonts w:ascii="宋体" w:hAnsi="宋体" w:eastAsia="宋体" w:cs="宋体"/>
                <w:color w:val="000000"/>
                <w:sz w:val="20"/>
                <w:highlight w:val="none"/>
              </w:rPr>
              <w:t>4</w:t>
            </w:r>
            <w:r>
              <w:rPr>
                <w:rFonts w:hint="eastAsia" w:ascii="宋体" w:hAnsi="宋体" w:eastAsia="宋体" w:cs="宋体"/>
                <w:color w:val="000000"/>
                <w:sz w:val="20"/>
                <w:highlight w:val="none"/>
              </w:rPr>
              <w:t>违约责任：</w:t>
            </w:r>
          </w:p>
          <w:p w14:paraId="0B2CBC87">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a、如投标人未按照投标文件中承诺的时间交货或提供服务，投标人应承担延期交货和延期服务的违约责任，并赔偿采购人因此造成的实际经济损失,实际经济损失超出余款（合同总金额5%）金额，采购人有权终止合同。</w:t>
            </w:r>
          </w:p>
          <w:p w14:paraId="70D5B3CB">
            <w:pPr>
              <w:spacing w:line="360" w:lineRule="exact"/>
              <w:rPr>
                <w:rFonts w:hint="eastAsia" w:ascii="宋体" w:hAnsi="宋体" w:eastAsia="宋体" w:cs="宋体"/>
                <w:color w:val="000000"/>
                <w:sz w:val="20"/>
                <w:highlight w:val="none"/>
              </w:rPr>
            </w:pPr>
            <w:r>
              <w:rPr>
                <w:rFonts w:ascii="宋体" w:hAnsi="宋体" w:eastAsia="宋体" w:cs="宋体"/>
                <w:color w:val="000000"/>
                <w:sz w:val="20"/>
                <w:highlight w:val="none"/>
              </w:rPr>
              <w:t>b</w:t>
            </w:r>
            <w:r>
              <w:rPr>
                <w:rFonts w:hint="eastAsia" w:ascii="宋体" w:hAnsi="宋体" w:eastAsia="宋体" w:cs="宋体"/>
                <w:color w:val="000000"/>
                <w:sz w:val="20"/>
                <w:highlight w:val="none"/>
              </w:rPr>
              <w:t>、投标人所交设备的品种、型号、规格、质量、功能、技术参数等方面不能实质性满足招标文件要约的，采购人有权拒绝收货，投标人向采购人偿付项目采购金额10%的违约金；</w:t>
            </w:r>
          </w:p>
          <w:p w14:paraId="5051093C">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c、投标人不能交付设备的，投标人向采购人偿付项目采购金额10%违约金，并且甲方有权解除合同；</w:t>
            </w:r>
          </w:p>
          <w:p w14:paraId="03B30113">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d、投标人逾期未交设备的，投标人向采购人每日偿付设备款10%的违约金。投标人超过交货期限 30 日仍未交货，采购人有权解除合同。</w:t>
            </w:r>
          </w:p>
        </w:tc>
      </w:tr>
      <w:tr w14:paraId="0665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5D6C5CCE">
            <w:pPr>
              <w:spacing w:line="360" w:lineRule="exact"/>
              <w:jc w:val="center"/>
              <w:rPr>
                <w:rFonts w:hint="eastAsia" w:ascii="宋体" w:hAnsi="宋体" w:eastAsia="宋体" w:cs="Times New Roman"/>
                <w:b/>
                <w:sz w:val="20"/>
                <w:highlight w:val="none"/>
              </w:rPr>
            </w:pPr>
          </w:p>
        </w:tc>
        <w:tc>
          <w:tcPr>
            <w:tcW w:w="1393" w:type="dxa"/>
            <w:vMerge w:val="continue"/>
            <w:noWrap w:val="0"/>
            <w:vAlign w:val="center"/>
          </w:tcPr>
          <w:p w14:paraId="72370CEE">
            <w:pPr>
              <w:spacing w:line="360" w:lineRule="exact"/>
              <w:jc w:val="center"/>
              <w:rPr>
                <w:rFonts w:hint="eastAsia" w:ascii="宋体" w:hAnsi="宋体" w:eastAsia="宋体" w:cs="Times New Roman"/>
                <w:sz w:val="20"/>
                <w:highlight w:val="none"/>
              </w:rPr>
            </w:pPr>
          </w:p>
        </w:tc>
        <w:tc>
          <w:tcPr>
            <w:tcW w:w="7099" w:type="dxa"/>
            <w:noWrap w:val="0"/>
            <w:vAlign w:val="center"/>
          </w:tcPr>
          <w:p w14:paraId="3C380D9A">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1.</w:t>
            </w:r>
            <w:r>
              <w:rPr>
                <w:rFonts w:ascii="宋体" w:hAnsi="宋体" w:eastAsia="宋体" w:cs="宋体"/>
                <w:color w:val="000000"/>
                <w:sz w:val="20"/>
                <w:highlight w:val="none"/>
              </w:rPr>
              <w:t>5</w:t>
            </w:r>
            <w:r>
              <w:rPr>
                <w:rFonts w:hint="eastAsia" w:ascii="宋体" w:hAnsi="宋体" w:eastAsia="宋体" w:cs="宋体"/>
                <w:color w:val="000000"/>
                <w:sz w:val="20"/>
                <w:highlight w:val="none"/>
              </w:rPr>
              <w:t>争议解决方法：</w:t>
            </w:r>
          </w:p>
          <w:p w14:paraId="0021A730">
            <w:pPr>
              <w:spacing w:line="360" w:lineRule="exact"/>
              <w:rPr>
                <w:rFonts w:hint="eastAsia" w:ascii="宋体" w:hAnsi="宋体" w:eastAsia="宋体" w:cs="宋体"/>
                <w:color w:val="000000"/>
                <w:sz w:val="20"/>
                <w:highlight w:val="none"/>
              </w:rPr>
            </w:pPr>
            <w:r>
              <w:rPr>
                <w:rFonts w:ascii="宋体" w:hAnsi="宋体" w:eastAsia="宋体" w:cs="宋体"/>
                <w:color w:val="000000"/>
                <w:sz w:val="20"/>
                <w:highlight w:val="none"/>
              </w:rPr>
              <w:t>a</w:t>
            </w:r>
            <w:r>
              <w:rPr>
                <w:rFonts w:hint="eastAsia" w:ascii="宋体" w:hAnsi="宋体" w:eastAsia="宋体" w:cs="宋体"/>
                <w:color w:val="000000"/>
                <w:sz w:val="20"/>
                <w:highlight w:val="none"/>
              </w:rPr>
              <w:t>、因产品质量问题发生争议的，由具备法定资质的质量检测机构对产品质量进行鉴定。符合标准的，鉴定费由甲方承担:不符合标准的，鉴定费由乙方承担。</w:t>
            </w:r>
          </w:p>
          <w:p w14:paraId="619069AE">
            <w:pPr>
              <w:spacing w:line="360" w:lineRule="exact"/>
              <w:rPr>
                <w:rFonts w:hint="eastAsia" w:ascii="宋体" w:hAnsi="宋体" w:eastAsia="宋体" w:cs="宋体"/>
                <w:color w:val="000000"/>
                <w:sz w:val="20"/>
                <w:highlight w:val="none"/>
              </w:rPr>
            </w:pPr>
            <w:r>
              <w:rPr>
                <w:rFonts w:ascii="宋体" w:hAnsi="宋体" w:eastAsia="宋体" w:cs="宋体"/>
                <w:color w:val="000000"/>
                <w:sz w:val="20"/>
                <w:highlight w:val="none"/>
              </w:rPr>
              <w:t>b</w:t>
            </w:r>
            <w:r>
              <w:rPr>
                <w:rFonts w:hint="eastAsia" w:ascii="宋体" w:hAnsi="宋体" w:eastAsia="宋体" w:cs="宋体"/>
                <w:color w:val="000000"/>
                <w:sz w:val="20"/>
                <w:highlight w:val="none"/>
              </w:rPr>
              <w:t>、双方因履行本合同发生争议的，可协商解决，无法协商解决的,应向甲方住所地有管辖权的人民法院提起诉讼。</w:t>
            </w:r>
          </w:p>
        </w:tc>
      </w:tr>
      <w:bookmarkEnd w:id="180"/>
      <w:tr w14:paraId="0D3E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restart"/>
            <w:noWrap w:val="0"/>
            <w:vAlign w:val="center"/>
          </w:tcPr>
          <w:p w14:paraId="4FD9C986">
            <w:pPr>
              <w:spacing w:line="360" w:lineRule="exact"/>
              <w:jc w:val="center"/>
              <w:rPr>
                <w:rFonts w:hint="eastAsia" w:ascii="宋体" w:hAnsi="宋体" w:eastAsia="宋体" w:cs="Times New Roman"/>
                <w:b/>
                <w:sz w:val="20"/>
                <w:highlight w:val="none"/>
              </w:rPr>
            </w:pPr>
            <w:r>
              <w:rPr>
                <w:rFonts w:hint="eastAsia" w:ascii="宋体" w:hAnsi="宋体" w:eastAsia="宋体" w:cs="Times New Roman"/>
                <w:b/>
                <w:sz w:val="20"/>
                <w:highlight w:val="none"/>
              </w:rPr>
              <w:t>2</w:t>
            </w:r>
          </w:p>
        </w:tc>
        <w:tc>
          <w:tcPr>
            <w:tcW w:w="1393" w:type="dxa"/>
            <w:vMerge w:val="restart"/>
            <w:noWrap w:val="0"/>
            <w:vAlign w:val="center"/>
          </w:tcPr>
          <w:p w14:paraId="1D764944">
            <w:pPr>
              <w:spacing w:line="360" w:lineRule="exact"/>
              <w:jc w:val="center"/>
              <w:rPr>
                <w:rFonts w:hint="eastAsia" w:ascii="宋体" w:hAnsi="宋体" w:eastAsia="宋体" w:cs="Times New Roman"/>
                <w:color w:val="000000"/>
                <w:sz w:val="20"/>
                <w:highlight w:val="none"/>
              </w:rPr>
            </w:pPr>
            <w:r>
              <w:rPr>
                <w:rStyle w:val="49"/>
                <w:rFonts w:hint="eastAsia" w:ascii="宋体" w:hAnsi="宋体" w:eastAsia="宋体" w:cs="宋体"/>
                <w:color w:val="000000"/>
                <w:sz w:val="20"/>
                <w:highlight w:val="none"/>
              </w:rPr>
              <w:t>运输、安装条件</w:t>
            </w:r>
          </w:p>
        </w:tc>
        <w:tc>
          <w:tcPr>
            <w:tcW w:w="7099" w:type="dxa"/>
            <w:noWrap w:val="0"/>
            <w:vAlign w:val="top"/>
          </w:tcPr>
          <w:p w14:paraId="3C9B2CF1">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2.1投标人负责将货物安全无损运抵采购人指定地点,并承担设备的包装、运输、保险、装卸、安装调试、培训、商检及计量检测、关税、增值税和进口代理等费用。</w:t>
            </w:r>
          </w:p>
        </w:tc>
      </w:tr>
      <w:tr w14:paraId="0D6A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66CFF0DE">
            <w:pPr>
              <w:spacing w:line="360" w:lineRule="exact"/>
              <w:jc w:val="center"/>
              <w:rPr>
                <w:rFonts w:hint="eastAsia" w:ascii="宋体" w:hAnsi="宋体" w:eastAsia="宋体" w:cs="Times New Roman"/>
                <w:b/>
                <w:sz w:val="20"/>
                <w:highlight w:val="none"/>
              </w:rPr>
            </w:pPr>
          </w:p>
        </w:tc>
        <w:tc>
          <w:tcPr>
            <w:tcW w:w="1393" w:type="dxa"/>
            <w:vMerge w:val="continue"/>
            <w:noWrap w:val="0"/>
            <w:vAlign w:val="center"/>
          </w:tcPr>
          <w:p w14:paraId="3C21E43E">
            <w:pPr>
              <w:spacing w:line="360" w:lineRule="exact"/>
              <w:jc w:val="center"/>
              <w:rPr>
                <w:rStyle w:val="49"/>
                <w:rFonts w:hint="eastAsia" w:ascii="宋体" w:hAnsi="宋体" w:eastAsia="宋体" w:cs="宋体"/>
                <w:color w:val="000000"/>
                <w:sz w:val="20"/>
                <w:highlight w:val="none"/>
              </w:rPr>
            </w:pPr>
          </w:p>
        </w:tc>
        <w:tc>
          <w:tcPr>
            <w:tcW w:w="7099" w:type="dxa"/>
            <w:noWrap w:val="0"/>
            <w:vAlign w:val="top"/>
          </w:tcPr>
          <w:p w14:paraId="2431BF03">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2.2采购人有权检验或测试货物，以确认货物是否符合合同规格的要求。如果发现所交货物与投标文件中所承诺的不符或存在质量、技术缺陷等,采购人可以拒绝接收该货物,投标人应在 7 天内采取补足、更换或退货等措施,以满足规格的要求，由此发生的一切损失和费用由投标人承担。</w:t>
            </w:r>
          </w:p>
        </w:tc>
      </w:tr>
      <w:tr w14:paraId="71A4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6813561E">
            <w:pPr>
              <w:spacing w:line="360" w:lineRule="exact"/>
              <w:jc w:val="center"/>
              <w:rPr>
                <w:rFonts w:hint="eastAsia" w:ascii="宋体" w:hAnsi="宋体" w:eastAsia="宋体" w:cs="Times New Roman"/>
                <w:b/>
                <w:sz w:val="20"/>
                <w:highlight w:val="none"/>
              </w:rPr>
            </w:pPr>
          </w:p>
        </w:tc>
        <w:tc>
          <w:tcPr>
            <w:tcW w:w="1393" w:type="dxa"/>
            <w:vMerge w:val="continue"/>
            <w:noWrap w:val="0"/>
            <w:vAlign w:val="center"/>
          </w:tcPr>
          <w:p w14:paraId="4F41B788">
            <w:pPr>
              <w:spacing w:line="360" w:lineRule="exact"/>
              <w:jc w:val="center"/>
              <w:rPr>
                <w:rStyle w:val="49"/>
                <w:rFonts w:hint="eastAsia" w:ascii="宋体" w:hAnsi="宋体" w:eastAsia="宋体" w:cs="宋体"/>
                <w:color w:val="000000"/>
                <w:sz w:val="20"/>
                <w:highlight w:val="none"/>
              </w:rPr>
            </w:pPr>
          </w:p>
        </w:tc>
        <w:tc>
          <w:tcPr>
            <w:tcW w:w="7099" w:type="dxa"/>
            <w:noWrap w:val="0"/>
            <w:vAlign w:val="top"/>
          </w:tcPr>
          <w:p w14:paraId="3B94E2E2">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2.3投标人负责货物的现场安装和调试,提供货物安装、调试和维修所需的专用工具和辅助材料。投标人应在货物运至指定地点后一周内开始安装调试,并在 7 天内安装调试完毕。</w:t>
            </w:r>
          </w:p>
        </w:tc>
      </w:tr>
      <w:tr w14:paraId="3DDB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36E96744">
            <w:pPr>
              <w:spacing w:line="360" w:lineRule="exact"/>
              <w:jc w:val="center"/>
              <w:rPr>
                <w:rFonts w:hint="eastAsia" w:ascii="宋体" w:hAnsi="宋体" w:eastAsia="宋体" w:cs="Times New Roman"/>
                <w:b/>
                <w:highlight w:val="none"/>
              </w:rPr>
            </w:pPr>
          </w:p>
        </w:tc>
        <w:tc>
          <w:tcPr>
            <w:tcW w:w="1393" w:type="dxa"/>
            <w:vMerge w:val="continue"/>
            <w:noWrap w:val="0"/>
            <w:vAlign w:val="center"/>
          </w:tcPr>
          <w:p w14:paraId="4B19AD7C">
            <w:pPr>
              <w:spacing w:line="360" w:lineRule="exact"/>
              <w:jc w:val="center"/>
              <w:rPr>
                <w:rFonts w:hint="eastAsia" w:ascii="宋体" w:hAnsi="宋体" w:eastAsia="宋体" w:cs="Times New Roman"/>
                <w:b/>
                <w:highlight w:val="none"/>
              </w:rPr>
            </w:pPr>
          </w:p>
        </w:tc>
        <w:tc>
          <w:tcPr>
            <w:tcW w:w="7099" w:type="dxa"/>
            <w:noWrap w:val="0"/>
            <w:vAlign w:val="top"/>
          </w:tcPr>
          <w:p w14:paraId="21E70FF9">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2.4由投标人代表和采购人组成验收小组对产品进行验收。验收标准按照国家规定标准执行。经检验设备正常运作后签署验收报告,产品保修期自验收合格之日起算。</w:t>
            </w:r>
          </w:p>
        </w:tc>
      </w:tr>
      <w:tr w14:paraId="1305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restart"/>
            <w:noWrap w:val="0"/>
            <w:vAlign w:val="center"/>
          </w:tcPr>
          <w:p w14:paraId="495AE78A">
            <w:pPr>
              <w:spacing w:line="360" w:lineRule="exact"/>
              <w:jc w:val="center"/>
              <w:rPr>
                <w:rFonts w:hint="eastAsia" w:ascii="宋体" w:hAnsi="宋体" w:eastAsia="宋体" w:cs="Times New Roman"/>
                <w:b/>
                <w:sz w:val="20"/>
                <w:highlight w:val="none"/>
              </w:rPr>
            </w:pPr>
            <w:r>
              <w:rPr>
                <w:rFonts w:hint="eastAsia" w:ascii="宋体" w:hAnsi="宋体" w:eastAsia="宋体" w:cs="Times New Roman"/>
                <w:b/>
                <w:sz w:val="20"/>
                <w:highlight w:val="none"/>
              </w:rPr>
              <w:t>3</w:t>
            </w:r>
          </w:p>
        </w:tc>
        <w:tc>
          <w:tcPr>
            <w:tcW w:w="1393" w:type="dxa"/>
            <w:vMerge w:val="restart"/>
            <w:noWrap w:val="0"/>
            <w:vAlign w:val="center"/>
          </w:tcPr>
          <w:p w14:paraId="1044ABF7">
            <w:pPr>
              <w:spacing w:line="360" w:lineRule="exact"/>
              <w:jc w:val="center"/>
              <w:rPr>
                <w:rFonts w:hint="eastAsia" w:ascii="宋体" w:hAnsi="宋体" w:eastAsia="宋体" w:cs="Times New Roman"/>
                <w:b/>
                <w:sz w:val="20"/>
                <w:highlight w:val="none"/>
              </w:rPr>
            </w:pPr>
            <w:r>
              <w:rPr>
                <w:rFonts w:ascii="宋体" w:hAnsi="宋体" w:eastAsia="宋体" w:cs="Times New Roman"/>
                <w:b/>
                <w:sz w:val="20"/>
                <w:highlight w:val="none"/>
              </w:rPr>
              <w:t>培训</w:t>
            </w:r>
          </w:p>
        </w:tc>
        <w:tc>
          <w:tcPr>
            <w:tcW w:w="7099" w:type="dxa"/>
            <w:noWrap w:val="0"/>
            <w:vAlign w:val="top"/>
          </w:tcPr>
          <w:p w14:paraId="3117EBE3">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3.1投标供应商应派专业技术人员免费对采购单位指定人员进行定期培训及指导，直至其完全掌握设备的基本故障处理技术。</w:t>
            </w:r>
          </w:p>
        </w:tc>
      </w:tr>
      <w:tr w14:paraId="190D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3A09A257">
            <w:pPr>
              <w:spacing w:line="360" w:lineRule="exact"/>
              <w:jc w:val="center"/>
              <w:rPr>
                <w:rFonts w:hint="eastAsia" w:ascii="宋体" w:hAnsi="宋体" w:eastAsia="宋体" w:cs="Times New Roman"/>
                <w:b/>
                <w:sz w:val="20"/>
                <w:highlight w:val="none"/>
              </w:rPr>
            </w:pPr>
          </w:p>
        </w:tc>
        <w:tc>
          <w:tcPr>
            <w:tcW w:w="1393" w:type="dxa"/>
            <w:vMerge w:val="continue"/>
            <w:noWrap w:val="0"/>
            <w:vAlign w:val="center"/>
          </w:tcPr>
          <w:p w14:paraId="7970AB11">
            <w:pPr>
              <w:spacing w:line="360" w:lineRule="exact"/>
              <w:rPr>
                <w:rFonts w:hint="eastAsia" w:ascii="宋体" w:hAnsi="宋体" w:eastAsia="宋体" w:cs="Times New Roman"/>
                <w:b/>
                <w:sz w:val="20"/>
                <w:highlight w:val="none"/>
              </w:rPr>
            </w:pPr>
          </w:p>
        </w:tc>
        <w:tc>
          <w:tcPr>
            <w:tcW w:w="7099" w:type="dxa"/>
            <w:noWrap w:val="0"/>
            <w:vAlign w:val="top"/>
          </w:tcPr>
          <w:p w14:paraId="08F9A89F">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3.2 现场培训：投标供应商应提供现场技术培训，保证使用人员正常操作设备的各种功能。</w:t>
            </w:r>
          </w:p>
        </w:tc>
      </w:tr>
      <w:tr w14:paraId="4AE8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restart"/>
            <w:noWrap w:val="0"/>
            <w:vAlign w:val="center"/>
          </w:tcPr>
          <w:p w14:paraId="05AAEC12">
            <w:pPr>
              <w:spacing w:line="360" w:lineRule="exact"/>
              <w:jc w:val="center"/>
              <w:rPr>
                <w:rFonts w:hint="eastAsia" w:ascii="宋体" w:hAnsi="宋体" w:eastAsia="宋体" w:cs="Times New Roman"/>
                <w:b/>
                <w:sz w:val="20"/>
                <w:highlight w:val="none"/>
              </w:rPr>
            </w:pPr>
            <w:r>
              <w:rPr>
                <w:rFonts w:hint="eastAsia" w:ascii="宋体" w:hAnsi="宋体" w:eastAsia="宋体" w:cs="Times New Roman"/>
                <w:b/>
                <w:sz w:val="20"/>
                <w:highlight w:val="none"/>
              </w:rPr>
              <w:t>4</w:t>
            </w:r>
          </w:p>
        </w:tc>
        <w:tc>
          <w:tcPr>
            <w:tcW w:w="1393" w:type="dxa"/>
            <w:vMerge w:val="restart"/>
            <w:noWrap w:val="0"/>
            <w:vAlign w:val="center"/>
          </w:tcPr>
          <w:p w14:paraId="5E4B968C">
            <w:pPr>
              <w:spacing w:line="360" w:lineRule="exact"/>
              <w:jc w:val="center"/>
              <w:rPr>
                <w:rFonts w:hint="eastAsia" w:ascii="宋体" w:hAnsi="宋体" w:eastAsia="宋体" w:cs="Times New Roman"/>
                <w:b/>
                <w:sz w:val="20"/>
                <w:highlight w:val="none"/>
              </w:rPr>
            </w:pPr>
            <w:r>
              <w:rPr>
                <w:rFonts w:ascii="宋体" w:hAnsi="宋体" w:eastAsia="宋体" w:cs="Times New Roman"/>
                <w:b/>
                <w:sz w:val="20"/>
                <w:highlight w:val="none"/>
              </w:rPr>
              <w:t>知识产权</w:t>
            </w:r>
          </w:p>
        </w:tc>
        <w:tc>
          <w:tcPr>
            <w:tcW w:w="7099" w:type="dxa"/>
            <w:noWrap w:val="0"/>
            <w:vAlign w:val="top"/>
          </w:tcPr>
          <w:p w14:paraId="14289778">
            <w:pPr>
              <w:spacing w:line="360" w:lineRule="exact"/>
              <w:rPr>
                <w:rFonts w:hint="eastAsia" w:ascii="宋体" w:hAnsi="宋体" w:eastAsia="宋体" w:cs="宋体"/>
                <w:color w:val="000000"/>
                <w:sz w:val="20"/>
                <w:highlight w:val="none"/>
              </w:rPr>
            </w:pPr>
            <w:r>
              <w:rPr>
                <w:rFonts w:hint="eastAsia" w:ascii="宋体" w:hAnsi="宋体" w:eastAsia="宋体" w:cs="宋体"/>
                <w:color w:val="000000"/>
                <w:sz w:val="20"/>
                <w:highlight w:val="none"/>
              </w:rPr>
              <w:t>4.1投标人应保证采购人在使用该货物或其任何一部分时，免受第三方提出的侵犯其专利权、商标权、著作权或其它知识产权的起诉。投标人保证所提供软件的合法性，所发生的任何知识产权纠纷与采购人无关。</w:t>
            </w:r>
          </w:p>
        </w:tc>
      </w:tr>
      <w:tr w14:paraId="3268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3" w:type="dxa"/>
            <w:vMerge w:val="continue"/>
            <w:noWrap w:val="0"/>
            <w:vAlign w:val="center"/>
          </w:tcPr>
          <w:p w14:paraId="4FEE6B28">
            <w:pPr>
              <w:spacing w:line="360" w:lineRule="exact"/>
              <w:jc w:val="center"/>
              <w:rPr>
                <w:rFonts w:hint="eastAsia" w:ascii="宋体" w:hAnsi="宋体" w:eastAsia="宋体" w:cs="Times New Roman"/>
                <w:b/>
                <w:highlight w:val="none"/>
              </w:rPr>
            </w:pPr>
          </w:p>
        </w:tc>
        <w:tc>
          <w:tcPr>
            <w:tcW w:w="1393" w:type="dxa"/>
            <w:vMerge w:val="continue"/>
            <w:noWrap w:val="0"/>
            <w:vAlign w:val="center"/>
          </w:tcPr>
          <w:p w14:paraId="4A0C2747">
            <w:pPr>
              <w:spacing w:line="360" w:lineRule="exact"/>
              <w:rPr>
                <w:rFonts w:hint="eastAsia" w:ascii="宋体" w:hAnsi="宋体" w:eastAsia="宋体" w:cs="Times New Roman"/>
                <w:b/>
                <w:highlight w:val="none"/>
              </w:rPr>
            </w:pPr>
          </w:p>
        </w:tc>
        <w:tc>
          <w:tcPr>
            <w:tcW w:w="7099" w:type="dxa"/>
            <w:noWrap w:val="0"/>
            <w:vAlign w:val="top"/>
          </w:tcPr>
          <w:p w14:paraId="57DECEF9">
            <w:pPr>
              <w:widowControl/>
              <w:jc w:val="left"/>
              <w:rPr>
                <w:rFonts w:hint="eastAsia" w:ascii="宋体" w:hAnsi="宋体" w:eastAsia="宋体" w:cs="宋体"/>
                <w:color w:val="000000"/>
                <w:sz w:val="20"/>
                <w:highlight w:val="none"/>
              </w:rPr>
            </w:pPr>
            <w:r>
              <w:rPr>
                <w:rFonts w:hint="eastAsia" w:ascii="宋体" w:hAnsi="宋体" w:eastAsia="宋体" w:cs="宋体"/>
                <w:color w:val="000000"/>
                <w:sz w:val="20"/>
                <w:highlight w:val="none"/>
              </w:rPr>
              <w:t>4.2采购人购买产品后，有权对该产品与其他设备进行配套、整合或适当改进，而免受侵犯专利权的起诉。</w:t>
            </w:r>
          </w:p>
        </w:tc>
      </w:tr>
      <w:tr w14:paraId="5D63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763" w:type="dxa"/>
            <w:vMerge w:val="restart"/>
            <w:noWrap w:val="0"/>
            <w:vAlign w:val="center"/>
          </w:tcPr>
          <w:p w14:paraId="7B3B35DE">
            <w:pPr>
              <w:jc w:val="center"/>
              <w:rPr>
                <w:rFonts w:ascii="Times New Roman" w:hAnsi="Times New Roman" w:eastAsia="宋体" w:cs="Times New Roman"/>
                <w:b/>
                <w:highlight w:val="none"/>
              </w:rPr>
            </w:pPr>
            <w:r>
              <w:rPr>
                <w:rFonts w:ascii="Times New Roman" w:hAnsi="Times New Roman" w:eastAsia="宋体" w:cs="Times New Roman"/>
                <w:b/>
                <w:highlight w:val="none"/>
              </w:rPr>
              <w:t>5</w:t>
            </w:r>
          </w:p>
        </w:tc>
        <w:tc>
          <w:tcPr>
            <w:tcW w:w="1393" w:type="dxa"/>
            <w:vMerge w:val="restart"/>
            <w:noWrap w:val="0"/>
            <w:vAlign w:val="center"/>
          </w:tcPr>
          <w:p w14:paraId="488309AB">
            <w:pPr>
              <w:jc w:val="center"/>
              <w:rPr>
                <w:rFonts w:ascii="Times New Roman" w:hAnsi="Times New Roman" w:eastAsia="宋体" w:cs="Times New Roman"/>
                <w:b/>
                <w:highlight w:val="none"/>
              </w:rPr>
            </w:pPr>
            <w:r>
              <w:rPr>
                <w:rFonts w:ascii="宋体" w:hAnsi="宋体" w:eastAsia="宋体" w:cs="Times New Roman"/>
                <w:b/>
                <w:color w:val="000000"/>
                <w:sz w:val="20"/>
                <w:highlight w:val="none"/>
              </w:rPr>
              <w:t>其他</w:t>
            </w:r>
          </w:p>
        </w:tc>
        <w:tc>
          <w:tcPr>
            <w:tcW w:w="7099" w:type="dxa"/>
            <w:noWrap w:val="0"/>
            <w:vAlign w:val="center"/>
          </w:tcPr>
          <w:p w14:paraId="0EB2372A">
            <w:pPr>
              <w:widowControl/>
              <w:jc w:val="left"/>
              <w:rPr>
                <w:rFonts w:hint="default" w:ascii="宋体" w:hAnsi="宋体" w:eastAsia="宋体" w:cs="宋体"/>
                <w:color w:val="FF0000"/>
                <w:sz w:val="20"/>
                <w:highlight w:val="none"/>
                <w:lang w:val="en-US" w:eastAsia="zh-CN"/>
              </w:rPr>
            </w:pPr>
            <w:r>
              <w:rPr>
                <w:rFonts w:ascii="宋体" w:hAnsi="宋体" w:eastAsia="宋体" w:cs="宋体"/>
                <w:color w:val="000000"/>
                <w:sz w:val="20"/>
                <w:highlight w:val="none"/>
              </w:rPr>
              <w:t>5</w:t>
            </w:r>
            <w:r>
              <w:rPr>
                <w:rFonts w:hint="eastAsia" w:ascii="宋体" w:hAnsi="宋体" w:eastAsia="宋体" w:cs="宋体"/>
                <w:color w:val="000000"/>
                <w:sz w:val="20"/>
                <w:highlight w:val="none"/>
              </w:rPr>
              <w:t>.1 投标供应商应按其投标文件中的承诺，进行其他售后服务工作。</w:t>
            </w:r>
          </w:p>
        </w:tc>
      </w:tr>
      <w:tr w14:paraId="373C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763" w:type="dxa"/>
            <w:vMerge w:val="continue"/>
            <w:noWrap w:val="0"/>
            <w:vAlign w:val="center"/>
          </w:tcPr>
          <w:p w14:paraId="3A0D24B5">
            <w:pPr>
              <w:widowControl/>
              <w:jc w:val="left"/>
              <w:rPr>
                <w:rFonts w:ascii="Times New Roman" w:hAnsi="Times New Roman" w:eastAsia="宋体" w:cs="Times New Roman"/>
                <w:highlight w:val="none"/>
              </w:rPr>
            </w:pPr>
          </w:p>
        </w:tc>
        <w:tc>
          <w:tcPr>
            <w:tcW w:w="1393" w:type="dxa"/>
            <w:vMerge w:val="continue"/>
            <w:noWrap w:val="0"/>
            <w:vAlign w:val="center"/>
          </w:tcPr>
          <w:p w14:paraId="49AE7B83">
            <w:pPr>
              <w:widowControl/>
              <w:jc w:val="left"/>
              <w:rPr>
                <w:rFonts w:ascii="Times New Roman" w:hAnsi="Times New Roman" w:eastAsia="宋体" w:cs="Times New Roman"/>
                <w:highlight w:val="none"/>
              </w:rPr>
            </w:pPr>
          </w:p>
        </w:tc>
        <w:tc>
          <w:tcPr>
            <w:tcW w:w="7099" w:type="dxa"/>
            <w:noWrap w:val="0"/>
            <w:vAlign w:val="center"/>
          </w:tcPr>
          <w:p w14:paraId="5B773E01">
            <w:pPr>
              <w:widowControl/>
              <w:jc w:val="left"/>
              <w:rPr>
                <w:rFonts w:hint="eastAsia" w:ascii="宋体" w:hAnsi="宋体" w:eastAsia="宋体" w:cs="宋体"/>
                <w:color w:val="FF0000"/>
                <w:sz w:val="20"/>
                <w:highlight w:val="none"/>
                <w:lang w:val="en-US" w:eastAsia="zh-CN"/>
              </w:rPr>
            </w:pPr>
            <w:r>
              <w:rPr>
                <w:rFonts w:hint="eastAsia" w:ascii="宋体" w:hAnsi="宋体" w:eastAsia="宋体" w:cs="宋体"/>
                <w:color w:val="000000"/>
                <w:sz w:val="20"/>
                <w:highlight w:val="none"/>
              </w:rPr>
              <w:t>5.2 中标供应商应协助采购人办理货物交付时的出入库登记及固定资产登记等工作。</w:t>
            </w:r>
          </w:p>
        </w:tc>
      </w:tr>
      <w:tr w14:paraId="354FE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763" w:type="dxa"/>
            <w:vMerge w:val="continue"/>
            <w:noWrap w:val="0"/>
            <w:vAlign w:val="center"/>
          </w:tcPr>
          <w:p w14:paraId="3B7DDAA2">
            <w:pPr>
              <w:widowControl/>
              <w:jc w:val="left"/>
              <w:rPr>
                <w:rFonts w:hint="eastAsia" w:ascii="宋体" w:hAnsi="宋体" w:eastAsia="宋体" w:cs="宋体"/>
                <w:color w:val="FF0000"/>
                <w:sz w:val="20"/>
                <w:highlight w:val="none"/>
                <w:lang w:val="en-US" w:eastAsia="zh-CN"/>
              </w:rPr>
            </w:pPr>
          </w:p>
        </w:tc>
        <w:tc>
          <w:tcPr>
            <w:tcW w:w="1393" w:type="dxa"/>
            <w:vMerge w:val="continue"/>
            <w:noWrap w:val="0"/>
            <w:vAlign w:val="center"/>
          </w:tcPr>
          <w:p w14:paraId="59CBCDAB">
            <w:pPr>
              <w:widowControl/>
              <w:jc w:val="left"/>
              <w:rPr>
                <w:rFonts w:hint="eastAsia" w:ascii="宋体" w:hAnsi="宋体" w:eastAsia="宋体" w:cs="宋体"/>
                <w:color w:val="FF0000"/>
                <w:sz w:val="20"/>
                <w:highlight w:val="none"/>
                <w:lang w:val="en-US" w:eastAsia="zh-CN"/>
              </w:rPr>
            </w:pPr>
          </w:p>
        </w:tc>
        <w:tc>
          <w:tcPr>
            <w:tcW w:w="7099" w:type="dxa"/>
            <w:noWrap w:val="0"/>
            <w:vAlign w:val="center"/>
          </w:tcPr>
          <w:p w14:paraId="33811DAD">
            <w:pPr>
              <w:widowControl/>
              <w:jc w:val="left"/>
              <w:rPr>
                <w:rFonts w:hint="eastAsia" w:ascii="宋体" w:hAnsi="宋体" w:eastAsia="宋体" w:cs="宋体"/>
                <w:color w:val="FF0000"/>
                <w:sz w:val="20"/>
                <w:highlight w:val="none"/>
                <w:lang w:val="en-US" w:eastAsia="zh-CN"/>
              </w:rPr>
            </w:pPr>
            <w:r>
              <w:rPr>
                <w:rFonts w:hint="eastAsia" w:ascii="宋体" w:hAnsi="宋体" w:eastAsia="宋体" w:cs="宋体"/>
                <w:color w:val="000000"/>
                <w:sz w:val="20"/>
                <w:highlight w:val="none"/>
              </w:rPr>
              <w:t>5.3 在安装过程中，如需对原有环境进行破坏，需在安装完成后恢复原状；涉及的相关费用采购人不再另行支付。</w:t>
            </w:r>
          </w:p>
        </w:tc>
      </w:tr>
      <w:tr w14:paraId="1430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763" w:type="dxa"/>
            <w:vMerge w:val="continue"/>
            <w:noWrap w:val="0"/>
            <w:vAlign w:val="center"/>
          </w:tcPr>
          <w:p w14:paraId="126A6EAB">
            <w:pPr>
              <w:widowControl/>
              <w:jc w:val="left"/>
              <w:rPr>
                <w:rFonts w:hint="eastAsia" w:ascii="宋体" w:hAnsi="宋体" w:eastAsia="宋体" w:cs="宋体"/>
                <w:color w:val="FF0000"/>
                <w:sz w:val="20"/>
                <w:highlight w:val="none"/>
                <w:lang w:val="en-US" w:eastAsia="zh-CN"/>
              </w:rPr>
            </w:pPr>
          </w:p>
        </w:tc>
        <w:tc>
          <w:tcPr>
            <w:tcW w:w="1393" w:type="dxa"/>
            <w:vMerge w:val="continue"/>
            <w:noWrap w:val="0"/>
            <w:vAlign w:val="center"/>
          </w:tcPr>
          <w:p w14:paraId="181E3B4D">
            <w:pPr>
              <w:widowControl/>
              <w:jc w:val="left"/>
              <w:rPr>
                <w:rFonts w:hint="eastAsia" w:ascii="宋体" w:hAnsi="宋体" w:eastAsia="宋体" w:cs="宋体"/>
                <w:color w:val="FF0000"/>
                <w:sz w:val="20"/>
                <w:highlight w:val="none"/>
                <w:lang w:val="en-US" w:eastAsia="zh-CN"/>
              </w:rPr>
            </w:pPr>
          </w:p>
        </w:tc>
        <w:tc>
          <w:tcPr>
            <w:tcW w:w="7099" w:type="dxa"/>
            <w:noWrap w:val="0"/>
            <w:vAlign w:val="center"/>
          </w:tcPr>
          <w:p w14:paraId="21313325">
            <w:pPr>
              <w:widowControl/>
              <w:jc w:val="left"/>
              <w:rPr>
                <w:rFonts w:hint="eastAsia" w:ascii="宋体" w:hAnsi="宋体" w:eastAsia="宋体" w:cs="宋体"/>
                <w:color w:val="FF0000"/>
                <w:sz w:val="20"/>
                <w:highlight w:val="none"/>
                <w:lang w:val="en-US" w:eastAsia="zh-CN"/>
              </w:rPr>
            </w:pPr>
            <w:r>
              <w:rPr>
                <w:rFonts w:hint="eastAsia" w:ascii="宋体" w:hAnsi="宋体" w:eastAsia="宋体" w:cs="宋体"/>
                <w:color w:val="FF0000"/>
                <w:sz w:val="20"/>
                <w:highlight w:val="none"/>
                <w:lang w:val="en-US" w:eastAsia="zh-CN"/>
              </w:rPr>
              <w:t>5.4中标人中标后</w:t>
            </w:r>
            <w:r>
              <w:rPr>
                <w:rFonts w:hint="eastAsia" w:ascii="宋体" w:hAnsi="宋体" w:eastAsia="宋体" w:cs="宋体"/>
                <w:color w:val="FF0000"/>
                <w:sz w:val="20"/>
                <w:highlight w:val="none"/>
              </w:rPr>
              <w:t>根据《深圳市人民政府关于印发深圳市碳达峰实施方案的通知》（深府〔2023〕84号文件）开展产品碳足迹数据收集及核算工作。</w:t>
            </w:r>
            <w:r>
              <w:rPr>
                <w:rFonts w:hint="eastAsia" w:ascii="宋体" w:hAnsi="宋体" w:eastAsia="宋体" w:cs="宋体"/>
                <w:color w:val="FF0000"/>
                <w:sz w:val="20"/>
                <w:highlight w:val="none"/>
                <w:lang w:val="en-US" w:eastAsia="zh-CN"/>
              </w:rPr>
              <w:t>并在平台</w:t>
            </w:r>
            <w:r>
              <w:rPr>
                <w:rFonts w:hint="eastAsia" w:ascii="宋体" w:hAnsi="宋体" w:eastAsia="宋体" w:cs="宋体"/>
                <w:color w:val="FF0000"/>
                <w:sz w:val="20"/>
                <w:highlight w:val="none"/>
              </w:rPr>
              <w:t>（https://saas.zhkeang.com）填写</w:t>
            </w:r>
            <w:r>
              <w:rPr>
                <w:rFonts w:hint="eastAsia" w:ascii="宋体" w:hAnsi="宋体" w:eastAsia="宋体" w:cs="宋体"/>
                <w:color w:val="FF0000"/>
                <w:sz w:val="20"/>
                <w:highlight w:val="none"/>
                <w:lang w:eastAsia="zh-CN"/>
              </w:rPr>
              <w:t>（</w:t>
            </w:r>
            <w:r>
              <w:rPr>
                <w:rFonts w:hint="eastAsia" w:ascii="宋体" w:hAnsi="宋体" w:eastAsia="宋体" w:cs="宋体"/>
                <w:color w:val="FF0000"/>
                <w:sz w:val="20"/>
                <w:highlight w:val="none"/>
              </w:rPr>
              <w:t>或核实</w:t>
            </w:r>
            <w:r>
              <w:rPr>
                <w:rFonts w:hint="eastAsia" w:ascii="宋体" w:hAnsi="宋体" w:eastAsia="宋体" w:cs="宋体"/>
                <w:color w:val="FF0000"/>
                <w:sz w:val="20"/>
                <w:highlight w:val="none"/>
                <w:lang w:eastAsia="zh-CN"/>
              </w:rPr>
              <w:t>）</w:t>
            </w:r>
            <w:r>
              <w:rPr>
                <w:rFonts w:hint="eastAsia" w:ascii="宋体" w:hAnsi="宋体" w:eastAsia="宋体" w:cs="宋体"/>
                <w:color w:val="FF0000"/>
                <w:sz w:val="20"/>
                <w:highlight w:val="none"/>
                <w:lang w:val="en-US" w:eastAsia="zh-CN"/>
              </w:rPr>
              <w:t>本项目</w:t>
            </w:r>
            <w:r>
              <w:rPr>
                <w:rFonts w:hint="eastAsia" w:ascii="宋体" w:hAnsi="宋体" w:eastAsia="宋体" w:cs="宋体"/>
                <w:color w:val="FF0000"/>
                <w:sz w:val="20"/>
                <w:highlight w:val="none"/>
              </w:rPr>
              <w:t>产品碳排放数据</w:t>
            </w:r>
            <w:r>
              <w:rPr>
                <w:rFonts w:hint="eastAsia" w:ascii="宋体" w:hAnsi="宋体" w:eastAsia="宋体" w:cs="宋体"/>
                <w:color w:val="FF0000"/>
                <w:sz w:val="20"/>
                <w:highlight w:val="none"/>
                <w:lang w:eastAsia="zh-CN"/>
              </w:rPr>
              <w:t>。</w:t>
            </w:r>
          </w:p>
        </w:tc>
      </w:tr>
      <w:tr w14:paraId="52A16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3" w:type="dxa"/>
            <w:vMerge w:val="continue"/>
            <w:noWrap w:val="0"/>
            <w:vAlign w:val="center"/>
          </w:tcPr>
          <w:p w14:paraId="31D6B75F">
            <w:pPr>
              <w:widowControl/>
              <w:jc w:val="left"/>
              <w:rPr>
                <w:rFonts w:hint="eastAsia" w:ascii="宋体" w:hAnsi="宋体" w:eastAsia="宋体" w:cs="宋体"/>
                <w:color w:val="FF0000"/>
                <w:sz w:val="20"/>
                <w:highlight w:val="none"/>
                <w:lang w:val="en-US" w:eastAsia="zh-CN"/>
              </w:rPr>
            </w:pPr>
          </w:p>
        </w:tc>
        <w:tc>
          <w:tcPr>
            <w:tcW w:w="1393" w:type="dxa"/>
            <w:vMerge w:val="continue"/>
            <w:noWrap w:val="0"/>
            <w:vAlign w:val="center"/>
          </w:tcPr>
          <w:p w14:paraId="5BAB7941">
            <w:pPr>
              <w:widowControl/>
              <w:jc w:val="left"/>
              <w:rPr>
                <w:rFonts w:hint="eastAsia" w:ascii="宋体" w:hAnsi="宋体" w:eastAsia="宋体" w:cs="宋体"/>
                <w:color w:val="FF0000"/>
                <w:sz w:val="20"/>
                <w:highlight w:val="none"/>
                <w:lang w:val="en-US" w:eastAsia="zh-CN"/>
              </w:rPr>
            </w:pPr>
          </w:p>
        </w:tc>
        <w:tc>
          <w:tcPr>
            <w:tcW w:w="7099" w:type="dxa"/>
            <w:noWrap w:val="0"/>
            <w:vAlign w:val="center"/>
          </w:tcPr>
          <w:p w14:paraId="41E422ED">
            <w:pPr>
              <w:widowControl w:val="0"/>
              <w:jc w:val="left"/>
              <w:rPr>
                <w:rFonts w:hint="default" w:ascii="宋体" w:hAnsi="宋体" w:eastAsia="宋体" w:cs="宋体"/>
                <w:color w:val="FF0000"/>
                <w:kern w:val="2"/>
                <w:sz w:val="20"/>
                <w:szCs w:val="24"/>
                <w:highlight w:val="none"/>
                <w:lang w:val="en-US" w:eastAsia="zh-CN" w:bidi="ar-SA"/>
              </w:rPr>
            </w:pPr>
            <w:r>
              <w:rPr>
                <w:rFonts w:hint="eastAsia" w:ascii="宋体" w:hAnsi="宋体" w:eastAsia="宋体" w:cs="宋体"/>
                <w:b/>
                <w:bCs/>
                <w:color w:val="FF0000"/>
                <w:kern w:val="2"/>
                <w:sz w:val="20"/>
                <w:szCs w:val="24"/>
                <w:highlight w:val="none"/>
                <w:lang w:val="en-US" w:eastAsia="zh-CN" w:bidi="ar-SA"/>
              </w:rPr>
              <w:t>5.5中标后所有家具交货后，需安装1套低功耗近场通讯的蓝牙或UWB以上资产定位管理系统。根据甲方需求在中标所有家具上安装智能芯片，</w:t>
            </w:r>
            <w:bookmarkStart w:id="181" w:name="OLE_LINK16"/>
            <w:r>
              <w:rPr>
                <w:rFonts w:hint="eastAsia" w:ascii="宋体" w:hAnsi="宋体" w:eastAsia="宋体" w:cs="宋体"/>
                <w:b/>
                <w:bCs/>
                <w:color w:val="FF0000"/>
                <w:kern w:val="2"/>
                <w:sz w:val="20"/>
                <w:szCs w:val="24"/>
                <w:highlight w:val="none"/>
                <w:lang w:val="en-US" w:eastAsia="zh-CN" w:bidi="ar-SA"/>
              </w:rPr>
              <w:t>可通过软件管理系统在线</w:t>
            </w:r>
            <w:r>
              <w:rPr>
                <w:rFonts w:hint="eastAsia" w:ascii="宋体" w:hAnsi="宋体" w:cs="宋体"/>
                <w:b/>
                <w:bCs/>
                <w:color w:val="FF0000"/>
                <w:kern w:val="2"/>
                <w:sz w:val="20"/>
                <w:szCs w:val="24"/>
                <w:highlight w:val="none"/>
                <w:lang w:val="en-US" w:eastAsia="zh-CN" w:bidi="ar-SA"/>
              </w:rPr>
              <w:t>实时</w:t>
            </w:r>
            <w:r>
              <w:rPr>
                <w:rFonts w:hint="eastAsia" w:ascii="宋体" w:hAnsi="宋体" w:eastAsia="宋体" w:cs="宋体"/>
                <w:b/>
                <w:bCs/>
                <w:color w:val="FF0000"/>
                <w:kern w:val="2"/>
                <w:sz w:val="20"/>
                <w:szCs w:val="24"/>
                <w:highlight w:val="none"/>
                <w:lang w:val="en-US" w:eastAsia="zh-CN" w:bidi="ar-SA"/>
              </w:rPr>
              <w:t>查询家具资产所在位置和归属信息。</w:t>
            </w:r>
            <w:bookmarkEnd w:id="181"/>
          </w:p>
        </w:tc>
      </w:tr>
      <w:tr w14:paraId="0E36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3" w:type="dxa"/>
            <w:vMerge w:val="continue"/>
            <w:noWrap w:val="0"/>
            <w:vAlign w:val="center"/>
          </w:tcPr>
          <w:p w14:paraId="1DA51CB9">
            <w:pPr>
              <w:widowControl/>
              <w:jc w:val="left"/>
              <w:rPr>
                <w:rFonts w:hint="eastAsia" w:ascii="宋体" w:hAnsi="宋体" w:eastAsia="宋体" w:cs="宋体"/>
                <w:color w:val="FF0000"/>
                <w:sz w:val="20"/>
                <w:highlight w:val="none"/>
                <w:lang w:val="en-US" w:eastAsia="zh-CN"/>
              </w:rPr>
            </w:pPr>
          </w:p>
        </w:tc>
        <w:tc>
          <w:tcPr>
            <w:tcW w:w="1393" w:type="dxa"/>
            <w:vMerge w:val="continue"/>
            <w:noWrap w:val="0"/>
            <w:vAlign w:val="center"/>
          </w:tcPr>
          <w:p w14:paraId="55E6D999">
            <w:pPr>
              <w:widowControl/>
              <w:jc w:val="left"/>
              <w:rPr>
                <w:rFonts w:hint="eastAsia" w:ascii="宋体" w:hAnsi="宋体" w:eastAsia="宋体" w:cs="宋体"/>
                <w:color w:val="FF0000"/>
                <w:sz w:val="20"/>
                <w:highlight w:val="none"/>
                <w:lang w:val="en-US" w:eastAsia="zh-CN"/>
              </w:rPr>
            </w:pPr>
          </w:p>
        </w:tc>
        <w:tc>
          <w:tcPr>
            <w:tcW w:w="7099" w:type="dxa"/>
            <w:noWrap w:val="0"/>
            <w:vAlign w:val="center"/>
          </w:tcPr>
          <w:p w14:paraId="7C027ADB">
            <w:pPr>
              <w:widowControl w:val="0"/>
              <w:jc w:val="left"/>
              <w:rPr>
                <w:rFonts w:hint="eastAsia" w:ascii="宋体" w:hAnsi="宋体" w:eastAsia="宋体" w:cs="宋体"/>
                <w:b/>
                <w:bCs/>
                <w:color w:val="FF0000"/>
                <w:kern w:val="2"/>
                <w:sz w:val="20"/>
                <w:szCs w:val="24"/>
                <w:highlight w:val="none"/>
                <w:lang w:val="en-US" w:eastAsia="zh-CN" w:bidi="ar-SA"/>
              </w:rPr>
            </w:pPr>
            <w:r>
              <w:rPr>
                <w:rFonts w:hint="eastAsia" w:ascii="宋体" w:hAnsi="宋体" w:eastAsia="宋体" w:cs="宋体"/>
                <w:b/>
                <w:bCs/>
                <w:color w:val="FF0000"/>
                <w:kern w:val="2"/>
                <w:sz w:val="20"/>
                <w:szCs w:val="20"/>
                <w:highlight w:val="none"/>
                <w:lang w:val="en-US" w:eastAsia="zh-CN" w:bidi="ar-SA"/>
              </w:rPr>
              <w:t>5.6</w:t>
            </w:r>
            <w:r>
              <w:rPr>
                <w:rFonts w:ascii="宋体" w:hAnsi="宋体" w:eastAsia="宋体" w:cs="宋体"/>
                <w:color w:val="FF0000"/>
                <w:kern w:val="2"/>
                <w:sz w:val="20"/>
                <w:szCs w:val="20"/>
                <w:highlight w:val="none"/>
                <w:lang w:val="en-US" w:eastAsia="zh-CN" w:bidi="ar-SA"/>
              </w:rPr>
              <w:t>通风柜、取材台包含专用排风风机（风机功率需满足长距离排风〉、排风管道（即从本设备连接至建筑排风井或专用通风设备）铺设及人工安装等一切费用</w:t>
            </w:r>
            <w:r>
              <w:rPr>
                <w:rFonts w:hint="eastAsia" w:ascii="宋体" w:hAnsi="宋体" w:eastAsia="宋体" w:cs="宋体"/>
                <w:color w:val="FF0000"/>
                <w:kern w:val="2"/>
                <w:sz w:val="20"/>
                <w:szCs w:val="20"/>
                <w:highlight w:val="none"/>
                <w:lang w:val="en-US" w:eastAsia="zh-CN" w:bidi="ar-SA"/>
              </w:rPr>
              <w:t>。</w:t>
            </w:r>
          </w:p>
        </w:tc>
      </w:tr>
      <w:tr w14:paraId="3208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3" w:type="dxa"/>
            <w:vMerge w:val="continue"/>
            <w:noWrap w:val="0"/>
            <w:vAlign w:val="center"/>
          </w:tcPr>
          <w:p w14:paraId="18C8550C">
            <w:pPr>
              <w:widowControl/>
              <w:jc w:val="left"/>
              <w:rPr>
                <w:rFonts w:hint="eastAsia" w:ascii="宋体" w:hAnsi="宋体" w:eastAsia="宋体" w:cs="宋体"/>
                <w:color w:val="FF0000"/>
                <w:sz w:val="20"/>
                <w:highlight w:val="none"/>
                <w:lang w:val="en-US" w:eastAsia="zh-CN"/>
              </w:rPr>
            </w:pPr>
          </w:p>
        </w:tc>
        <w:tc>
          <w:tcPr>
            <w:tcW w:w="1393" w:type="dxa"/>
            <w:vMerge w:val="continue"/>
            <w:noWrap w:val="0"/>
            <w:vAlign w:val="center"/>
          </w:tcPr>
          <w:p w14:paraId="7AE8CE4A">
            <w:pPr>
              <w:widowControl/>
              <w:jc w:val="left"/>
              <w:rPr>
                <w:rFonts w:hint="eastAsia" w:ascii="宋体" w:hAnsi="宋体" w:eastAsia="宋体" w:cs="宋体"/>
                <w:color w:val="FF0000"/>
                <w:sz w:val="20"/>
                <w:highlight w:val="none"/>
                <w:lang w:val="en-US" w:eastAsia="zh-CN"/>
              </w:rPr>
            </w:pPr>
          </w:p>
        </w:tc>
        <w:tc>
          <w:tcPr>
            <w:tcW w:w="7099" w:type="dxa"/>
            <w:noWrap w:val="0"/>
            <w:vAlign w:val="center"/>
          </w:tcPr>
          <w:p w14:paraId="7C31E1CD">
            <w:pPr>
              <w:widowControl w:val="0"/>
              <w:jc w:val="left"/>
              <w:rPr>
                <w:rFonts w:hint="eastAsia" w:ascii="宋体" w:hAnsi="宋体" w:eastAsia="宋体" w:cs="宋体"/>
                <w:b/>
                <w:bCs/>
                <w:color w:val="FF0000"/>
                <w:kern w:val="2"/>
                <w:sz w:val="20"/>
                <w:szCs w:val="20"/>
                <w:highlight w:val="none"/>
                <w:lang w:val="en-US" w:eastAsia="zh-CN" w:bidi="ar-SA"/>
              </w:rPr>
            </w:pPr>
            <w:r>
              <w:rPr>
                <w:rFonts w:hint="eastAsia" w:ascii="Times New Roman" w:hAnsi="Times New Roman" w:eastAsia="宋体" w:cs="Times New Roman"/>
                <w:color w:val="FF0000"/>
                <w:kern w:val="2"/>
                <w:sz w:val="21"/>
                <w:szCs w:val="24"/>
                <w:highlight w:val="none"/>
                <w:lang w:val="en-US" w:eastAsia="zh-CN" w:bidi="ar-SA"/>
              </w:rPr>
              <w:t>5.7验收时货物允差范围按照配置清单要求执行</w:t>
            </w:r>
          </w:p>
        </w:tc>
      </w:tr>
      <w:tr w14:paraId="78B4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3" w:type="dxa"/>
            <w:vMerge w:val="continue"/>
            <w:noWrap w:val="0"/>
            <w:vAlign w:val="center"/>
          </w:tcPr>
          <w:p w14:paraId="7BB5F4DF">
            <w:pPr>
              <w:widowControl/>
              <w:jc w:val="left"/>
              <w:rPr>
                <w:rFonts w:hint="eastAsia" w:ascii="宋体" w:hAnsi="宋体" w:eastAsia="宋体" w:cs="宋体"/>
                <w:color w:val="FF0000"/>
                <w:sz w:val="20"/>
                <w:highlight w:val="none"/>
                <w:lang w:val="en-US" w:eastAsia="zh-CN"/>
              </w:rPr>
            </w:pPr>
          </w:p>
        </w:tc>
        <w:tc>
          <w:tcPr>
            <w:tcW w:w="1393" w:type="dxa"/>
            <w:vMerge w:val="continue"/>
            <w:noWrap w:val="0"/>
            <w:vAlign w:val="center"/>
          </w:tcPr>
          <w:p w14:paraId="45831D2E">
            <w:pPr>
              <w:widowControl/>
              <w:jc w:val="left"/>
              <w:rPr>
                <w:rFonts w:hint="eastAsia" w:ascii="宋体" w:hAnsi="宋体" w:eastAsia="宋体" w:cs="宋体"/>
                <w:color w:val="FF0000"/>
                <w:sz w:val="20"/>
                <w:highlight w:val="none"/>
                <w:lang w:val="en-US" w:eastAsia="zh-CN"/>
              </w:rPr>
            </w:pPr>
          </w:p>
        </w:tc>
        <w:tc>
          <w:tcPr>
            <w:tcW w:w="7099" w:type="dxa"/>
            <w:noWrap w:val="0"/>
            <w:vAlign w:val="center"/>
          </w:tcPr>
          <w:p w14:paraId="3EF0FEDC">
            <w:pPr>
              <w:widowControl w:val="0"/>
              <w:jc w:val="left"/>
              <w:rPr>
                <w:rFonts w:hint="default" w:ascii="宋体" w:hAnsi="宋体" w:eastAsia="宋体" w:cs="宋体"/>
                <w:b/>
                <w:bCs/>
                <w:color w:val="FF0000"/>
                <w:kern w:val="2"/>
                <w:sz w:val="20"/>
                <w:szCs w:val="20"/>
                <w:highlight w:val="none"/>
                <w:lang w:val="en-US" w:eastAsia="zh-CN" w:bidi="ar-SA"/>
              </w:rPr>
            </w:pPr>
            <w:r>
              <w:rPr>
                <w:rFonts w:hint="eastAsia" w:ascii="宋体" w:hAnsi="宋体" w:eastAsia="宋体" w:cs="宋体"/>
                <w:b/>
                <w:bCs/>
                <w:color w:val="FF0000"/>
                <w:kern w:val="2"/>
                <w:sz w:val="20"/>
                <w:szCs w:val="20"/>
                <w:highlight w:val="none"/>
                <w:lang w:val="en-US" w:eastAsia="zh-CN" w:bidi="ar-SA"/>
              </w:rPr>
              <w:t xml:space="preserve">5.8 </w:t>
            </w:r>
            <w:r>
              <w:rPr>
                <w:rFonts w:hint="default" w:ascii="宋体" w:hAnsi="宋体" w:eastAsia="宋体" w:cs="宋体"/>
                <w:b/>
                <w:bCs/>
                <w:color w:val="FF0000"/>
                <w:kern w:val="2"/>
                <w:sz w:val="20"/>
                <w:szCs w:val="20"/>
                <w:highlight w:val="none"/>
                <w:lang w:val="en-US" w:eastAsia="zh-CN" w:bidi="ar-SA"/>
              </w:rPr>
              <w:t>家具成品检测配合要求：鉴于本工程对质量、安全、环保等方面的要求较高，中标单位要对所使用的家具成品加以严格检测和控制。应积极配合采购方及第三方家具监理公司对家具成品进行质量检测工作</w:t>
            </w:r>
            <w:r>
              <w:rPr>
                <w:rFonts w:hint="eastAsia" w:ascii="宋体" w:hAnsi="宋体" w:eastAsia="宋体" w:cs="宋体"/>
                <w:b/>
                <w:bCs/>
                <w:color w:val="FF0000"/>
                <w:kern w:val="2"/>
                <w:sz w:val="20"/>
                <w:szCs w:val="20"/>
                <w:highlight w:val="none"/>
                <w:lang w:val="en-US" w:eastAsia="zh-CN" w:bidi="ar-SA"/>
              </w:rPr>
              <w:t>，产生的检测费用由中标方支付</w:t>
            </w:r>
            <w:r>
              <w:rPr>
                <w:rFonts w:hint="default" w:ascii="宋体" w:hAnsi="宋体" w:eastAsia="宋体" w:cs="宋体"/>
                <w:b/>
                <w:bCs/>
                <w:color w:val="FF0000"/>
                <w:kern w:val="2"/>
                <w:sz w:val="20"/>
                <w:szCs w:val="20"/>
                <w:highlight w:val="none"/>
                <w:lang w:val="en-US" w:eastAsia="zh-CN" w:bidi="ar-SA"/>
              </w:rPr>
              <w:t>。</w:t>
            </w:r>
          </w:p>
          <w:p w14:paraId="07EE94BB">
            <w:pPr>
              <w:widowControl w:val="0"/>
              <w:jc w:val="left"/>
              <w:rPr>
                <w:rFonts w:hint="default" w:ascii="宋体" w:hAnsi="宋体" w:eastAsia="宋体" w:cs="宋体"/>
                <w:b/>
                <w:bCs/>
                <w:color w:val="FF0000"/>
                <w:kern w:val="2"/>
                <w:sz w:val="20"/>
                <w:szCs w:val="20"/>
                <w:highlight w:val="none"/>
                <w:lang w:val="en-US" w:eastAsia="zh-CN" w:bidi="ar-SA"/>
              </w:rPr>
            </w:pPr>
            <w:r>
              <w:rPr>
                <w:rFonts w:hint="default" w:ascii="宋体" w:hAnsi="宋体" w:eastAsia="宋体" w:cs="宋体"/>
                <w:b/>
                <w:bCs/>
                <w:color w:val="FF0000"/>
                <w:kern w:val="2"/>
                <w:sz w:val="20"/>
                <w:szCs w:val="20"/>
                <w:highlight w:val="none"/>
                <w:lang w:val="en-US" w:eastAsia="zh-CN" w:bidi="ar-SA"/>
              </w:rPr>
              <w:t>1：家具成品按照对应的国家/行业及相关标准进行检测。第三方监理公司有权根据实际交货的产品确定检测标准，并制定本项目的抽样检测方案。检测内容包括但不限于环保测试、安全测试、理化性能、外观结构等。</w:t>
            </w:r>
          </w:p>
          <w:p w14:paraId="64D5BDA0">
            <w:pPr>
              <w:widowControl w:val="0"/>
              <w:jc w:val="left"/>
              <w:rPr>
                <w:rFonts w:hint="default" w:ascii="宋体" w:hAnsi="宋体" w:eastAsia="宋体" w:cs="宋体"/>
                <w:b/>
                <w:bCs/>
                <w:color w:val="FF0000"/>
                <w:kern w:val="2"/>
                <w:sz w:val="20"/>
                <w:szCs w:val="20"/>
                <w:highlight w:val="none"/>
                <w:lang w:val="en-US" w:eastAsia="zh-CN" w:bidi="ar-SA"/>
              </w:rPr>
            </w:pPr>
            <w:r>
              <w:rPr>
                <w:rFonts w:hint="default" w:ascii="宋体" w:hAnsi="宋体" w:eastAsia="宋体" w:cs="宋体"/>
                <w:b/>
                <w:bCs/>
                <w:color w:val="FF0000"/>
                <w:kern w:val="2"/>
                <w:sz w:val="20"/>
                <w:szCs w:val="20"/>
                <w:highlight w:val="none"/>
                <w:lang w:val="en-US" w:eastAsia="zh-CN" w:bidi="ar-SA"/>
              </w:rPr>
              <w:t>2：本项目家具检测样品经抽样及封样后，中标人运送至第三方检测机构。检测样品及检测费用由中标人承担，因检测所需而暂时缺少的家具，为不影响采购人正常使用，中标人在生产时需要下单因检测而缺少的产品数量。因检测导致家具不能使用的，中标人根据采购人的要求免费增补。出现抽样或检测不合格的，中标人应无条件返工、退货、整改，直至提供合格的产品为止。</w:t>
            </w:r>
          </w:p>
        </w:tc>
      </w:tr>
    </w:tbl>
    <w:p w14:paraId="0E123EB5">
      <w:pPr>
        <w:pStyle w:val="13"/>
        <w:spacing w:before="60" w:beforeLines="25" w:after="60" w:afterLines="25"/>
        <w:ind w:firstLine="0" w:firstLineChars="0"/>
        <w:rPr>
          <w:rFonts w:ascii="宋体" w:hAnsi="宋体"/>
          <w:szCs w:val="21"/>
        </w:rPr>
      </w:pPr>
    </w:p>
    <w:p w14:paraId="0CA356DB">
      <w:pPr>
        <w:pStyle w:val="13"/>
        <w:spacing w:before="60" w:beforeLines="25" w:after="60" w:afterLines="25"/>
        <w:ind w:firstLine="0" w:firstLineChars="0"/>
        <w:rPr>
          <w:rFonts w:ascii="宋体" w:hAnsi="宋体"/>
          <w:szCs w:val="21"/>
        </w:rPr>
      </w:pPr>
    </w:p>
    <w:p w14:paraId="55693355">
      <w:pPr>
        <w:pStyle w:val="13"/>
        <w:spacing w:before="60" w:beforeLines="25" w:after="60" w:afterLines="25"/>
        <w:ind w:firstLine="0" w:firstLineChars="0"/>
        <w:rPr>
          <w:rFonts w:ascii="宋体" w:hAnsi="宋体"/>
          <w:szCs w:val="21"/>
        </w:rPr>
      </w:pPr>
    </w:p>
    <w:p w14:paraId="324894E7">
      <w:pPr>
        <w:pStyle w:val="13"/>
        <w:spacing w:before="60" w:beforeLines="25" w:after="60" w:afterLines="25"/>
        <w:ind w:firstLine="0" w:firstLineChars="0"/>
        <w:jc w:val="center"/>
        <w:rPr>
          <w:rFonts w:ascii="宋体" w:hAnsi="宋体"/>
          <w:szCs w:val="21"/>
        </w:rPr>
      </w:pPr>
      <w:r>
        <w:rPr>
          <w:rFonts w:hint="eastAsia" w:ascii="Arial" w:hAnsi="Arial" w:eastAsia="宋体" w:cs="Times New Roman"/>
          <w:b/>
          <w:bCs/>
          <w:sz w:val="32"/>
          <w:szCs w:val="32"/>
          <w:lang w:val="en-US" w:eastAsia="zh-CN"/>
        </w:rPr>
        <w:t>六、样品</w:t>
      </w:r>
      <w:r>
        <w:rPr>
          <w:rFonts w:hint="eastAsia" w:ascii="Arial" w:hAnsi="Arial" w:cs="Times New Roman"/>
          <w:b/>
          <w:bCs/>
          <w:sz w:val="32"/>
          <w:szCs w:val="32"/>
          <w:lang w:val="en-US" w:eastAsia="zh-CN"/>
        </w:rPr>
        <w:t>提供</w:t>
      </w:r>
      <w:r>
        <w:rPr>
          <w:rFonts w:hint="eastAsia" w:ascii="Arial" w:hAnsi="Arial" w:eastAsia="宋体" w:cs="Times New Roman"/>
          <w:b/>
          <w:bCs/>
          <w:sz w:val="32"/>
          <w:szCs w:val="32"/>
          <w:lang w:val="en-US" w:eastAsia="zh-CN"/>
        </w:rPr>
        <w:t>要求</w:t>
      </w:r>
    </w:p>
    <w:p w14:paraId="06E30C33">
      <w:pPr>
        <w:pageBreakBefore w:val="0"/>
        <w:widowControl w:val="0"/>
        <w:kinsoku/>
        <w:overflowPunct/>
        <w:topLinePunct w:val="0"/>
        <w:autoSpaceDE/>
        <w:autoSpaceDN/>
        <w:bidi w:val="0"/>
        <w:snapToGrid/>
        <w:spacing w:line="540" w:lineRule="exact"/>
        <w:ind w:firstLine="480" w:firstLineChars="200"/>
        <w:rPr>
          <w:rFonts w:hint="eastAsia" w:ascii="楷体_GB2312" w:hAnsi="楷体_GB2312" w:eastAsia="楷体_GB2312" w:cs="楷体_GB2312"/>
          <w:kern w:val="0"/>
          <w:sz w:val="24"/>
          <w:szCs w:val="24"/>
        </w:rPr>
      </w:pPr>
      <w:r>
        <w:rPr>
          <w:rFonts w:hint="eastAsia" w:ascii="楷体_GB2312" w:hAnsi="楷体_GB2312" w:eastAsia="楷体_GB2312" w:cs="楷体_GB2312"/>
          <w:kern w:val="0"/>
          <w:sz w:val="24"/>
          <w:szCs w:val="24"/>
        </w:rPr>
        <w:t>（一）一般性规定和要求</w:t>
      </w:r>
    </w:p>
    <w:p w14:paraId="4CD5E27B">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w:t>
      </w:r>
      <w:r>
        <w:rPr>
          <w:rFonts w:hint="default" w:ascii="仿宋_GB2312" w:hAnsi="仿宋_GB2312" w:eastAsia="仿宋_GB2312" w:cs="仿宋_GB2312"/>
          <w:kern w:val="0"/>
          <w:sz w:val="24"/>
          <w:szCs w:val="24"/>
        </w:rPr>
        <w:t>.</w:t>
      </w:r>
      <w:r>
        <w:rPr>
          <w:rFonts w:hint="eastAsia" w:ascii="仿宋_GB2312" w:hAnsi="仿宋_GB2312" w:eastAsia="仿宋_GB2312" w:cs="仿宋_GB2312"/>
          <w:kern w:val="0"/>
          <w:sz w:val="24"/>
          <w:szCs w:val="24"/>
        </w:rPr>
        <w:t>样品上应当标注“项目名称及项目编号、样品编号、样品名称”等信息，但不得显示指向任何供应商的信息、生产厂家的商标，或者其他的标记标识。需要安装的样品必须为安装完整的成品，由供应商自行组织安装。</w:t>
      </w:r>
    </w:p>
    <w:p w14:paraId="0634F50B">
      <w:pPr>
        <w:pStyle w:val="5"/>
        <w:keepNext w:val="0"/>
        <w:keepLines w:val="0"/>
        <w:pageBreakBefore w:val="0"/>
        <w:widowControl w:val="0"/>
        <w:kinsoku/>
        <w:wordWrap/>
        <w:overflowPunct/>
        <w:topLinePunct w:val="0"/>
        <w:autoSpaceDE/>
        <w:autoSpaceDN/>
        <w:bidi w:val="0"/>
        <w:adjustRightInd w:val="0"/>
        <w:snapToGrid/>
        <w:spacing w:line="540" w:lineRule="exact"/>
        <w:jc w:val="left"/>
        <w:textAlignment w:val="baseline"/>
        <w:rPr>
          <w:rFonts w:hint="eastAsia" w:ascii="仿宋_GB2312" w:hAnsi="仿宋_GB2312" w:eastAsia="仿宋_GB2312" w:cs="仿宋_GB2312"/>
          <w:bCs w:val="0"/>
          <w:kern w:val="0"/>
          <w:sz w:val="24"/>
          <w:szCs w:val="24"/>
          <w:lang w:val="en-US" w:eastAsia="zh-CN" w:bidi="ar-SA"/>
        </w:rPr>
      </w:pPr>
      <w:r>
        <w:rPr>
          <w:rFonts w:hint="eastAsia" w:ascii="仿宋_GB2312" w:hAnsi="仿宋_GB2312" w:eastAsia="仿宋_GB2312" w:cs="仿宋_GB2312"/>
          <w:kern w:val="0"/>
          <w:sz w:val="24"/>
          <w:szCs w:val="24"/>
          <w:lang w:val="en-US" w:eastAsia="zh-CN"/>
        </w:rPr>
        <w:t xml:space="preserve">   </w:t>
      </w:r>
      <w:r>
        <w:rPr>
          <w:rFonts w:hint="eastAsia" w:ascii="仿宋_GB2312" w:hAnsi="仿宋_GB2312" w:eastAsia="仿宋_GB2312" w:cs="仿宋_GB2312"/>
          <w:bCs w:val="0"/>
          <w:kern w:val="0"/>
          <w:sz w:val="24"/>
          <w:szCs w:val="24"/>
          <w:lang w:val="en-US" w:eastAsia="zh-CN" w:bidi="ar-SA"/>
        </w:rPr>
        <w:t xml:space="preserve"> 2.投标人（投标人授权代表）需在开标当天</w:t>
      </w:r>
      <w:r>
        <w:rPr>
          <w:rFonts w:hint="eastAsia" w:ascii="仿宋_GB2312" w:hAnsi="仿宋_GB2312" w:eastAsia="仿宋_GB2312" w:cs="仿宋_GB2312"/>
          <w:b/>
          <w:bCs/>
          <w:color w:val="FF0000"/>
          <w:kern w:val="0"/>
          <w:sz w:val="24"/>
          <w:szCs w:val="24"/>
          <w:lang w:val="en-US" w:eastAsia="zh-CN" w:bidi="ar-SA"/>
        </w:rPr>
        <w:t>9:15-9:30（投标截止时间为上午时适用）或14:15-14:30（投标截止时间为下午时适用）</w:t>
      </w:r>
      <w:r>
        <w:rPr>
          <w:rFonts w:hint="eastAsia" w:ascii="仿宋_GB2312" w:hAnsi="仿宋_GB2312" w:eastAsia="仿宋_GB2312" w:cs="仿宋_GB2312"/>
          <w:bCs w:val="0"/>
          <w:kern w:val="0"/>
          <w:sz w:val="24"/>
          <w:szCs w:val="24"/>
          <w:lang w:val="en-US" w:eastAsia="zh-CN" w:bidi="ar-SA"/>
        </w:rPr>
        <w:t>到达签到地点</w:t>
      </w:r>
      <w:r>
        <w:rPr>
          <w:rFonts w:hint="eastAsia" w:ascii="仿宋_GB2312" w:hAnsi="仿宋_GB2312" w:eastAsia="仿宋_GB2312" w:cs="仿宋_GB2312"/>
          <w:bCs w:val="0"/>
          <w:color w:val="FF0000"/>
          <w:kern w:val="0"/>
          <w:sz w:val="24"/>
          <w:szCs w:val="24"/>
          <w:lang w:val="en-US" w:eastAsia="zh-CN" w:bidi="ar-SA"/>
        </w:rPr>
        <w:t>深圳交易集团有限公司宝安分公司（深圳市宝安区湖滨东路40号）1楼服务大厅</w:t>
      </w:r>
      <w:r>
        <w:rPr>
          <w:rFonts w:hint="eastAsia" w:ascii="仿宋_GB2312" w:hAnsi="仿宋_GB2312" w:eastAsia="仿宋_GB2312" w:cs="仿宋_GB2312"/>
          <w:bCs w:val="0"/>
          <w:kern w:val="0"/>
          <w:sz w:val="24"/>
          <w:szCs w:val="24"/>
          <w:lang w:val="en-US" w:eastAsia="zh-CN" w:bidi="ar-SA"/>
        </w:rPr>
        <w:t>完成签到，并同时提供提供法定代表人（负责人）授权委托书（加盖公章）、授权委托人身份证（港澳台居民可提供来往通行证；非中国国籍管辖范围人员，可提供公安部门认可的身份证明材料）原件、样品清单（加盖公章）。</w:t>
      </w:r>
    </w:p>
    <w:p w14:paraId="7B0BCCC4">
      <w:pPr>
        <w:pStyle w:val="5"/>
        <w:keepNext w:val="0"/>
        <w:keepLines w:val="0"/>
        <w:pageBreakBefore w:val="0"/>
        <w:widowControl w:val="0"/>
        <w:kinsoku/>
        <w:wordWrap/>
        <w:overflowPunct/>
        <w:topLinePunct w:val="0"/>
        <w:autoSpaceDE/>
        <w:autoSpaceDN/>
        <w:bidi w:val="0"/>
        <w:adjustRightInd w:val="0"/>
        <w:snapToGrid/>
        <w:spacing w:line="540" w:lineRule="exact"/>
        <w:ind w:firstLine="482" w:firstLineChars="200"/>
        <w:jc w:val="left"/>
        <w:textAlignment w:val="baseline"/>
        <w:rPr>
          <w:rFonts w:hint="eastAsia" w:ascii="仿宋_GB2312" w:hAnsi="仿宋_GB2312" w:eastAsia="仿宋_GB2312" w:cs="仿宋_GB2312"/>
          <w:bCs w:val="0"/>
          <w:kern w:val="0"/>
          <w:sz w:val="24"/>
          <w:szCs w:val="24"/>
          <w:lang w:val="en-US" w:eastAsia="zh-CN" w:bidi="ar-SA"/>
        </w:rPr>
      </w:pPr>
      <w:r>
        <w:rPr>
          <w:rFonts w:hint="eastAsia" w:ascii="仿宋_GB2312" w:hAnsi="仿宋_GB2312" w:eastAsia="仿宋_GB2312" w:cs="仿宋_GB2312"/>
          <w:b/>
          <w:bCs/>
          <w:kern w:val="0"/>
          <w:sz w:val="24"/>
          <w:szCs w:val="24"/>
          <w:lang w:val="en-US" w:eastAsia="zh-CN" w:bidi="ar-SA"/>
        </w:rPr>
        <w:t>特别注意事项：</w:t>
      </w:r>
      <w:r>
        <w:rPr>
          <w:rFonts w:hint="eastAsia" w:ascii="仿宋_GB2312" w:hAnsi="仿宋_GB2312" w:eastAsia="仿宋_GB2312" w:cs="仿宋_GB2312"/>
          <w:bCs w:val="0"/>
          <w:kern w:val="0"/>
          <w:sz w:val="24"/>
          <w:szCs w:val="24"/>
          <w:lang w:val="en-US" w:eastAsia="zh-CN" w:bidi="ar-SA"/>
        </w:rPr>
        <w:t>（1）上述资料提供不齐全的，不予签到；（2）签到时间截止后，不再受理签到；（3）未进行签到的，样品不予接收。（4）样品清单由供应商根据《样品要求表》自行确定格式，且应当列明所递交样品对应《样品要求表》的样品编号、样品名称、样品数量。</w:t>
      </w:r>
    </w:p>
    <w:p w14:paraId="190F184A">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lang w:val="en-US" w:eastAsia="zh-CN"/>
        </w:rPr>
        <w:t>3</w:t>
      </w:r>
      <w:r>
        <w:rPr>
          <w:rFonts w:hint="default" w:ascii="仿宋_GB2312" w:hAnsi="仿宋_GB2312" w:eastAsia="仿宋_GB2312" w:cs="仿宋_GB2312"/>
          <w:kern w:val="0"/>
          <w:sz w:val="24"/>
          <w:szCs w:val="24"/>
        </w:rPr>
        <w:t>.</w:t>
      </w:r>
      <w:r>
        <w:rPr>
          <w:rFonts w:hint="eastAsia" w:ascii="仿宋_GB2312" w:hAnsi="仿宋_GB2312" w:eastAsia="仿宋_GB2312" w:cs="仿宋_GB2312"/>
          <w:kern w:val="0"/>
          <w:sz w:val="24"/>
          <w:szCs w:val="24"/>
        </w:rPr>
        <w:t>本项目</w:t>
      </w:r>
      <w:r>
        <w:rPr>
          <w:rFonts w:hint="eastAsia" w:ascii="仿宋_GB2312" w:hAnsi="仿宋_GB2312" w:eastAsia="仿宋_GB2312" w:cs="仿宋_GB2312"/>
          <w:b/>
          <w:sz w:val="24"/>
          <w:szCs w:val="24"/>
          <w:lang w:val="en-US" w:eastAsia="zh-CN"/>
        </w:rPr>
        <w:t>签到时间</w:t>
      </w:r>
      <w:r>
        <w:rPr>
          <w:rFonts w:hint="eastAsia" w:ascii="仿宋_GB2312" w:hAnsi="仿宋_GB2312" w:eastAsia="仿宋_GB2312" w:cs="仿宋_GB2312"/>
          <w:b/>
          <w:sz w:val="24"/>
          <w:szCs w:val="24"/>
        </w:rPr>
        <w:t>截止</w:t>
      </w:r>
      <w:r>
        <w:rPr>
          <w:rFonts w:hint="eastAsia" w:ascii="仿宋_GB2312" w:hAnsi="仿宋_GB2312" w:eastAsia="仿宋_GB2312" w:cs="仿宋_GB2312"/>
          <w:kern w:val="0"/>
          <w:sz w:val="24"/>
          <w:szCs w:val="24"/>
        </w:rPr>
        <w:t xml:space="preserve">后进行样品接收。样品接收必须进行身份核对、样品核对、登记确认、顺序编号。 </w:t>
      </w:r>
    </w:p>
    <w:p w14:paraId="6485BA00">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（1）身份核对。</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核对投标供应商授权委托人提供的法定代表人授权委托书（盖公章）、授权委托人身份证原件。资料不齐全的，不得接收样品。</w:t>
      </w:r>
    </w:p>
    <w:p w14:paraId="3966EF05">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（2）样品核对。</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工作人员将样品与供应商提供的</w:t>
      </w:r>
      <w:r>
        <w:rPr>
          <w:rFonts w:hint="eastAsia" w:ascii="仿宋_GB2312" w:hAnsi="仿宋_GB2312" w:eastAsia="仿宋_GB2312" w:cs="仿宋_GB2312"/>
          <w:b/>
          <w:bCs/>
          <w:kern w:val="0"/>
          <w:sz w:val="24"/>
          <w:szCs w:val="24"/>
        </w:rPr>
        <w:t>《样品清单》</w:t>
      </w:r>
      <w:r>
        <w:rPr>
          <w:rFonts w:hint="eastAsia" w:ascii="仿宋_GB2312" w:hAnsi="仿宋_GB2312" w:eastAsia="仿宋_GB2312" w:cs="仿宋_GB2312"/>
          <w:kern w:val="0"/>
          <w:sz w:val="24"/>
          <w:szCs w:val="24"/>
        </w:rPr>
        <w:t>（盖公章）进行一一核对。有不一致、损坏等特殊情况的，将要求供应商授权委托人在</w:t>
      </w:r>
      <w:r>
        <w:rPr>
          <w:rFonts w:hint="eastAsia" w:ascii="仿宋_GB2312" w:hAnsi="仿宋_GB2312" w:eastAsia="仿宋_GB2312" w:cs="仿宋_GB2312"/>
          <w:b/>
          <w:bCs/>
          <w:kern w:val="0"/>
          <w:sz w:val="24"/>
          <w:szCs w:val="24"/>
        </w:rPr>
        <w:t>《样品清单》</w:t>
      </w:r>
      <w:r>
        <w:rPr>
          <w:rFonts w:hint="eastAsia" w:ascii="仿宋_GB2312" w:hAnsi="仿宋_GB2312" w:eastAsia="仿宋_GB2312" w:cs="仿宋_GB2312"/>
          <w:kern w:val="0"/>
          <w:sz w:val="24"/>
          <w:szCs w:val="24"/>
        </w:rPr>
        <w:t>上注明。</w:t>
      </w:r>
    </w:p>
    <w:p w14:paraId="4E72115F">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（3）登记确认。在完成身份核对及样品核对后，</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工作人员将向供应商授权委托人发放《样品受理回执》。</w:t>
      </w:r>
    </w:p>
    <w:p w14:paraId="5C7A835D">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（4）顺序编号。</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工作人员按样品接收的先后顺序进行编号。</w:t>
      </w:r>
    </w:p>
    <w:p w14:paraId="6C4C309B">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lang w:val="en-US" w:eastAsia="zh-CN"/>
        </w:rPr>
        <w:t>4</w:t>
      </w:r>
      <w:r>
        <w:rPr>
          <w:rFonts w:hint="default" w:ascii="仿宋_GB2312" w:hAnsi="仿宋_GB2312" w:eastAsia="仿宋_GB2312" w:cs="仿宋_GB2312"/>
          <w:kern w:val="0"/>
          <w:sz w:val="24"/>
          <w:szCs w:val="24"/>
        </w:rPr>
        <w:t>.</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工作人员负责组织样品摆样，指引供应商授权委托人将样品搬运到指定的样品摆样区进行摆放、拆除包装，并按要求摆放整齐。完成样品摆样后，供应商授权委托人应及时离场，不得在摆样现场逗留。</w:t>
      </w:r>
    </w:p>
    <w:p w14:paraId="7AA8C328">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lang w:val="en-US" w:eastAsia="zh-CN"/>
        </w:rPr>
        <w:t>5</w:t>
      </w:r>
      <w:r>
        <w:rPr>
          <w:rFonts w:hint="default" w:ascii="仿宋_GB2312" w:hAnsi="仿宋_GB2312" w:eastAsia="仿宋_GB2312" w:cs="仿宋_GB2312"/>
          <w:kern w:val="0"/>
          <w:sz w:val="24"/>
          <w:szCs w:val="24"/>
        </w:rPr>
        <w:t>.</w:t>
      </w:r>
      <w:r>
        <w:rPr>
          <w:rFonts w:hint="eastAsia" w:ascii="仿宋_GB2312" w:hAnsi="仿宋_GB2312" w:eastAsia="仿宋_GB2312" w:cs="仿宋_GB2312"/>
          <w:kern w:val="0"/>
          <w:sz w:val="24"/>
          <w:szCs w:val="24"/>
        </w:rPr>
        <w:t>样品的退回：（1）未中标（成交）供应商投标样品，</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工作人员将按规定进行通知，并要求供应商授权委托人在项目</w:t>
      </w:r>
      <w:r>
        <w:rPr>
          <w:rFonts w:hint="eastAsia" w:ascii="仿宋_GB2312" w:hAnsi="仿宋_GB2312" w:eastAsia="仿宋_GB2312" w:cs="仿宋_GB2312"/>
          <w:kern w:val="0"/>
          <w:sz w:val="24"/>
          <w:szCs w:val="24"/>
          <w:lang w:val="en-US" w:eastAsia="zh-CN"/>
        </w:rPr>
        <w:t>发布结果公告</w:t>
      </w:r>
      <w:r>
        <w:rPr>
          <w:rFonts w:hint="eastAsia" w:ascii="仿宋_GB2312" w:hAnsi="仿宋_GB2312" w:eastAsia="仿宋_GB2312" w:cs="仿宋_GB2312"/>
          <w:kern w:val="0"/>
          <w:sz w:val="24"/>
          <w:szCs w:val="24"/>
        </w:rPr>
        <w:t>后的</w:t>
      </w:r>
      <w:r>
        <w:rPr>
          <w:rFonts w:hint="eastAsia" w:ascii="仿宋_GB2312" w:hAnsi="仿宋_GB2312" w:eastAsia="仿宋_GB2312" w:cs="仿宋_GB2312"/>
          <w:b/>
          <w:bCs/>
          <w:kern w:val="0"/>
          <w:sz w:val="24"/>
          <w:szCs w:val="24"/>
          <w:lang w:val="en-US" w:eastAsia="zh-CN"/>
        </w:rPr>
        <w:t>3</w:t>
      </w:r>
      <w:r>
        <w:rPr>
          <w:rFonts w:hint="eastAsia" w:ascii="仿宋_GB2312" w:hAnsi="仿宋_GB2312" w:eastAsia="仿宋_GB2312" w:cs="仿宋_GB2312"/>
          <w:b/>
          <w:bCs/>
          <w:kern w:val="0"/>
          <w:sz w:val="24"/>
          <w:szCs w:val="24"/>
        </w:rPr>
        <w:t>个工作日</w:t>
      </w:r>
      <w:r>
        <w:rPr>
          <w:rFonts w:hint="eastAsia" w:ascii="仿宋_GB2312" w:hAnsi="仿宋_GB2312" w:eastAsia="仿宋_GB2312" w:cs="仿宋_GB2312"/>
          <w:kern w:val="0"/>
          <w:sz w:val="24"/>
          <w:szCs w:val="24"/>
        </w:rPr>
        <w:t>内凭身份证及样品受理回执原件办理退回手续。（2）中标（成交）供应商投标样品，</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工作人员将按规定进行通知，并要求采购人代表在中标（成交）通知书发放后</w:t>
      </w:r>
      <w:r>
        <w:rPr>
          <w:rFonts w:hint="eastAsia" w:ascii="仿宋_GB2312" w:hAnsi="仿宋_GB2312" w:eastAsia="仿宋_GB2312" w:cs="仿宋_GB2312"/>
          <w:b/>
          <w:bCs/>
          <w:kern w:val="0"/>
          <w:sz w:val="24"/>
          <w:szCs w:val="24"/>
          <w:lang w:val="en-US" w:eastAsia="zh-CN"/>
        </w:rPr>
        <w:t>3</w:t>
      </w:r>
      <w:r>
        <w:rPr>
          <w:rFonts w:hint="eastAsia" w:ascii="仿宋_GB2312" w:hAnsi="仿宋_GB2312" w:eastAsia="仿宋_GB2312" w:cs="仿宋_GB2312"/>
          <w:b/>
          <w:bCs/>
          <w:kern w:val="0"/>
          <w:sz w:val="24"/>
          <w:szCs w:val="24"/>
        </w:rPr>
        <w:t>个工作日</w:t>
      </w:r>
      <w:r>
        <w:rPr>
          <w:rFonts w:hint="eastAsia" w:ascii="仿宋_GB2312" w:hAnsi="仿宋_GB2312" w:eastAsia="仿宋_GB2312" w:cs="仿宋_GB2312"/>
          <w:kern w:val="0"/>
          <w:sz w:val="24"/>
          <w:szCs w:val="24"/>
        </w:rPr>
        <w:t>内凭中标通知书（复印件即可）及身份证原件办理领取手续。</w:t>
      </w:r>
    </w:p>
    <w:p w14:paraId="3D980F42">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样品移交时，</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工作人员将再次核对供应商授权委托人或采购人代表身份、核对</w:t>
      </w:r>
      <w:r>
        <w:rPr>
          <w:rFonts w:hint="eastAsia" w:ascii="仿宋_GB2312" w:hAnsi="仿宋_GB2312" w:eastAsia="仿宋_GB2312" w:cs="仿宋_GB2312"/>
          <w:b/>
          <w:bCs/>
          <w:kern w:val="0"/>
          <w:sz w:val="24"/>
          <w:szCs w:val="24"/>
        </w:rPr>
        <w:t>《样品清单》</w:t>
      </w:r>
      <w:r>
        <w:rPr>
          <w:rFonts w:hint="eastAsia" w:ascii="仿宋_GB2312" w:hAnsi="仿宋_GB2312" w:eastAsia="仿宋_GB2312" w:cs="仿宋_GB2312"/>
          <w:kern w:val="0"/>
          <w:sz w:val="24"/>
          <w:szCs w:val="24"/>
        </w:rPr>
        <w:t>，签字确认后并取走样品。</w:t>
      </w:r>
    </w:p>
    <w:p w14:paraId="0A5438F5">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lang w:val="en-US" w:eastAsia="zh-CN"/>
        </w:rPr>
        <w:t>6</w:t>
      </w:r>
      <w:r>
        <w:rPr>
          <w:rFonts w:hint="default" w:ascii="仿宋_GB2312" w:hAnsi="仿宋_GB2312" w:eastAsia="仿宋_GB2312" w:cs="仿宋_GB2312"/>
          <w:kern w:val="0"/>
          <w:sz w:val="24"/>
          <w:szCs w:val="24"/>
        </w:rPr>
        <w:t>.</w:t>
      </w:r>
      <w:r>
        <w:rPr>
          <w:rFonts w:hint="eastAsia" w:ascii="仿宋_GB2312" w:hAnsi="仿宋_GB2312" w:eastAsia="仿宋_GB2312" w:cs="仿宋_GB2312"/>
          <w:kern w:val="0"/>
          <w:sz w:val="24"/>
          <w:szCs w:val="24"/>
        </w:rPr>
        <w:t>未能及时退回的样品处理：</w:t>
      </w:r>
    </w:p>
    <w:p w14:paraId="08B97B34">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（1）未中标（成交）供应商未在规定时间内（项目</w:t>
      </w:r>
      <w:r>
        <w:rPr>
          <w:rFonts w:hint="eastAsia" w:ascii="仿宋_GB2312" w:hAnsi="仿宋_GB2312" w:eastAsia="仿宋_GB2312" w:cs="仿宋_GB2312"/>
          <w:kern w:val="0"/>
          <w:sz w:val="24"/>
          <w:szCs w:val="24"/>
          <w:lang w:val="en-US" w:eastAsia="zh-CN"/>
        </w:rPr>
        <w:t>发布结果公告</w:t>
      </w:r>
      <w:r>
        <w:rPr>
          <w:rFonts w:hint="eastAsia" w:ascii="仿宋_GB2312" w:hAnsi="仿宋_GB2312" w:eastAsia="仿宋_GB2312" w:cs="仿宋_GB2312"/>
          <w:kern w:val="0"/>
          <w:sz w:val="24"/>
          <w:szCs w:val="24"/>
        </w:rPr>
        <w:t>后</w:t>
      </w:r>
      <w:r>
        <w:rPr>
          <w:rFonts w:hint="eastAsia" w:ascii="仿宋_GB2312" w:hAnsi="仿宋_GB2312" w:eastAsia="仿宋_GB2312" w:cs="仿宋_GB2312"/>
          <w:b/>
          <w:bCs/>
          <w:kern w:val="0"/>
          <w:sz w:val="24"/>
          <w:szCs w:val="24"/>
          <w:lang w:val="en-US" w:eastAsia="zh-CN"/>
        </w:rPr>
        <w:t>3</w:t>
      </w:r>
      <w:r>
        <w:rPr>
          <w:rFonts w:hint="eastAsia" w:ascii="仿宋_GB2312" w:hAnsi="仿宋_GB2312" w:eastAsia="仿宋_GB2312" w:cs="仿宋_GB2312"/>
          <w:b/>
          <w:bCs/>
          <w:kern w:val="0"/>
          <w:sz w:val="24"/>
          <w:szCs w:val="24"/>
        </w:rPr>
        <w:t>个工作日</w:t>
      </w:r>
      <w:r>
        <w:rPr>
          <w:rFonts w:hint="eastAsia" w:ascii="仿宋_GB2312" w:hAnsi="仿宋_GB2312" w:eastAsia="仿宋_GB2312" w:cs="仿宋_GB2312"/>
          <w:kern w:val="0"/>
          <w:sz w:val="24"/>
          <w:szCs w:val="24"/>
        </w:rPr>
        <w:t>）内取回样品的，视为放弃取回，</w:t>
      </w:r>
      <w:r>
        <w:rPr>
          <w:rFonts w:hint="eastAsia" w:ascii="仿宋_GB2312" w:hAnsi="仿宋_GB2312" w:eastAsia="仿宋_GB2312" w:cs="仿宋_GB2312"/>
          <w:sz w:val="24"/>
          <w:szCs w:val="24"/>
          <w:lang w:val="en-US" w:eastAsia="zh-CN"/>
        </w:rPr>
        <w:t>深圳公共资源交易中心（深圳交易集团有限公司宝安分公司）</w:t>
      </w:r>
      <w:r>
        <w:rPr>
          <w:rFonts w:hint="eastAsia" w:ascii="仿宋_GB2312" w:hAnsi="仿宋_GB2312" w:eastAsia="仿宋_GB2312" w:cs="仿宋_GB2312"/>
          <w:kern w:val="0"/>
          <w:sz w:val="24"/>
          <w:szCs w:val="24"/>
        </w:rPr>
        <w:t>将定期清理。</w:t>
      </w:r>
    </w:p>
    <w:p w14:paraId="5A4F397C">
      <w:pPr>
        <w:pageBreakBefore w:val="0"/>
        <w:widowControl w:val="0"/>
        <w:kinsoku/>
        <w:overflowPunct/>
        <w:topLinePunct w:val="0"/>
        <w:autoSpaceDE/>
        <w:autoSpaceDN/>
        <w:bidi w:val="0"/>
        <w:snapToGrid/>
        <w:spacing w:line="540" w:lineRule="exact"/>
        <w:ind w:firstLine="480" w:firstLineChars="20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（2）采购人未在规定时间内【中标（成交）通知书发放后</w:t>
      </w:r>
      <w:r>
        <w:rPr>
          <w:rFonts w:hint="eastAsia" w:ascii="仿宋_GB2312" w:hAnsi="仿宋_GB2312" w:eastAsia="仿宋_GB2312" w:cs="仿宋_GB2312"/>
          <w:b/>
          <w:bCs/>
          <w:kern w:val="0"/>
          <w:sz w:val="24"/>
          <w:szCs w:val="24"/>
          <w:lang w:val="en-US" w:eastAsia="zh-CN"/>
        </w:rPr>
        <w:t>3</w:t>
      </w:r>
      <w:r>
        <w:rPr>
          <w:rFonts w:hint="eastAsia" w:ascii="仿宋_GB2312" w:hAnsi="仿宋_GB2312" w:eastAsia="仿宋_GB2312" w:cs="仿宋_GB2312"/>
          <w:b/>
          <w:bCs/>
          <w:kern w:val="0"/>
          <w:sz w:val="24"/>
          <w:szCs w:val="24"/>
        </w:rPr>
        <w:t>个工作日</w:t>
      </w:r>
      <w:r>
        <w:rPr>
          <w:rFonts w:hint="eastAsia" w:ascii="仿宋_GB2312" w:hAnsi="仿宋_GB2312" w:eastAsia="仿宋_GB2312" w:cs="仿宋_GB2312"/>
          <w:kern w:val="0"/>
          <w:sz w:val="24"/>
          <w:szCs w:val="24"/>
        </w:rPr>
        <w:t>内】领取中标（成交）供应商投标样品的，</w:t>
      </w:r>
      <w:r>
        <w:rPr>
          <w:rFonts w:hint="eastAsia" w:ascii="仿宋_GB2312" w:hAnsi="仿宋_GB2312" w:eastAsia="仿宋_GB2312" w:cs="仿宋_GB2312"/>
          <w:sz w:val="24"/>
          <w:szCs w:val="24"/>
          <w:highlight w:val="none"/>
          <w:lang w:val="en-US" w:eastAsia="zh-CN"/>
        </w:rPr>
        <w:t>深圳公共资源交易中心（深圳交易集团有限公司宝安分公司）</w:t>
      </w:r>
      <w:r>
        <w:rPr>
          <w:rFonts w:hint="eastAsia" w:ascii="仿宋_GB2312" w:hAnsi="仿宋_GB2312" w:eastAsia="仿宋_GB2312" w:cs="仿宋_GB2312"/>
          <w:kern w:val="0"/>
          <w:sz w:val="24"/>
          <w:szCs w:val="24"/>
          <w:highlight w:val="none"/>
        </w:rPr>
        <w:t>工作人员将发函或电话催促。对于拒不领取的中标样品，</w:t>
      </w:r>
      <w:r>
        <w:rPr>
          <w:rFonts w:hint="eastAsia" w:ascii="仿宋_GB2312" w:hAnsi="仿宋_GB2312" w:eastAsia="仿宋_GB2312" w:cs="仿宋_GB2312"/>
          <w:kern w:val="0"/>
          <w:sz w:val="24"/>
          <w:szCs w:val="24"/>
        </w:rPr>
        <w:t>视同采购人放弃取回，</w:t>
      </w:r>
      <w:r>
        <w:rPr>
          <w:rFonts w:hint="eastAsia" w:ascii="仿宋_GB2312" w:hAnsi="仿宋_GB2312" w:eastAsia="仿宋_GB2312" w:cs="仿宋_GB2312"/>
          <w:sz w:val="24"/>
          <w:szCs w:val="24"/>
        </w:rPr>
        <w:t>政府集中采购机构</w:t>
      </w:r>
      <w:r>
        <w:rPr>
          <w:rFonts w:hint="eastAsia" w:ascii="仿宋_GB2312" w:hAnsi="仿宋_GB2312" w:eastAsia="仿宋_GB2312" w:cs="仿宋_GB2312"/>
          <w:kern w:val="0"/>
          <w:sz w:val="24"/>
          <w:szCs w:val="24"/>
        </w:rPr>
        <w:t>将定期清理。</w:t>
      </w:r>
    </w:p>
    <w:p w14:paraId="58B1F8C9">
      <w:pPr>
        <w:pageBreakBefore w:val="0"/>
        <w:widowControl w:val="0"/>
        <w:kinsoku/>
        <w:overflowPunct/>
        <w:topLinePunct w:val="0"/>
        <w:autoSpaceDE/>
        <w:autoSpaceDN/>
        <w:bidi w:val="0"/>
        <w:snapToGrid/>
        <w:spacing w:line="540" w:lineRule="exact"/>
        <w:ind w:firstLine="480" w:firstLineChars="200"/>
        <w:rPr>
          <w:rFonts w:hint="eastAsia" w:ascii="楷体_GB2312" w:hAnsi="楷体_GB2312" w:eastAsia="楷体_GB2312" w:cs="楷体_GB2312"/>
          <w:kern w:val="0"/>
          <w:sz w:val="24"/>
          <w:szCs w:val="24"/>
        </w:rPr>
      </w:pPr>
      <w:r>
        <w:rPr>
          <w:rFonts w:hint="eastAsia" w:ascii="楷体_GB2312" w:hAnsi="楷体_GB2312" w:eastAsia="楷体_GB2312" w:cs="楷体_GB2312"/>
          <w:kern w:val="0"/>
          <w:sz w:val="24"/>
          <w:szCs w:val="24"/>
        </w:rPr>
        <w:t>（二）样品要求表</w:t>
      </w:r>
    </w:p>
    <w:tbl>
      <w:tblPr>
        <w:tblStyle w:val="45"/>
        <w:tblW w:w="9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7"/>
        <w:gridCol w:w="556"/>
        <w:gridCol w:w="322"/>
        <w:gridCol w:w="437"/>
        <w:gridCol w:w="2479"/>
        <w:gridCol w:w="1922"/>
        <w:gridCol w:w="3766"/>
      </w:tblGrid>
      <w:tr w14:paraId="65B7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 w:type="dxa"/>
            <w:noWrap w:val="0"/>
            <w:vAlign w:val="center"/>
          </w:tcPr>
          <w:p w14:paraId="3D37302B">
            <w:pPr>
              <w:jc w:val="both"/>
              <w:rPr>
                <w:rFonts w:hint="eastAsia" w:ascii="宋体" w:hAnsi="宋体" w:eastAsia="宋体" w:cs="宋体"/>
                <w:b/>
                <w:bCs w:val="0"/>
                <w:snapToGrid w:val="0"/>
                <w:color w:val="auto"/>
                <w:kern w:val="0"/>
                <w:sz w:val="21"/>
                <w:szCs w:val="21"/>
                <w:highlight w:val="none"/>
              </w:rPr>
            </w:pPr>
            <w:r>
              <w:rPr>
                <w:rFonts w:hint="eastAsia" w:ascii="宋体" w:hAnsi="宋体" w:eastAsia="宋体" w:cs="宋体"/>
                <w:b/>
                <w:bCs w:val="0"/>
                <w:snapToGrid w:val="0"/>
                <w:color w:val="auto"/>
                <w:kern w:val="0"/>
                <w:sz w:val="21"/>
                <w:szCs w:val="21"/>
                <w:highlight w:val="none"/>
                <w:lang w:val="en-US" w:eastAsia="zh-CN"/>
              </w:rPr>
              <w:t>样品编号</w:t>
            </w:r>
          </w:p>
        </w:tc>
        <w:tc>
          <w:tcPr>
            <w:tcW w:w="556" w:type="dxa"/>
            <w:noWrap w:val="0"/>
            <w:vAlign w:val="center"/>
          </w:tcPr>
          <w:p w14:paraId="7C24BBAB">
            <w:pPr>
              <w:jc w:val="center"/>
              <w:rPr>
                <w:rFonts w:hint="eastAsia" w:ascii="宋体" w:hAnsi="宋体" w:eastAsia="宋体" w:cs="宋体"/>
                <w:b/>
                <w:bCs w:val="0"/>
                <w:snapToGrid w:val="0"/>
                <w:color w:val="auto"/>
                <w:kern w:val="0"/>
                <w:sz w:val="21"/>
                <w:szCs w:val="21"/>
                <w:highlight w:val="none"/>
              </w:rPr>
            </w:pPr>
            <w:r>
              <w:rPr>
                <w:rFonts w:hint="eastAsia" w:ascii="宋体" w:hAnsi="宋体" w:eastAsia="宋体" w:cs="宋体"/>
                <w:b/>
                <w:bCs w:val="0"/>
                <w:snapToGrid w:val="0"/>
                <w:color w:val="auto"/>
                <w:kern w:val="0"/>
                <w:sz w:val="21"/>
                <w:szCs w:val="21"/>
                <w:highlight w:val="none"/>
                <w:lang w:val="en-US" w:eastAsia="zh-CN"/>
              </w:rPr>
              <w:t>样品</w:t>
            </w:r>
            <w:r>
              <w:rPr>
                <w:rFonts w:hint="eastAsia" w:ascii="宋体" w:hAnsi="宋体" w:eastAsia="宋体" w:cs="宋体"/>
                <w:b/>
                <w:bCs w:val="0"/>
                <w:snapToGrid w:val="0"/>
                <w:color w:val="auto"/>
                <w:kern w:val="0"/>
                <w:sz w:val="21"/>
                <w:szCs w:val="21"/>
                <w:highlight w:val="none"/>
              </w:rPr>
              <w:t>名称</w:t>
            </w:r>
          </w:p>
        </w:tc>
        <w:tc>
          <w:tcPr>
            <w:tcW w:w="322" w:type="dxa"/>
            <w:noWrap w:val="0"/>
            <w:vAlign w:val="center"/>
          </w:tcPr>
          <w:p w14:paraId="1936887A">
            <w:pPr>
              <w:jc w:val="center"/>
              <w:rPr>
                <w:rFonts w:hint="eastAsia" w:ascii="宋体" w:hAnsi="宋体" w:eastAsia="宋体" w:cs="宋体"/>
                <w:b/>
                <w:bCs w:val="0"/>
                <w:snapToGrid w:val="0"/>
                <w:color w:val="auto"/>
                <w:kern w:val="0"/>
                <w:sz w:val="21"/>
                <w:szCs w:val="21"/>
                <w:highlight w:val="none"/>
              </w:rPr>
            </w:pPr>
            <w:r>
              <w:rPr>
                <w:rFonts w:hint="eastAsia" w:ascii="宋体" w:hAnsi="宋体" w:eastAsia="宋体" w:cs="宋体"/>
                <w:b/>
                <w:bCs w:val="0"/>
                <w:snapToGrid w:val="0"/>
                <w:color w:val="auto"/>
                <w:kern w:val="0"/>
                <w:sz w:val="21"/>
                <w:szCs w:val="21"/>
                <w:highlight w:val="none"/>
              </w:rPr>
              <w:t>数量</w:t>
            </w:r>
          </w:p>
        </w:tc>
        <w:tc>
          <w:tcPr>
            <w:tcW w:w="437" w:type="dxa"/>
            <w:noWrap w:val="0"/>
            <w:vAlign w:val="center"/>
          </w:tcPr>
          <w:p w14:paraId="0A8A2CCF">
            <w:pPr>
              <w:jc w:val="center"/>
              <w:rPr>
                <w:rFonts w:hint="eastAsia" w:ascii="宋体" w:hAnsi="宋体" w:eastAsia="宋体" w:cs="宋体"/>
                <w:b/>
                <w:bCs w:val="0"/>
                <w:snapToGrid w:val="0"/>
                <w:color w:val="auto"/>
                <w:kern w:val="0"/>
                <w:sz w:val="21"/>
                <w:szCs w:val="21"/>
                <w:highlight w:val="none"/>
              </w:rPr>
            </w:pPr>
            <w:r>
              <w:rPr>
                <w:rFonts w:hint="eastAsia" w:ascii="宋体" w:hAnsi="宋体" w:eastAsia="宋体" w:cs="宋体"/>
                <w:b/>
                <w:bCs w:val="0"/>
                <w:snapToGrid w:val="0"/>
                <w:color w:val="auto"/>
                <w:kern w:val="0"/>
                <w:sz w:val="21"/>
                <w:szCs w:val="21"/>
                <w:highlight w:val="none"/>
              </w:rPr>
              <w:t>单位</w:t>
            </w:r>
          </w:p>
        </w:tc>
        <w:tc>
          <w:tcPr>
            <w:tcW w:w="2479" w:type="dxa"/>
            <w:noWrap w:val="0"/>
            <w:vAlign w:val="center"/>
          </w:tcPr>
          <w:p w14:paraId="0243B3BF">
            <w:pPr>
              <w:jc w:val="center"/>
              <w:rPr>
                <w:rFonts w:hint="eastAsia" w:ascii="宋体" w:hAnsi="宋体" w:eastAsia="宋体" w:cs="宋体"/>
                <w:b/>
                <w:bCs w:val="0"/>
                <w:snapToGrid w:val="0"/>
                <w:color w:val="auto"/>
                <w:kern w:val="0"/>
                <w:sz w:val="21"/>
                <w:szCs w:val="21"/>
                <w:highlight w:val="none"/>
              </w:rPr>
            </w:pPr>
            <w:r>
              <w:rPr>
                <w:rFonts w:hint="eastAsia" w:ascii="宋体" w:hAnsi="宋体" w:eastAsia="宋体" w:cs="宋体"/>
                <w:b/>
                <w:bCs w:val="0"/>
                <w:snapToGrid w:val="0"/>
                <w:color w:val="auto"/>
                <w:kern w:val="0"/>
                <w:sz w:val="21"/>
                <w:szCs w:val="21"/>
                <w:highlight w:val="none"/>
              </w:rPr>
              <w:t>参考图</w:t>
            </w:r>
          </w:p>
        </w:tc>
        <w:tc>
          <w:tcPr>
            <w:tcW w:w="1922" w:type="dxa"/>
            <w:noWrap w:val="0"/>
            <w:vAlign w:val="center"/>
          </w:tcPr>
          <w:p w14:paraId="34C52DC6">
            <w:pPr>
              <w:jc w:val="center"/>
              <w:rPr>
                <w:rFonts w:hint="eastAsia" w:ascii="宋体" w:hAnsi="宋体" w:eastAsia="宋体" w:cs="宋体"/>
                <w:b/>
                <w:bCs w:val="0"/>
                <w:snapToGrid w:val="0"/>
                <w:color w:val="auto"/>
                <w:kern w:val="0"/>
                <w:sz w:val="21"/>
                <w:szCs w:val="21"/>
                <w:highlight w:val="none"/>
              </w:rPr>
            </w:pPr>
            <w:r>
              <w:rPr>
                <w:rFonts w:hint="eastAsia" w:ascii="宋体" w:hAnsi="宋体" w:eastAsia="宋体" w:cs="宋体"/>
                <w:b/>
                <w:bCs w:val="0"/>
                <w:snapToGrid w:val="0"/>
                <w:color w:val="auto"/>
                <w:kern w:val="0"/>
                <w:sz w:val="21"/>
                <w:szCs w:val="21"/>
                <w:highlight w:val="none"/>
              </w:rPr>
              <w:t>规格</w:t>
            </w:r>
          </w:p>
        </w:tc>
        <w:tc>
          <w:tcPr>
            <w:tcW w:w="3766" w:type="dxa"/>
            <w:noWrap w:val="0"/>
            <w:vAlign w:val="center"/>
          </w:tcPr>
          <w:p w14:paraId="6DCE3E2C">
            <w:pPr>
              <w:jc w:val="center"/>
              <w:rPr>
                <w:rFonts w:hint="eastAsia" w:ascii="宋体" w:hAnsi="宋体" w:eastAsia="宋体" w:cs="宋体"/>
                <w:b/>
                <w:bCs w:val="0"/>
                <w:snapToGrid w:val="0"/>
                <w:color w:val="auto"/>
                <w:kern w:val="0"/>
                <w:sz w:val="21"/>
                <w:szCs w:val="21"/>
                <w:highlight w:val="none"/>
              </w:rPr>
            </w:pPr>
            <w:r>
              <w:rPr>
                <w:rFonts w:hint="eastAsia" w:ascii="宋体" w:hAnsi="宋体" w:eastAsia="宋体" w:cs="宋体"/>
                <w:b/>
                <w:bCs w:val="0"/>
                <w:snapToGrid w:val="0"/>
                <w:color w:val="auto"/>
                <w:kern w:val="0"/>
                <w:sz w:val="21"/>
                <w:szCs w:val="21"/>
                <w:highlight w:val="none"/>
              </w:rPr>
              <w:t>技术要求</w:t>
            </w:r>
          </w:p>
        </w:tc>
      </w:tr>
      <w:tr w14:paraId="174D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 w:type="dxa"/>
            <w:noWrap w:val="0"/>
            <w:vAlign w:val="center"/>
          </w:tcPr>
          <w:p w14:paraId="42168C15">
            <w:pPr>
              <w:jc w:val="both"/>
              <w:rPr>
                <w:rFonts w:hint="default" w:ascii="宋体" w:hAnsi="宋体" w:eastAsia="宋体" w:cs="宋体"/>
                <w:bCs/>
                <w:snapToGrid w:val="0"/>
                <w:color w:val="auto"/>
                <w:kern w:val="0"/>
                <w:sz w:val="21"/>
                <w:szCs w:val="21"/>
                <w:highlight w:val="none"/>
                <w:lang w:val="en-US" w:eastAsia="zh-CN"/>
              </w:rPr>
            </w:pPr>
            <w:r>
              <w:rPr>
                <w:rFonts w:hint="eastAsia" w:ascii="宋体" w:hAnsi="宋体" w:eastAsia="宋体" w:cs="宋体"/>
                <w:bCs/>
                <w:snapToGrid w:val="0"/>
                <w:color w:val="auto"/>
                <w:kern w:val="0"/>
                <w:sz w:val="21"/>
                <w:szCs w:val="21"/>
                <w:highlight w:val="none"/>
                <w:lang w:val="en-US" w:eastAsia="zh-CN"/>
              </w:rPr>
              <w:t>1</w:t>
            </w:r>
          </w:p>
        </w:tc>
        <w:tc>
          <w:tcPr>
            <w:tcW w:w="556" w:type="dxa"/>
            <w:noWrap w:val="0"/>
            <w:vAlign w:val="center"/>
          </w:tcPr>
          <w:p w14:paraId="1AE961CC">
            <w:pPr>
              <w:jc w:val="center"/>
              <w:rPr>
                <w:rFonts w:hint="eastAsia" w:ascii="宋体" w:hAnsi="宋体" w:eastAsia="宋体" w:cs="宋体"/>
                <w:bCs/>
                <w:snapToGrid w:val="0"/>
                <w:color w:val="auto"/>
                <w:kern w:val="0"/>
                <w:sz w:val="21"/>
                <w:szCs w:val="21"/>
                <w:highlight w:val="none"/>
                <w:lang w:val="en-US" w:eastAsia="zh-CN"/>
              </w:rPr>
            </w:pPr>
            <w:bookmarkStart w:id="182" w:name="OLE_LINK111"/>
            <w:r>
              <w:rPr>
                <w:rFonts w:hint="eastAsia" w:ascii="宋体" w:hAnsi="宋体" w:eastAsia="宋体" w:cs="Times New Roman"/>
                <w:color w:val="auto"/>
                <w:highlight w:val="none"/>
                <w:lang w:val="en-US" w:eastAsia="zh-CN"/>
              </w:rPr>
              <w:t>口腔科</w:t>
            </w:r>
            <w:r>
              <w:rPr>
                <w:rFonts w:hint="eastAsia" w:ascii="宋体" w:hAnsi="宋体" w:eastAsia="宋体" w:cs="Times New Roman"/>
                <w:color w:val="auto"/>
                <w:highlight w:val="none"/>
              </w:rPr>
              <w:t>靠背凳</w:t>
            </w:r>
            <w:bookmarkEnd w:id="182"/>
          </w:p>
        </w:tc>
        <w:tc>
          <w:tcPr>
            <w:tcW w:w="322" w:type="dxa"/>
            <w:noWrap w:val="0"/>
            <w:vAlign w:val="center"/>
          </w:tcPr>
          <w:p w14:paraId="514F4CB8">
            <w:pPr>
              <w:jc w:val="center"/>
              <w:rPr>
                <w:rFonts w:hint="eastAsia" w:ascii="宋体" w:hAnsi="宋体" w:eastAsia="宋体" w:cs="宋体"/>
                <w:bCs/>
                <w:snapToGrid w:val="0"/>
                <w:color w:val="auto"/>
                <w:kern w:val="0"/>
                <w:sz w:val="21"/>
                <w:szCs w:val="21"/>
                <w:highlight w:val="none"/>
                <w:lang w:val="en-US" w:eastAsia="zh-CN"/>
              </w:rPr>
            </w:pPr>
            <w:r>
              <w:rPr>
                <w:rFonts w:hint="eastAsia" w:ascii="宋体" w:hAnsi="宋体" w:eastAsia="宋体" w:cs="宋体"/>
                <w:bCs/>
                <w:snapToGrid w:val="0"/>
                <w:color w:val="auto"/>
                <w:kern w:val="0"/>
                <w:sz w:val="21"/>
                <w:szCs w:val="21"/>
                <w:highlight w:val="none"/>
                <w:lang w:val="en-US" w:eastAsia="zh-CN"/>
              </w:rPr>
              <w:t>1</w:t>
            </w:r>
          </w:p>
        </w:tc>
        <w:tc>
          <w:tcPr>
            <w:tcW w:w="437" w:type="dxa"/>
            <w:noWrap w:val="0"/>
            <w:vAlign w:val="center"/>
          </w:tcPr>
          <w:p w14:paraId="58B70683">
            <w:pPr>
              <w:jc w:val="center"/>
              <w:rPr>
                <w:rFonts w:hint="eastAsia" w:ascii="宋体" w:hAnsi="宋体" w:eastAsia="宋体" w:cs="宋体"/>
                <w:bCs/>
                <w:snapToGrid w:val="0"/>
                <w:color w:val="auto"/>
                <w:kern w:val="0"/>
                <w:sz w:val="21"/>
                <w:szCs w:val="21"/>
                <w:highlight w:val="none"/>
                <w:lang w:val="en-US" w:eastAsia="zh-CN"/>
              </w:rPr>
            </w:pPr>
            <w:r>
              <w:rPr>
                <w:rFonts w:hint="eastAsia" w:ascii="宋体" w:hAnsi="宋体" w:eastAsia="宋体" w:cs="宋体"/>
                <w:bCs/>
                <w:snapToGrid w:val="0"/>
                <w:color w:val="auto"/>
                <w:kern w:val="0"/>
                <w:sz w:val="21"/>
                <w:szCs w:val="21"/>
                <w:highlight w:val="none"/>
                <w:lang w:val="en-US" w:eastAsia="zh-CN"/>
              </w:rPr>
              <w:t>张</w:t>
            </w:r>
          </w:p>
        </w:tc>
        <w:tc>
          <w:tcPr>
            <w:tcW w:w="2479" w:type="dxa"/>
            <w:noWrap w:val="0"/>
            <w:vAlign w:val="center"/>
          </w:tcPr>
          <w:p w14:paraId="061D8FF4">
            <w:pPr>
              <w:adjustRightInd w:val="0"/>
              <w:snapToGrid w:val="0"/>
              <w:jc w:val="both"/>
              <w:rPr>
                <w:rFonts w:hint="eastAsia" w:ascii="Tahoma" w:hAnsi="Tahoma" w:eastAsia="微软雅黑" w:cs="Times New Roman"/>
                <w:color w:val="auto"/>
                <w:sz w:val="22"/>
                <w:szCs w:val="22"/>
                <w:lang w:val="en-US" w:eastAsia="zh-CN" w:bidi="ar-SA"/>
              </w:rPr>
            </w:pPr>
          </w:p>
          <w:p w14:paraId="02EF5DA2">
            <w:pPr>
              <w:adjustRightInd w:val="0"/>
              <w:snapToGrid w:val="0"/>
              <w:jc w:val="center"/>
              <w:rPr>
                <w:rFonts w:hint="default" w:ascii="Tahoma" w:hAnsi="Tahoma" w:eastAsia="微软雅黑" w:cs="Times New Roman"/>
                <w:color w:val="auto"/>
                <w:sz w:val="22"/>
                <w:szCs w:val="22"/>
                <w:lang w:val="en-US" w:eastAsia="zh-CN" w:bidi="ar-SA"/>
              </w:rPr>
            </w:pPr>
            <w:r>
              <w:rPr>
                <w:rFonts w:ascii="Tahoma" w:hAnsi="Tahoma" w:eastAsia="微软雅黑" w:cs="Times New Roman"/>
                <w:color w:val="auto"/>
                <w:sz w:val="22"/>
                <w:szCs w:val="22"/>
                <w:lang w:val="en-US" w:eastAsia="zh-CN" w:bidi="ar-SA"/>
              </w:rPr>
              <w:drawing>
                <wp:inline distT="0" distB="0" distL="114300" distR="114300">
                  <wp:extent cx="1431290" cy="861695"/>
                  <wp:effectExtent l="0" t="0" r="6985" b="508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1"/>
                          <a:stretch>
                            <a:fillRect/>
                          </a:stretch>
                        </pic:blipFill>
                        <pic:spPr>
                          <a:xfrm>
                            <a:off x="0" y="0"/>
                            <a:ext cx="1431290" cy="861695"/>
                          </a:xfrm>
                          <a:prstGeom prst="rect">
                            <a:avLst/>
                          </a:prstGeom>
                          <a:noFill/>
                          <a:ln>
                            <a:noFill/>
                          </a:ln>
                        </pic:spPr>
                      </pic:pic>
                    </a:graphicData>
                  </a:graphic>
                </wp:inline>
              </w:drawing>
            </w:r>
          </w:p>
        </w:tc>
        <w:tc>
          <w:tcPr>
            <w:tcW w:w="1922" w:type="dxa"/>
            <w:noWrap w:val="0"/>
            <w:vAlign w:val="center"/>
          </w:tcPr>
          <w:p w14:paraId="37AC7A17">
            <w:pPr>
              <w:jc w:val="center"/>
              <w:rPr>
                <w:rFonts w:hint="eastAsia" w:ascii="宋体" w:hAnsi="宋体" w:eastAsia="宋体" w:cs="宋体"/>
                <w:bCs/>
                <w:snapToGrid w:val="0"/>
                <w:color w:val="auto"/>
                <w:kern w:val="0"/>
                <w:sz w:val="21"/>
                <w:szCs w:val="21"/>
                <w:highlight w:val="none"/>
              </w:rPr>
            </w:pPr>
            <w:r>
              <w:rPr>
                <w:rFonts w:hint="eastAsia" w:ascii="宋体" w:hAnsi="宋体" w:eastAsia="宋体" w:cs="宋体"/>
                <w:color w:val="auto"/>
                <w:kern w:val="0"/>
                <w:sz w:val="21"/>
                <w:szCs w:val="21"/>
              </w:rPr>
              <w:t>（</w:t>
            </w:r>
            <w:r>
              <w:rPr>
                <w:rFonts w:hint="eastAsia" w:ascii="宋体" w:hAnsi="宋体" w:eastAsia="宋体" w:cs="宋体"/>
                <w:color w:val="auto"/>
                <w:sz w:val="21"/>
                <w:szCs w:val="21"/>
              </w:rPr>
              <w:t>600*530*840</w:t>
            </w:r>
            <w:r>
              <w:rPr>
                <w:rFonts w:hint="eastAsia" w:ascii="宋体" w:hAnsi="宋体" w:eastAsia="宋体" w:cs="宋体"/>
                <w:color w:val="auto"/>
                <w:sz w:val="21"/>
                <w:szCs w:val="21"/>
                <w:lang w:val="en-US" w:eastAsia="zh-CN"/>
              </w:rPr>
              <w:t>-</w:t>
            </w:r>
            <w:r>
              <w:rPr>
                <w:rFonts w:hint="eastAsia" w:ascii="宋体" w:hAnsi="宋体" w:eastAsia="宋体" w:cs="宋体"/>
                <w:color w:val="auto"/>
                <w:sz w:val="21"/>
                <w:szCs w:val="21"/>
              </w:rPr>
              <w:t>960</w:t>
            </w:r>
            <w:r>
              <w:rPr>
                <w:rFonts w:hint="eastAsia" w:ascii="宋体" w:hAnsi="宋体" w:eastAsia="宋体" w:cs="宋体"/>
                <w:color w:val="auto"/>
                <w:kern w:val="0"/>
                <w:sz w:val="21"/>
                <w:szCs w:val="21"/>
              </w:rPr>
              <w:t>）</w:t>
            </w:r>
            <w:r>
              <w:rPr>
                <w:rFonts w:hint="eastAsia" w:ascii="宋体" w:hAnsi="宋体" w:eastAsia="宋体" w:cs="宋体"/>
                <w:color w:val="auto"/>
                <w:sz w:val="21"/>
                <w:szCs w:val="21"/>
              </w:rPr>
              <w:t>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5</w:t>
            </w:r>
            <w:r>
              <w:rPr>
                <w:rFonts w:hint="eastAsia" w:ascii="宋体" w:hAnsi="宋体" w:eastAsia="宋体" w:cs="宋体"/>
                <w:color w:val="auto"/>
                <w:kern w:val="0"/>
                <w:sz w:val="21"/>
                <w:szCs w:val="21"/>
              </w:rPr>
              <w:t>mm</w:t>
            </w:r>
          </w:p>
        </w:tc>
        <w:tc>
          <w:tcPr>
            <w:tcW w:w="3766" w:type="dxa"/>
            <w:noWrap w:val="0"/>
            <w:vAlign w:val="center"/>
          </w:tcPr>
          <w:p w14:paraId="390E4B4F">
            <w:pPr>
              <w:jc w:val="left"/>
              <w:rPr>
                <w:rFonts w:hint="eastAsia" w:ascii="宋体" w:hAnsi="宋体" w:eastAsia="宋体" w:cs="宋体"/>
                <w:color w:val="auto"/>
                <w:szCs w:val="21"/>
                <w:lang w:eastAsia="zh-CN"/>
              </w:rPr>
            </w:pPr>
            <w:bookmarkStart w:id="183" w:name="OLE_LINK106"/>
            <w:r>
              <w:rPr>
                <w:rFonts w:hint="eastAsia" w:ascii="宋体" w:hAnsi="宋体" w:eastAsia="宋体" w:cs="宋体"/>
                <w:color w:val="auto"/>
                <w:szCs w:val="21"/>
                <w:lang w:eastAsia="zh-CN"/>
              </w:rPr>
              <w:t>（1）椅身：由两个部分组成（座面、背壳），整椅胶背座深435mm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,整椅胶背高度450mm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，整椅胶背宽度455mm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kern w:val="0"/>
                <w:sz w:val="21"/>
                <w:szCs w:val="21"/>
                <w:lang w:eastAsia="zh-CN"/>
              </w:rPr>
              <w:t>，</w:t>
            </w:r>
            <w:r>
              <w:rPr>
                <w:rFonts w:hint="eastAsia" w:ascii="宋体" w:hAnsi="宋体" w:eastAsia="宋体" w:cs="宋体"/>
                <w:color w:val="auto"/>
                <w:szCs w:val="21"/>
                <w:lang w:eastAsia="zh-CN"/>
              </w:rPr>
              <w:t>两部件具有独立可拆卸功能.</w:t>
            </w:r>
          </w:p>
          <w:p w14:paraId="6EAAB7B2">
            <w:pPr>
              <w:jc w:val="left"/>
              <w:rPr>
                <w:rFonts w:hint="eastAsia" w:ascii="宋体" w:hAnsi="宋体" w:eastAsia="宋体" w:cs="宋体"/>
                <w:color w:val="auto"/>
                <w:szCs w:val="21"/>
                <w:lang w:eastAsia="zh-CN"/>
              </w:rPr>
            </w:pPr>
            <w:r>
              <w:rPr>
                <w:rFonts w:hint="eastAsia" w:ascii="宋体" w:hAnsi="宋体" w:eastAsia="宋体" w:cs="宋体"/>
                <w:color w:val="auto"/>
                <w:szCs w:val="21"/>
                <w:lang w:eastAsia="zh-CN"/>
              </w:rPr>
              <w:t>1.1.座面：总长470mm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,座板宽455mm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,厚度8mm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，背部为六菱形设计，扶手位置宽度为150mm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 xml:space="preserve">。 </w:t>
            </w:r>
          </w:p>
          <w:p w14:paraId="4AB5A1B3">
            <w:pPr>
              <w:jc w:val="left"/>
              <w:rPr>
                <w:rFonts w:hint="eastAsia" w:ascii="宋体" w:hAnsi="宋体" w:eastAsia="宋体" w:cs="宋体"/>
                <w:color w:val="auto"/>
                <w:szCs w:val="21"/>
                <w:lang w:eastAsia="zh-CN"/>
              </w:rPr>
            </w:pPr>
            <w:r>
              <w:rPr>
                <w:rFonts w:hint="eastAsia" w:ascii="宋体" w:hAnsi="宋体" w:eastAsia="宋体" w:cs="宋体"/>
                <w:color w:val="auto"/>
                <w:szCs w:val="21"/>
                <w:lang w:eastAsia="zh-CN"/>
              </w:rPr>
              <w:t>1.2.背壳：总宽420mm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kern w:val="0"/>
                <w:sz w:val="21"/>
                <w:szCs w:val="21"/>
                <w:lang w:eastAsia="zh-CN"/>
              </w:rPr>
              <w:t>，</w:t>
            </w:r>
            <w:r>
              <w:rPr>
                <w:rFonts w:hint="eastAsia" w:ascii="宋体" w:hAnsi="宋体" w:eastAsia="宋体" w:cs="宋体"/>
                <w:color w:val="auto"/>
                <w:szCs w:val="21"/>
                <w:lang w:eastAsia="zh-CN"/>
              </w:rPr>
              <w:t>上部宽度310mm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，下部宽度210mm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kern w:val="0"/>
                <w:sz w:val="21"/>
                <w:szCs w:val="21"/>
                <w:lang w:eastAsia="zh-CN"/>
              </w:rPr>
              <w:t>，</w:t>
            </w:r>
            <w:r>
              <w:rPr>
                <w:rFonts w:hint="eastAsia" w:ascii="宋体" w:hAnsi="宋体" w:eastAsia="宋体" w:cs="宋体"/>
                <w:color w:val="auto"/>
                <w:szCs w:val="21"/>
                <w:lang w:eastAsia="zh-CN"/>
              </w:rPr>
              <w:t>厚度6mm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kern w:val="0"/>
                <w:sz w:val="21"/>
                <w:szCs w:val="21"/>
                <w:lang w:eastAsia="zh-CN"/>
              </w:rPr>
              <w:t>，</w:t>
            </w:r>
            <w:r>
              <w:rPr>
                <w:rFonts w:hint="eastAsia" w:ascii="宋体" w:hAnsi="宋体" w:eastAsia="宋体" w:cs="宋体"/>
                <w:color w:val="auto"/>
                <w:szCs w:val="21"/>
                <w:lang w:eastAsia="zh-CN"/>
              </w:rPr>
              <w:t>背部内侧褶纹式设计。</w:t>
            </w:r>
          </w:p>
          <w:p w14:paraId="41914822">
            <w:pPr>
              <w:jc w:val="left"/>
              <w:rPr>
                <w:rFonts w:hint="eastAsia" w:ascii="宋体" w:hAnsi="宋体" w:eastAsia="宋体" w:cs="宋体"/>
                <w:color w:val="auto"/>
                <w:szCs w:val="21"/>
                <w:lang w:eastAsia="zh-CN"/>
              </w:rPr>
            </w:pPr>
            <w:r>
              <w:rPr>
                <w:rFonts w:hint="eastAsia" w:ascii="宋体" w:hAnsi="宋体" w:eastAsia="宋体" w:cs="宋体"/>
                <w:color w:val="auto"/>
                <w:szCs w:val="21"/>
                <w:lang w:eastAsia="zh-CN"/>
              </w:rPr>
              <w:t>1.3.挂钩：可拆卸活动式挂钩，可上下翻转90°。长度45mm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，宽度42mm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，厚度3mm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0.5</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w:t>
            </w:r>
          </w:p>
          <w:p w14:paraId="037E41C3">
            <w:pPr>
              <w:jc w:val="left"/>
              <w:rPr>
                <w:rFonts w:hint="eastAsia" w:ascii="宋体" w:hAnsi="宋体" w:eastAsia="宋体" w:cs="宋体"/>
                <w:bCs/>
                <w:snapToGrid w:val="0"/>
                <w:color w:val="auto"/>
                <w:kern w:val="0"/>
                <w:sz w:val="21"/>
                <w:szCs w:val="21"/>
                <w:highlight w:val="none"/>
                <w:lang w:val="en-US" w:eastAsia="zh-CN" w:bidi="ar-SA"/>
              </w:rPr>
            </w:pPr>
            <w:r>
              <w:rPr>
                <w:rFonts w:hint="eastAsia" w:ascii="宋体" w:hAnsi="宋体" w:eastAsia="宋体" w:cs="宋体"/>
                <w:color w:val="auto"/>
                <w:szCs w:val="21"/>
                <w:lang w:val="en-US" w:eastAsia="zh-CN"/>
              </w:rPr>
              <w:t>（2）</w:t>
            </w:r>
            <w:r>
              <w:rPr>
                <w:rFonts w:hint="eastAsia" w:ascii="宋体" w:hAnsi="宋体" w:eastAsia="宋体" w:cs="宋体"/>
                <w:color w:val="auto"/>
                <w:szCs w:val="21"/>
                <w:lang w:eastAsia="zh-CN"/>
              </w:rPr>
              <w:t>尼龙脚半径320mm</w:t>
            </w:r>
            <w:r>
              <w:rPr>
                <w:rFonts w:hint="eastAsia" w:ascii="宋体" w:hAnsi="宋体" w:eastAsia="宋体" w:cs="宋体"/>
                <w:color w:val="auto"/>
                <w:kern w:val="0"/>
                <w:sz w:val="21"/>
                <w:szCs w:val="21"/>
              </w:rPr>
              <w:t>±</w:t>
            </w:r>
            <w:r>
              <w:rPr>
                <w:rFonts w:hint="eastAsia" w:ascii="宋体" w:hAnsi="宋体" w:eastAsia="宋体" w:cs="宋体"/>
                <w:color w:val="auto"/>
                <w:kern w:val="0"/>
                <w:sz w:val="21"/>
                <w:szCs w:val="21"/>
                <w:lang w:val="en-US" w:eastAsia="zh-CN"/>
              </w:rPr>
              <w:t>2</w:t>
            </w:r>
            <w:r>
              <w:rPr>
                <w:rFonts w:hint="eastAsia" w:ascii="宋体" w:hAnsi="宋体" w:eastAsia="宋体" w:cs="宋体"/>
                <w:color w:val="auto"/>
                <w:kern w:val="0"/>
                <w:sz w:val="21"/>
                <w:szCs w:val="21"/>
              </w:rPr>
              <w:t>mm</w:t>
            </w:r>
            <w:r>
              <w:rPr>
                <w:rFonts w:hint="eastAsia" w:ascii="宋体" w:hAnsi="宋体" w:eastAsia="宋体" w:cs="宋体"/>
                <w:color w:val="auto"/>
                <w:szCs w:val="21"/>
                <w:lang w:eastAsia="zh-CN"/>
              </w:rPr>
              <w:t>。</w:t>
            </w:r>
            <w:bookmarkEnd w:id="183"/>
          </w:p>
        </w:tc>
      </w:tr>
      <w:tr w14:paraId="7568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2" w:hRule="atLeast"/>
          <w:jc w:val="center"/>
        </w:trPr>
        <w:tc>
          <w:tcPr>
            <w:tcW w:w="437" w:type="dxa"/>
            <w:noWrap w:val="0"/>
            <w:vAlign w:val="center"/>
          </w:tcPr>
          <w:p w14:paraId="59C66BAC">
            <w:pPr>
              <w:jc w:val="center"/>
              <w:rPr>
                <w:rFonts w:hint="eastAsia" w:ascii="宋体" w:hAnsi="宋体" w:eastAsia="宋体" w:cs="宋体"/>
                <w:bCs/>
                <w:snapToGrid w:val="0"/>
                <w:color w:val="auto"/>
                <w:kern w:val="0"/>
                <w:sz w:val="21"/>
                <w:szCs w:val="21"/>
                <w:highlight w:val="none"/>
                <w:lang w:eastAsia="zh-CN"/>
              </w:rPr>
            </w:pPr>
            <w:r>
              <w:rPr>
                <w:rFonts w:hint="eastAsia" w:ascii="宋体" w:hAnsi="宋体" w:eastAsia="宋体" w:cs="宋体"/>
                <w:bCs/>
                <w:snapToGrid w:val="0"/>
                <w:color w:val="auto"/>
                <w:kern w:val="0"/>
                <w:sz w:val="21"/>
                <w:szCs w:val="21"/>
                <w:highlight w:val="none"/>
                <w:lang w:val="en-US" w:eastAsia="zh-CN"/>
              </w:rPr>
              <w:t>2</w:t>
            </w:r>
          </w:p>
        </w:tc>
        <w:tc>
          <w:tcPr>
            <w:tcW w:w="556" w:type="dxa"/>
            <w:noWrap w:val="0"/>
            <w:vAlign w:val="center"/>
          </w:tcPr>
          <w:p w14:paraId="1EE50BA8">
            <w:pPr>
              <w:jc w:val="left"/>
              <w:rPr>
                <w:rFonts w:hint="default" w:ascii="宋体" w:hAnsi="宋体" w:eastAsia="宋体" w:cs="宋体"/>
                <w:bCs/>
                <w:snapToGrid w:val="0"/>
                <w:color w:val="auto"/>
                <w:kern w:val="0"/>
                <w:sz w:val="21"/>
                <w:szCs w:val="21"/>
                <w:highlight w:val="none"/>
                <w:lang w:val="en-US" w:eastAsia="zh-CN" w:bidi="ar-SA"/>
              </w:rPr>
            </w:pPr>
            <w:bookmarkStart w:id="184" w:name="OLE_LINK10"/>
            <w:r>
              <w:rPr>
                <w:rFonts w:hint="default" w:ascii="宋体" w:hAnsi="宋体" w:eastAsia="宋体" w:cs="宋体"/>
                <w:bCs/>
                <w:snapToGrid w:val="0"/>
                <w:color w:val="auto"/>
                <w:kern w:val="0"/>
                <w:sz w:val="21"/>
                <w:szCs w:val="21"/>
                <w:highlight w:val="none"/>
                <w:lang w:val="en-US" w:eastAsia="zh-CN"/>
              </w:rPr>
              <w:t>洗婴台</w:t>
            </w:r>
            <w:bookmarkEnd w:id="184"/>
            <w:r>
              <w:rPr>
                <w:rFonts w:hint="eastAsia" w:ascii="宋体" w:hAnsi="宋体" w:eastAsia="宋体" w:cs="宋体"/>
                <w:bCs/>
                <w:snapToGrid w:val="0"/>
                <w:color w:val="auto"/>
                <w:kern w:val="0"/>
                <w:sz w:val="21"/>
                <w:szCs w:val="21"/>
                <w:highlight w:val="none"/>
              </w:rPr>
              <w:t>-</w:t>
            </w:r>
            <w:r>
              <w:rPr>
                <w:rFonts w:hint="eastAsia" w:ascii="宋体" w:hAnsi="宋体" w:eastAsia="宋体" w:cs="宋体"/>
                <w:bCs/>
                <w:snapToGrid w:val="0"/>
                <w:color w:val="auto"/>
                <w:kern w:val="0"/>
                <w:sz w:val="21"/>
                <w:szCs w:val="21"/>
                <w:highlight w:val="none"/>
                <w:lang w:val="en-US" w:eastAsia="zh-CN"/>
              </w:rPr>
              <w:t>配件</w:t>
            </w:r>
          </w:p>
        </w:tc>
        <w:tc>
          <w:tcPr>
            <w:tcW w:w="322" w:type="dxa"/>
            <w:noWrap w:val="0"/>
            <w:vAlign w:val="center"/>
          </w:tcPr>
          <w:p w14:paraId="38065CBD">
            <w:pPr>
              <w:jc w:val="left"/>
              <w:rPr>
                <w:rFonts w:hint="eastAsia" w:ascii="宋体" w:hAnsi="宋体" w:eastAsia="宋体" w:cs="宋体"/>
                <w:bCs/>
                <w:snapToGrid w:val="0"/>
                <w:color w:val="auto"/>
                <w:kern w:val="0"/>
                <w:sz w:val="21"/>
                <w:szCs w:val="21"/>
                <w:highlight w:val="none"/>
                <w:lang w:eastAsia="zh-CN"/>
              </w:rPr>
            </w:pPr>
            <w:r>
              <w:rPr>
                <w:rFonts w:hint="eastAsia" w:ascii="宋体" w:hAnsi="宋体" w:eastAsia="宋体" w:cs="宋体"/>
                <w:bCs/>
                <w:snapToGrid w:val="0"/>
                <w:color w:val="auto"/>
                <w:kern w:val="0"/>
                <w:sz w:val="21"/>
                <w:szCs w:val="21"/>
                <w:highlight w:val="none"/>
                <w:lang w:val="en-US" w:eastAsia="zh-CN"/>
              </w:rPr>
              <w:t>1</w:t>
            </w:r>
          </w:p>
        </w:tc>
        <w:tc>
          <w:tcPr>
            <w:tcW w:w="437" w:type="dxa"/>
            <w:noWrap w:val="0"/>
            <w:vAlign w:val="center"/>
          </w:tcPr>
          <w:p w14:paraId="67CF35AF">
            <w:pPr>
              <w:jc w:val="left"/>
              <w:rPr>
                <w:rFonts w:hint="eastAsia" w:ascii="宋体" w:hAnsi="宋体" w:eastAsia="宋体" w:cs="宋体"/>
                <w:bCs/>
                <w:snapToGrid w:val="0"/>
                <w:color w:val="auto"/>
                <w:kern w:val="0"/>
                <w:sz w:val="21"/>
                <w:szCs w:val="21"/>
                <w:highlight w:val="none"/>
              </w:rPr>
            </w:pPr>
            <w:r>
              <w:rPr>
                <w:rFonts w:hint="eastAsia" w:ascii="宋体" w:hAnsi="宋体" w:eastAsia="宋体" w:cs="宋体"/>
                <w:bCs/>
                <w:snapToGrid w:val="0"/>
                <w:color w:val="auto"/>
                <w:kern w:val="0"/>
                <w:sz w:val="21"/>
                <w:szCs w:val="21"/>
                <w:highlight w:val="none"/>
              </w:rPr>
              <w:t>件</w:t>
            </w:r>
          </w:p>
        </w:tc>
        <w:tc>
          <w:tcPr>
            <w:tcW w:w="2479" w:type="dxa"/>
            <w:noWrap w:val="0"/>
            <w:vAlign w:val="center"/>
          </w:tcPr>
          <w:p w14:paraId="6E817B33">
            <w:pPr>
              <w:jc w:val="center"/>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drawing>
                <wp:inline distT="0" distB="0" distL="114300" distR="114300">
                  <wp:extent cx="1433195" cy="684530"/>
                  <wp:effectExtent l="0" t="0" r="5080" b="1270"/>
                  <wp:docPr id="14" name="图片 10" descr="企业微信截图_1747014355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企业微信截图_17470143558402"/>
                          <pic:cNvPicPr>
                            <a:picLocks noChangeAspect="1"/>
                          </pic:cNvPicPr>
                        </pic:nvPicPr>
                        <pic:blipFill>
                          <a:blip r:embed="rId12"/>
                          <a:stretch>
                            <a:fillRect/>
                          </a:stretch>
                        </pic:blipFill>
                        <pic:spPr>
                          <a:xfrm>
                            <a:off x="0" y="0"/>
                            <a:ext cx="1433195" cy="684530"/>
                          </a:xfrm>
                          <a:prstGeom prst="rect">
                            <a:avLst/>
                          </a:prstGeom>
                          <a:noFill/>
                          <a:ln>
                            <a:noFill/>
                          </a:ln>
                        </pic:spPr>
                      </pic:pic>
                    </a:graphicData>
                  </a:graphic>
                </wp:inline>
              </w:drawing>
            </w:r>
          </w:p>
        </w:tc>
        <w:tc>
          <w:tcPr>
            <w:tcW w:w="1922" w:type="dxa"/>
            <w:noWrap w:val="0"/>
            <w:vAlign w:val="center"/>
          </w:tcPr>
          <w:p w14:paraId="70A6C255">
            <w:pPr>
              <w:jc w:val="center"/>
              <w:rPr>
                <w:rFonts w:hint="eastAsia" w:ascii="宋体" w:hAnsi="宋体" w:eastAsia="宋体" w:cs="宋体"/>
                <w:bCs/>
                <w:snapToGrid w:val="0"/>
                <w:color w:val="auto"/>
                <w:kern w:val="0"/>
                <w:sz w:val="21"/>
                <w:szCs w:val="21"/>
                <w:highlight w:val="none"/>
              </w:rPr>
            </w:pPr>
            <w:r>
              <w:rPr>
                <w:rFonts w:hint="eastAsia" w:ascii="宋体" w:hAnsi="宋体" w:eastAsia="宋体" w:cs="宋体"/>
                <w:bCs/>
                <w:snapToGrid w:val="0"/>
                <w:color w:val="auto"/>
                <w:kern w:val="0"/>
                <w:sz w:val="21"/>
                <w:szCs w:val="21"/>
                <w:highlight w:val="none"/>
                <w:lang w:val="en-US" w:eastAsia="zh-CN"/>
              </w:rPr>
              <w:t>(260*487*424）</w:t>
            </w:r>
            <w:r>
              <w:rPr>
                <w:rFonts w:hint="eastAsia" w:ascii="宋体" w:hAnsi="宋体" w:eastAsia="宋体" w:cs="宋体"/>
                <w:bCs/>
                <w:snapToGrid w:val="0"/>
                <w:color w:val="auto"/>
                <w:kern w:val="0"/>
                <w:sz w:val="21"/>
                <w:szCs w:val="21"/>
                <w:highlight w:val="none"/>
              </w:rPr>
              <w:t>mm</w:t>
            </w:r>
            <w:r>
              <w:rPr>
                <w:rFonts w:hint="eastAsia" w:ascii="宋体" w:hAnsi="宋体" w:eastAsia="宋体" w:cs="宋体"/>
                <w:bCs/>
                <w:snapToGrid w:val="0"/>
                <w:color w:val="auto"/>
                <w:kern w:val="0"/>
                <w:sz w:val="21"/>
                <w:szCs w:val="21"/>
                <w:highlight w:val="none"/>
                <w:lang w:val="en-US" w:eastAsia="zh-CN"/>
              </w:rPr>
              <w:t>±5mm</w:t>
            </w:r>
          </w:p>
        </w:tc>
        <w:tc>
          <w:tcPr>
            <w:tcW w:w="3766" w:type="dxa"/>
            <w:noWrap w:val="0"/>
            <w:vAlign w:val="center"/>
          </w:tcPr>
          <w:p w14:paraId="2DD46FD5">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bookmarkStart w:id="185" w:name="OLE_LINK113"/>
            <w:r>
              <w:rPr>
                <w:rFonts w:hint="eastAsia" w:ascii="宋体" w:hAnsi="宋体" w:eastAsia="宋体" w:cs="宋体"/>
                <w:color w:val="auto"/>
                <w:kern w:val="2"/>
                <w:sz w:val="21"/>
                <w:szCs w:val="21"/>
                <w:highlight w:val="none"/>
                <w:lang w:val="en-US" w:eastAsia="zh-CN" w:bidi="ar-SA"/>
              </w:rPr>
              <w:t>（1）含有冷水和热水共两个进水管；</w:t>
            </w:r>
          </w:p>
          <w:p w14:paraId="63797466">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（2）触摸控制系统采用</w:t>
            </w:r>
            <w:bookmarkStart w:id="186" w:name="OLE_LINK120"/>
            <w:r>
              <w:rPr>
                <w:rFonts w:hint="eastAsia" w:ascii="宋体" w:hAnsi="宋体" w:eastAsia="宋体" w:cs="宋体"/>
                <w:color w:val="auto"/>
                <w:kern w:val="2"/>
                <w:sz w:val="21"/>
                <w:szCs w:val="21"/>
                <w:highlight w:val="none"/>
                <w:lang w:val="en-US" w:eastAsia="zh-CN" w:bidi="ar-SA"/>
              </w:rPr>
              <w:t>触控屏幕</w:t>
            </w:r>
            <w:bookmarkEnd w:id="186"/>
            <w:r>
              <w:rPr>
                <w:rFonts w:hint="eastAsia" w:ascii="宋体" w:hAnsi="宋体" w:eastAsia="宋体" w:cs="宋体"/>
                <w:color w:val="auto"/>
                <w:kern w:val="2"/>
                <w:sz w:val="21"/>
                <w:szCs w:val="21"/>
                <w:highlight w:val="none"/>
                <w:lang w:val="en-US" w:eastAsia="zh-CN" w:bidi="ar-SA"/>
              </w:rPr>
              <w:t>；</w:t>
            </w:r>
          </w:p>
          <w:p w14:paraId="377A7A11">
            <w:pPr>
              <w:widowControl w:val="0"/>
              <w:numPr>
                <w:ilvl w:val="0"/>
                <w:numId w:val="0"/>
              </w:numPr>
              <w:ind w:left="0" w:leftChars="0" w:firstLine="0" w:firstLineChars="0"/>
              <w:jc w:val="both"/>
              <w:rPr>
                <w:rFonts w:hint="default" w:ascii="宋体" w:hAnsi="宋体" w:eastAsia="宋体" w:cs="宋体"/>
                <w:bCs/>
                <w:snapToGrid w:val="0"/>
                <w:color w:val="auto"/>
                <w:kern w:val="0"/>
                <w:sz w:val="21"/>
                <w:szCs w:val="21"/>
                <w:highlight w:val="none"/>
                <w:lang w:val="en-US" w:eastAsia="zh-CN"/>
              </w:rPr>
            </w:pPr>
            <w:r>
              <w:rPr>
                <w:rFonts w:hint="eastAsia" w:ascii="宋体" w:hAnsi="宋体" w:eastAsia="宋体" w:cs="宋体"/>
                <w:color w:val="auto"/>
                <w:kern w:val="2"/>
                <w:sz w:val="21"/>
                <w:szCs w:val="21"/>
                <w:highlight w:val="none"/>
                <w:lang w:val="en-US" w:eastAsia="zh-CN" w:bidi="ar-SA"/>
              </w:rPr>
              <w:t>（3）触摸控制系统主机尺寸宽度260mm，深度72mm，高度240mm，(尺寸偏差±5mm)；采用可升降支臂，360度自由旋转的操作摆臂；可调节高度≥410mm，425mm≥深度≥180mm，(尺寸偏差±5mm)；</w:t>
            </w:r>
            <w:bookmarkEnd w:id="185"/>
          </w:p>
        </w:tc>
      </w:tr>
      <w:tr w14:paraId="3D18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37" w:type="dxa"/>
            <w:noWrap w:val="0"/>
            <w:vAlign w:val="center"/>
          </w:tcPr>
          <w:p w14:paraId="3B879021">
            <w:pPr>
              <w:jc w:val="center"/>
              <w:rPr>
                <w:rFonts w:hint="eastAsia" w:ascii="宋体" w:hAnsi="宋体" w:eastAsia="宋体" w:cs="宋体"/>
                <w:bCs/>
                <w:snapToGrid w:val="0"/>
                <w:color w:val="auto"/>
                <w:kern w:val="0"/>
                <w:sz w:val="21"/>
                <w:szCs w:val="21"/>
                <w:highlight w:val="none"/>
                <w:lang w:eastAsia="zh-CN"/>
              </w:rPr>
            </w:pPr>
            <w:r>
              <w:rPr>
                <w:rFonts w:hint="eastAsia" w:ascii="宋体" w:hAnsi="宋体" w:eastAsia="宋体" w:cs="宋体"/>
                <w:bCs/>
                <w:snapToGrid w:val="0"/>
                <w:color w:val="auto"/>
                <w:kern w:val="0"/>
                <w:sz w:val="21"/>
                <w:szCs w:val="21"/>
                <w:highlight w:val="none"/>
                <w:lang w:val="en-US" w:eastAsia="zh-CN"/>
              </w:rPr>
              <w:t>3</w:t>
            </w:r>
          </w:p>
        </w:tc>
        <w:tc>
          <w:tcPr>
            <w:tcW w:w="556" w:type="dxa"/>
            <w:noWrap w:val="0"/>
            <w:vAlign w:val="center"/>
          </w:tcPr>
          <w:p w14:paraId="298CB321">
            <w:pPr>
              <w:jc w:val="left"/>
              <w:rPr>
                <w:rFonts w:hint="default" w:ascii="宋体" w:hAnsi="宋体" w:eastAsia="宋体" w:cs="宋体"/>
                <w:bCs/>
                <w:snapToGrid w:val="0"/>
                <w:color w:val="auto"/>
                <w:kern w:val="0"/>
                <w:sz w:val="21"/>
                <w:szCs w:val="21"/>
                <w:highlight w:val="none"/>
                <w:lang w:val="en-US" w:eastAsia="zh-CN"/>
              </w:rPr>
            </w:pPr>
            <w:bookmarkStart w:id="187" w:name="OLE_LINK112"/>
            <w:r>
              <w:rPr>
                <w:rFonts w:hint="eastAsia" w:ascii="宋体" w:hAnsi="宋体" w:eastAsia="宋体" w:cs="宋体"/>
                <w:bCs/>
                <w:snapToGrid w:val="0"/>
                <w:color w:val="auto"/>
                <w:kern w:val="0"/>
                <w:sz w:val="21"/>
                <w:szCs w:val="21"/>
                <w:highlight w:val="none"/>
                <w:lang w:val="en-US" w:eastAsia="zh-CN"/>
              </w:rPr>
              <w:t>药品柜</w:t>
            </w:r>
            <w:bookmarkEnd w:id="187"/>
          </w:p>
        </w:tc>
        <w:tc>
          <w:tcPr>
            <w:tcW w:w="322" w:type="dxa"/>
            <w:noWrap w:val="0"/>
            <w:vAlign w:val="center"/>
          </w:tcPr>
          <w:p w14:paraId="2ED37BC8">
            <w:pPr>
              <w:jc w:val="left"/>
              <w:rPr>
                <w:rFonts w:hint="eastAsia" w:ascii="宋体" w:hAnsi="宋体" w:eastAsia="宋体" w:cs="宋体"/>
                <w:bCs/>
                <w:snapToGrid w:val="0"/>
                <w:color w:val="auto"/>
                <w:kern w:val="0"/>
                <w:sz w:val="21"/>
                <w:szCs w:val="21"/>
                <w:highlight w:val="none"/>
              </w:rPr>
            </w:pPr>
            <w:r>
              <w:rPr>
                <w:rFonts w:hint="eastAsia" w:ascii="宋体" w:hAnsi="宋体" w:eastAsia="宋体" w:cs="宋体"/>
                <w:bCs/>
                <w:snapToGrid w:val="0"/>
                <w:color w:val="auto"/>
                <w:kern w:val="0"/>
                <w:sz w:val="21"/>
                <w:szCs w:val="21"/>
                <w:highlight w:val="none"/>
              </w:rPr>
              <w:t>1</w:t>
            </w:r>
          </w:p>
        </w:tc>
        <w:tc>
          <w:tcPr>
            <w:tcW w:w="437" w:type="dxa"/>
            <w:noWrap w:val="0"/>
            <w:vAlign w:val="center"/>
          </w:tcPr>
          <w:p w14:paraId="3B1B26A0">
            <w:pPr>
              <w:jc w:val="left"/>
              <w:rPr>
                <w:rFonts w:hint="eastAsia" w:ascii="宋体" w:hAnsi="宋体" w:eastAsia="宋体" w:cs="宋体"/>
                <w:bCs/>
                <w:snapToGrid w:val="0"/>
                <w:color w:val="auto"/>
                <w:kern w:val="0"/>
                <w:sz w:val="21"/>
                <w:szCs w:val="21"/>
                <w:highlight w:val="none"/>
                <w:lang w:eastAsia="zh-CN"/>
              </w:rPr>
            </w:pPr>
            <w:r>
              <w:rPr>
                <w:rFonts w:hint="eastAsia" w:ascii="宋体" w:hAnsi="宋体" w:eastAsia="宋体" w:cs="宋体"/>
                <w:bCs/>
                <w:snapToGrid w:val="0"/>
                <w:color w:val="auto"/>
                <w:kern w:val="0"/>
                <w:sz w:val="21"/>
                <w:szCs w:val="21"/>
                <w:highlight w:val="none"/>
                <w:lang w:val="en-US" w:eastAsia="zh-CN"/>
              </w:rPr>
              <w:t>组</w:t>
            </w:r>
          </w:p>
        </w:tc>
        <w:tc>
          <w:tcPr>
            <w:tcW w:w="2479" w:type="dxa"/>
            <w:noWrap w:val="0"/>
            <w:vAlign w:val="center"/>
          </w:tcPr>
          <w:p w14:paraId="386CEB97">
            <w:pPr>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drawing>
                <wp:inline distT="0" distB="0" distL="114300" distR="114300">
                  <wp:extent cx="1433195" cy="1473200"/>
                  <wp:effectExtent l="0" t="0" r="5080" b="3175"/>
                  <wp:docPr id="16" name="图片 11" descr="企业微信截图_1745367552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企业微信截图_17453675527691"/>
                          <pic:cNvPicPr>
                            <a:picLocks noChangeAspect="1"/>
                          </pic:cNvPicPr>
                        </pic:nvPicPr>
                        <pic:blipFill>
                          <a:blip r:embed="rId13"/>
                          <a:stretch>
                            <a:fillRect/>
                          </a:stretch>
                        </pic:blipFill>
                        <pic:spPr>
                          <a:xfrm>
                            <a:off x="0" y="0"/>
                            <a:ext cx="1433195" cy="1473200"/>
                          </a:xfrm>
                          <a:prstGeom prst="rect">
                            <a:avLst/>
                          </a:prstGeom>
                          <a:noFill/>
                          <a:ln>
                            <a:noFill/>
                          </a:ln>
                        </pic:spPr>
                      </pic:pic>
                    </a:graphicData>
                  </a:graphic>
                </wp:inline>
              </w:drawing>
            </w:r>
          </w:p>
        </w:tc>
        <w:tc>
          <w:tcPr>
            <w:tcW w:w="1922" w:type="dxa"/>
            <w:noWrap w:val="0"/>
            <w:vAlign w:val="center"/>
          </w:tcPr>
          <w:p w14:paraId="24751C26">
            <w:pPr>
              <w:jc w:val="center"/>
              <w:rPr>
                <w:rFonts w:hint="default" w:ascii="宋体" w:hAnsi="宋体" w:eastAsia="宋体" w:cs="宋体"/>
                <w:bCs/>
                <w:snapToGrid w:val="0"/>
                <w:color w:val="auto"/>
                <w:kern w:val="0"/>
                <w:sz w:val="21"/>
                <w:szCs w:val="21"/>
                <w:highlight w:val="none"/>
                <w:lang w:val="en-US" w:eastAsia="zh-CN"/>
              </w:rPr>
            </w:pPr>
            <w:bookmarkStart w:id="188" w:name="OLE_LINK119"/>
            <w:r>
              <w:rPr>
                <w:rFonts w:hint="eastAsia" w:ascii="宋体" w:hAnsi="宋体" w:eastAsia="宋体" w:cs="宋体"/>
                <w:bCs/>
                <w:snapToGrid w:val="0"/>
                <w:color w:val="auto"/>
                <w:kern w:val="0"/>
                <w:sz w:val="21"/>
                <w:szCs w:val="21"/>
                <w:highlight w:val="none"/>
                <w:lang w:val="en-US" w:eastAsia="zh-CN"/>
              </w:rPr>
              <w:t>(900</w:t>
            </w:r>
            <w:bookmarkEnd w:id="188"/>
            <w:r>
              <w:rPr>
                <w:rFonts w:hint="eastAsia" w:ascii="宋体" w:hAnsi="宋体" w:eastAsia="宋体" w:cs="宋体"/>
                <w:bCs/>
                <w:snapToGrid w:val="0"/>
                <w:color w:val="auto"/>
                <w:kern w:val="0"/>
                <w:sz w:val="21"/>
                <w:szCs w:val="21"/>
                <w:highlight w:val="none"/>
                <w:lang w:val="en-US" w:eastAsia="zh-CN"/>
              </w:rPr>
              <w:t>*600*2000)mm±10mm</w:t>
            </w:r>
          </w:p>
        </w:tc>
        <w:tc>
          <w:tcPr>
            <w:tcW w:w="3766" w:type="dxa"/>
            <w:noWrap w:val="0"/>
            <w:vAlign w:val="center"/>
          </w:tcPr>
          <w:p w14:paraId="241290EC">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bookmarkStart w:id="189" w:name="OLE_LINK116"/>
            <w:r>
              <w:rPr>
                <w:rFonts w:hint="eastAsia" w:ascii="Times New Roman" w:hAnsi="Times New Roman" w:eastAsia="宋体" w:cs="Times New Roman"/>
                <w:color w:val="auto"/>
                <w:kern w:val="2"/>
                <w:sz w:val="21"/>
                <w:szCs w:val="24"/>
                <w:highlight w:val="none"/>
                <w:lang w:val="en-US" w:eastAsia="zh-CN" w:bidi="ar-SA"/>
              </w:rPr>
              <w:t>（1）</w:t>
            </w:r>
            <w:r>
              <w:rPr>
                <w:rFonts w:hint="eastAsia" w:ascii="宋体" w:hAnsi="宋体" w:eastAsia="宋体" w:cs="宋体"/>
                <w:color w:val="auto"/>
                <w:kern w:val="2"/>
                <w:sz w:val="21"/>
                <w:szCs w:val="21"/>
                <w:highlight w:val="none"/>
                <w:lang w:val="en-US" w:eastAsia="zh-CN" w:bidi="ar-SA"/>
              </w:rPr>
              <w:t>屏幕使用触摸显示屏。</w:t>
            </w:r>
          </w:p>
          <w:p w14:paraId="1A572E0A">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（2）具有双目摄像头、指纹识别、工卡识别等标识或模组。</w:t>
            </w:r>
          </w:p>
          <w:p w14:paraId="0D65F21B">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（3）带有物品扫码以及扫描二维码的扫码头模组；</w:t>
            </w:r>
          </w:p>
          <w:p w14:paraId="3BD2D50A">
            <w:pPr>
              <w:widowControl w:val="0"/>
              <w:numPr>
                <w:ilvl w:val="0"/>
                <w:numId w:val="0"/>
              </w:numPr>
              <w:ind w:left="0" w:leftChars="0" w:firstLine="0" w:firstLineChars="0"/>
              <w:jc w:val="both"/>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color w:val="auto"/>
                <w:kern w:val="2"/>
                <w:sz w:val="21"/>
                <w:szCs w:val="21"/>
                <w:highlight w:val="none"/>
                <w:lang w:val="en-US" w:eastAsia="zh-CN" w:bidi="ar-SA"/>
              </w:rPr>
              <w:t>（4）</w:t>
            </w:r>
            <w:r>
              <w:rPr>
                <w:rFonts w:hint="eastAsia" w:ascii="宋体" w:hAnsi="宋体" w:eastAsia="宋体" w:cs="宋体"/>
                <w:color w:val="auto"/>
                <w:kern w:val="2"/>
                <w:sz w:val="21"/>
                <w:szCs w:val="21"/>
                <w:highlight w:val="none"/>
                <w:lang w:val="en-US" w:eastAsia="zh-CN" w:bidi="ar-SA"/>
              </w:rPr>
              <w:t>屏幕上部有温湿度显示区域，</w:t>
            </w:r>
            <w:r>
              <w:rPr>
                <w:rFonts w:hint="eastAsia" w:ascii="宋体" w:hAnsi="宋体" w:eastAsia="宋体" w:cs="宋体"/>
                <w:b w:val="0"/>
                <w:bCs w:val="0"/>
                <w:color w:val="auto"/>
                <w:kern w:val="2"/>
                <w:sz w:val="21"/>
                <w:szCs w:val="21"/>
                <w:highlight w:val="none"/>
                <w:lang w:val="en-US" w:eastAsia="zh-CN" w:bidi="ar-SA"/>
              </w:rPr>
              <w:t>标记温湿度丝印；</w:t>
            </w:r>
          </w:p>
          <w:p w14:paraId="69B652AC">
            <w:pPr>
              <w:widowControl w:val="0"/>
              <w:numPr>
                <w:ilvl w:val="0"/>
                <w:numId w:val="0"/>
              </w:numPr>
              <w:ind w:left="0" w:leftChars="0" w:firstLine="0" w:firstLineChars="0"/>
              <w:jc w:val="both"/>
              <w:rPr>
                <w:rFonts w:hint="eastAsia" w:ascii="宋体" w:hAnsi="宋体" w:eastAsia="宋体" w:cs="宋体"/>
                <w:b w:val="0"/>
                <w:bCs w:val="0"/>
                <w:color w:val="auto"/>
                <w:szCs w:val="21"/>
                <w:highlight w:val="none"/>
              </w:rPr>
            </w:pPr>
            <w:r>
              <w:rPr>
                <w:rFonts w:hint="eastAsia" w:ascii="宋体" w:hAnsi="宋体" w:eastAsia="宋体" w:cs="宋体"/>
                <w:b w:val="0"/>
                <w:bCs w:val="0"/>
                <w:color w:val="auto"/>
                <w:kern w:val="2"/>
                <w:sz w:val="21"/>
                <w:szCs w:val="21"/>
                <w:highlight w:val="none"/>
                <w:lang w:val="en-US" w:eastAsia="zh-CN" w:bidi="ar-SA"/>
              </w:rPr>
              <w:t>（5）整柜</w:t>
            </w:r>
            <w:r>
              <w:rPr>
                <w:rFonts w:hint="eastAsia" w:ascii="宋体" w:hAnsi="宋体" w:eastAsia="宋体" w:cs="宋体"/>
                <w:b w:val="0"/>
                <w:bCs w:val="0"/>
                <w:color w:val="auto"/>
                <w:szCs w:val="21"/>
                <w:highlight w:val="none"/>
              </w:rPr>
              <w:t>分区</w:t>
            </w:r>
            <w:r>
              <w:rPr>
                <w:rFonts w:hint="eastAsia" w:ascii="宋体" w:hAnsi="宋体" w:eastAsia="宋体" w:cs="宋体"/>
                <w:b w:val="0"/>
                <w:bCs w:val="0"/>
                <w:color w:val="auto"/>
                <w:szCs w:val="21"/>
                <w:highlight w:val="none"/>
                <w:lang w:val="en-US" w:eastAsia="zh-CN"/>
              </w:rPr>
              <w:t>且</w:t>
            </w:r>
            <w:r>
              <w:rPr>
                <w:rFonts w:hint="eastAsia" w:ascii="宋体" w:hAnsi="宋体" w:eastAsia="宋体" w:cs="宋体"/>
                <w:b w:val="0"/>
                <w:bCs w:val="0"/>
                <w:color w:val="auto"/>
                <w:szCs w:val="21"/>
                <w:highlight w:val="none"/>
              </w:rPr>
              <w:t>单独锁控，带有多功能抽屉；</w:t>
            </w:r>
          </w:p>
          <w:p w14:paraId="60DFB3C1">
            <w:pPr>
              <w:widowControl w:val="0"/>
              <w:numPr>
                <w:ilvl w:val="0"/>
                <w:numId w:val="0"/>
              </w:numPr>
              <w:ind w:left="0" w:leftChars="0" w:firstLine="0" w:firstLineChars="0"/>
              <w:jc w:val="both"/>
              <w:rPr>
                <w:rFonts w:hint="eastAsia" w:ascii="宋体" w:hAnsi="宋体" w:eastAsia="宋体" w:cs="宋体"/>
                <w:b w:val="0"/>
                <w:bCs w:val="0"/>
                <w:color w:val="auto"/>
                <w:szCs w:val="21"/>
                <w:highlight w:val="none"/>
              </w:rPr>
            </w:pPr>
            <w:r>
              <w:rPr>
                <w:rFonts w:hint="eastAsia" w:ascii="宋体" w:hAnsi="宋体" w:eastAsia="宋体" w:cs="宋体"/>
                <w:b w:val="0"/>
                <w:bCs w:val="0"/>
                <w:color w:val="auto"/>
                <w:kern w:val="2"/>
                <w:sz w:val="21"/>
                <w:szCs w:val="21"/>
                <w:highlight w:val="none"/>
                <w:lang w:val="en-US" w:eastAsia="zh-CN" w:bidi="ar-SA"/>
              </w:rPr>
              <w:t>（6）</w:t>
            </w:r>
            <w:r>
              <w:rPr>
                <w:rFonts w:hint="eastAsia" w:ascii="宋体" w:hAnsi="宋体" w:eastAsia="宋体" w:cs="宋体"/>
                <w:b w:val="0"/>
                <w:bCs w:val="0"/>
                <w:color w:val="auto"/>
                <w:szCs w:val="21"/>
                <w:highlight w:val="none"/>
                <w:lang w:val="en-US" w:eastAsia="zh-CN"/>
              </w:rPr>
              <w:t>柜门与抽屉采用磁力锁控制，在断电状态，会保持柜门锁止。</w:t>
            </w:r>
          </w:p>
          <w:p w14:paraId="4DCF41D7">
            <w:pPr>
              <w:widowControl w:val="0"/>
              <w:numPr>
                <w:ilvl w:val="0"/>
                <w:numId w:val="0"/>
              </w:numPr>
              <w:ind w:left="0" w:leftChars="0" w:firstLine="0" w:firstLineChars="0"/>
              <w:jc w:val="both"/>
              <w:rPr>
                <w:rFonts w:hint="eastAsia" w:ascii="宋体" w:hAnsi="宋体" w:eastAsia="宋体" w:cs="宋体"/>
                <w:b w:val="0"/>
                <w:bCs w:val="0"/>
                <w:color w:val="auto"/>
                <w:szCs w:val="21"/>
                <w:highlight w:val="none"/>
              </w:rPr>
            </w:pPr>
            <w:r>
              <w:rPr>
                <w:rFonts w:hint="eastAsia" w:ascii="宋体" w:hAnsi="宋体" w:eastAsia="宋体" w:cs="宋体"/>
                <w:b w:val="0"/>
                <w:bCs w:val="0"/>
                <w:color w:val="auto"/>
                <w:kern w:val="2"/>
                <w:sz w:val="21"/>
                <w:szCs w:val="21"/>
                <w:highlight w:val="none"/>
                <w:lang w:val="en-US" w:eastAsia="zh-CN" w:bidi="ar-SA"/>
              </w:rPr>
              <w:t>（7）</w:t>
            </w:r>
            <w:r>
              <w:rPr>
                <w:rFonts w:hint="eastAsia" w:ascii="宋体" w:hAnsi="宋体" w:eastAsia="宋体" w:cs="宋体"/>
                <w:b w:val="0"/>
                <w:bCs w:val="0"/>
                <w:color w:val="auto"/>
                <w:szCs w:val="21"/>
                <w:highlight w:val="none"/>
              </w:rPr>
              <w:t>采用玻璃一体式柜门；</w:t>
            </w:r>
          </w:p>
          <w:p w14:paraId="2E4AC724">
            <w:pPr>
              <w:jc w:val="left"/>
              <w:rPr>
                <w:rFonts w:hint="eastAsia" w:ascii="宋体" w:hAnsi="宋体" w:eastAsia="宋体" w:cs="宋体"/>
                <w:bCs/>
                <w:snapToGrid w:val="0"/>
                <w:color w:val="auto"/>
                <w:kern w:val="0"/>
                <w:sz w:val="21"/>
                <w:szCs w:val="21"/>
                <w:highlight w:val="none"/>
                <w:lang w:val="en-US" w:eastAsia="zh-CN"/>
              </w:rPr>
            </w:pPr>
            <w:r>
              <w:rPr>
                <w:rFonts w:hint="eastAsia" w:ascii="宋体" w:hAnsi="宋体" w:eastAsia="宋体" w:cs="宋体"/>
                <w:b w:val="0"/>
                <w:bCs w:val="0"/>
                <w:color w:val="auto"/>
                <w:szCs w:val="21"/>
                <w:highlight w:val="none"/>
                <w:lang w:val="en-US" w:eastAsia="zh-CN"/>
              </w:rPr>
              <w:t>（8）柜门采用分层隔板；</w:t>
            </w:r>
            <w:bookmarkEnd w:id="189"/>
          </w:p>
        </w:tc>
      </w:tr>
      <w:tr w14:paraId="7FFD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0" w:hRule="atLeast"/>
          <w:jc w:val="center"/>
        </w:trPr>
        <w:tc>
          <w:tcPr>
            <w:tcW w:w="437" w:type="dxa"/>
            <w:noWrap w:val="0"/>
            <w:vAlign w:val="center"/>
          </w:tcPr>
          <w:p w14:paraId="681D3687">
            <w:pPr>
              <w:jc w:val="center"/>
              <w:rPr>
                <w:rFonts w:hint="eastAsia" w:ascii="宋体" w:hAnsi="宋体" w:eastAsia="宋体" w:cs="宋体"/>
                <w:bCs/>
                <w:snapToGrid w:val="0"/>
                <w:color w:val="auto"/>
                <w:kern w:val="0"/>
                <w:sz w:val="21"/>
                <w:szCs w:val="21"/>
                <w:highlight w:val="none"/>
                <w:lang w:val="en-US" w:eastAsia="zh-CN"/>
              </w:rPr>
            </w:pPr>
            <w:r>
              <w:rPr>
                <w:rFonts w:hint="eastAsia" w:ascii="宋体" w:hAnsi="宋体" w:eastAsia="宋体" w:cs="宋体"/>
                <w:bCs/>
                <w:snapToGrid w:val="0"/>
                <w:color w:val="auto"/>
                <w:kern w:val="0"/>
                <w:sz w:val="21"/>
                <w:szCs w:val="21"/>
                <w:highlight w:val="none"/>
                <w:lang w:val="en-US" w:eastAsia="zh-CN"/>
              </w:rPr>
              <w:t>4</w:t>
            </w:r>
          </w:p>
        </w:tc>
        <w:tc>
          <w:tcPr>
            <w:tcW w:w="556" w:type="dxa"/>
            <w:noWrap w:val="0"/>
            <w:vAlign w:val="center"/>
          </w:tcPr>
          <w:p w14:paraId="2CC0581C">
            <w:pPr>
              <w:jc w:val="left"/>
              <w:rPr>
                <w:rFonts w:hint="default" w:ascii="宋体" w:hAnsi="宋体" w:eastAsia="宋体" w:cs="宋体"/>
                <w:bCs/>
                <w:snapToGrid w:val="0"/>
                <w:color w:val="auto"/>
                <w:kern w:val="0"/>
                <w:sz w:val="21"/>
                <w:szCs w:val="21"/>
                <w:highlight w:val="none"/>
                <w:lang w:val="en-US" w:eastAsia="zh-CN"/>
              </w:rPr>
            </w:pPr>
            <w:bookmarkStart w:id="190" w:name="OLE_LINK118"/>
            <w:r>
              <w:rPr>
                <w:rFonts w:hint="eastAsia" w:ascii="宋体" w:hAnsi="宋体" w:eastAsia="宋体" w:cs="宋体"/>
                <w:bCs/>
                <w:snapToGrid w:val="0"/>
                <w:color w:val="auto"/>
                <w:kern w:val="0"/>
                <w:sz w:val="21"/>
                <w:szCs w:val="21"/>
                <w:highlight w:val="none"/>
                <w:lang w:val="en-US" w:eastAsia="zh-CN"/>
              </w:rPr>
              <w:t>危化品柜</w:t>
            </w:r>
            <w:bookmarkEnd w:id="190"/>
          </w:p>
        </w:tc>
        <w:tc>
          <w:tcPr>
            <w:tcW w:w="322" w:type="dxa"/>
            <w:noWrap w:val="0"/>
            <w:vAlign w:val="center"/>
          </w:tcPr>
          <w:p w14:paraId="30486EDF">
            <w:pPr>
              <w:jc w:val="left"/>
              <w:rPr>
                <w:rFonts w:hint="eastAsia" w:ascii="宋体" w:hAnsi="宋体" w:eastAsia="宋体" w:cs="宋体"/>
                <w:bCs/>
                <w:snapToGrid w:val="0"/>
                <w:color w:val="auto"/>
                <w:kern w:val="0"/>
                <w:sz w:val="21"/>
                <w:szCs w:val="21"/>
                <w:highlight w:val="none"/>
              </w:rPr>
            </w:pPr>
            <w:r>
              <w:rPr>
                <w:rFonts w:hint="eastAsia" w:ascii="宋体" w:hAnsi="宋体" w:eastAsia="宋体" w:cs="宋体"/>
                <w:bCs/>
                <w:snapToGrid w:val="0"/>
                <w:color w:val="auto"/>
                <w:kern w:val="0"/>
                <w:sz w:val="21"/>
                <w:szCs w:val="21"/>
                <w:highlight w:val="none"/>
              </w:rPr>
              <w:t>1</w:t>
            </w:r>
          </w:p>
        </w:tc>
        <w:tc>
          <w:tcPr>
            <w:tcW w:w="437" w:type="dxa"/>
            <w:noWrap w:val="0"/>
            <w:vAlign w:val="center"/>
          </w:tcPr>
          <w:p w14:paraId="17070EEC">
            <w:pPr>
              <w:jc w:val="left"/>
              <w:rPr>
                <w:rFonts w:hint="eastAsia" w:ascii="宋体" w:hAnsi="宋体" w:eastAsia="宋体" w:cs="宋体"/>
                <w:bCs/>
                <w:snapToGrid w:val="0"/>
                <w:color w:val="auto"/>
                <w:kern w:val="0"/>
                <w:sz w:val="21"/>
                <w:szCs w:val="21"/>
                <w:highlight w:val="none"/>
              </w:rPr>
            </w:pPr>
            <w:r>
              <w:rPr>
                <w:rFonts w:hint="eastAsia" w:ascii="宋体" w:hAnsi="宋体" w:eastAsia="宋体" w:cs="宋体"/>
                <w:bCs/>
                <w:snapToGrid w:val="0"/>
                <w:color w:val="auto"/>
                <w:kern w:val="0"/>
                <w:sz w:val="21"/>
                <w:szCs w:val="21"/>
                <w:highlight w:val="none"/>
                <w:lang w:val="en-US" w:eastAsia="zh-CN"/>
              </w:rPr>
              <w:t>组</w:t>
            </w:r>
          </w:p>
        </w:tc>
        <w:tc>
          <w:tcPr>
            <w:tcW w:w="2479" w:type="dxa"/>
            <w:noWrap w:val="0"/>
            <w:vAlign w:val="center"/>
          </w:tcPr>
          <w:p w14:paraId="05A700AD">
            <w:pPr>
              <w:jc w:val="left"/>
              <w:rPr>
                <w:rFonts w:hint="eastAsia" w:ascii="宋体" w:hAnsi="宋体" w:eastAsia="宋体" w:cs="宋体"/>
                <w:color w:val="auto"/>
                <w:sz w:val="21"/>
                <w:szCs w:val="21"/>
                <w:highlight w:val="none"/>
                <w:lang w:eastAsia="zh-CN"/>
              </w:rPr>
            </w:pPr>
            <w:r>
              <w:rPr>
                <w:rFonts w:ascii="Times New Roman" w:hAnsi="Times New Roman" w:eastAsia="宋体" w:cs="Times New Roman"/>
                <w:color w:val="auto"/>
              </w:rPr>
              <w:drawing>
                <wp:inline distT="0" distB="0" distL="114300" distR="114300">
                  <wp:extent cx="1435735" cy="1158875"/>
                  <wp:effectExtent l="0" t="0" r="2540" b="317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4"/>
                          <a:stretch>
                            <a:fillRect/>
                          </a:stretch>
                        </pic:blipFill>
                        <pic:spPr>
                          <a:xfrm>
                            <a:off x="0" y="0"/>
                            <a:ext cx="1435735" cy="1158875"/>
                          </a:xfrm>
                          <a:prstGeom prst="rect">
                            <a:avLst/>
                          </a:prstGeom>
                          <a:noFill/>
                          <a:ln>
                            <a:noFill/>
                          </a:ln>
                        </pic:spPr>
                      </pic:pic>
                    </a:graphicData>
                  </a:graphic>
                </wp:inline>
              </w:drawing>
            </w:r>
          </w:p>
        </w:tc>
        <w:tc>
          <w:tcPr>
            <w:tcW w:w="1922" w:type="dxa"/>
            <w:noWrap w:val="0"/>
            <w:vAlign w:val="center"/>
          </w:tcPr>
          <w:p w14:paraId="1E39D1AC">
            <w:pPr>
              <w:jc w:val="center"/>
              <w:rPr>
                <w:rFonts w:hint="default" w:ascii="Times New Roman" w:hAnsi="Times New Roman" w:eastAsia="宋体" w:cs="Times New Roman"/>
                <w:color w:val="auto"/>
                <w:highlight w:val="none"/>
                <w:lang w:val="en-US" w:eastAsia="zh-CN"/>
              </w:rPr>
            </w:pPr>
            <w:r>
              <w:rPr>
                <w:rFonts w:hint="eastAsia" w:ascii="宋体" w:hAnsi="宋体" w:eastAsia="宋体" w:cs="宋体"/>
                <w:bCs/>
                <w:snapToGrid w:val="0"/>
                <w:color w:val="auto"/>
                <w:kern w:val="0"/>
                <w:sz w:val="21"/>
                <w:szCs w:val="21"/>
                <w:highlight w:val="none"/>
                <w:lang w:val="en-US" w:eastAsia="zh-CN"/>
              </w:rPr>
              <w:t>(800*550*540)mm±10mm</w:t>
            </w:r>
          </w:p>
        </w:tc>
        <w:tc>
          <w:tcPr>
            <w:tcW w:w="3766" w:type="dxa"/>
            <w:noWrap w:val="0"/>
            <w:vAlign w:val="center"/>
          </w:tcPr>
          <w:p w14:paraId="1588E805">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bookmarkStart w:id="191" w:name="OLE_LINK121"/>
            <w:r>
              <w:rPr>
                <w:rFonts w:hint="eastAsia" w:ascii="宋体" w:hAnsi="宋体" w:eastAsia="宋体" w:cs="宋体"/>
                <w:color w:val="auto"/>
                <w:kern w:val="2"/>
                <w:sz w:val="21"/>
                <w:szCs w:val="21"/>
                <w:lang w:val="en-US" w:eastAsia="zh-CN" w:bidi="ar-SA"/>
              </w:rPr>
              <w:t>（1）</w:t>
            </w:r>
            <w:r>
              <w:rPr>
                <w:rFonts w:hint="eastAsia" w:ascii="宋体" w:hAnsi="宋体" w:eastAsia="宋体" w:cs="宋体"/>
                <w:color w:val="auto"/>
                <w:kern w:val="2"/>
                <w:sz w:val="21"/>
                <w:szCs w:val="21"/>
                <w:highlight w:val="none"/>
                <w:lang w:val="en-US" w:eastAsia="zh-CN" w:bidi="ar-SA"/>
              </w:rPr>
              <w:t>屏幕使用触摸显示屏。</w:t>
            </w:r>
          </w:p>
          <w:p w14:paraId="23163E06">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lang w:val="en-US" w:eastAsia="zh-CN" w:bidi="ar-SA"/>
              </w:rPr>
              <w:t>（2）</w:t>
            </w:r>
            <w:r>
              <w:rPr>
                <w:rFonts w:hint="eastAsia" w:ascii="宋体" w:hAnsi="宋体" w:eastAsia="宋体" w:cs="宋体"/>
                <w:color w:val="auto"/>
                <w:kern w:val="2"/>
                <w:sz w:val="21"/>
                <w:szCs w:val="21"/>
                <w:highlight w:val="none"/>
                <w:lang w:val="en-US" w:eastAsia="zh-CN" w:bidi="ar-SA"/>
              </w:rPr>
              <w:t>具有双目摄像头、指纹识别、工卡识别、二维码识别等标识或模组。</w:t>
            </w:r>
          </w:p>
          <w:p w14:paraId="7EB5C5CD">
            <w:pPr>
              <w:widowControl w:val="0"/>
              <w:numPr>
                <w:ilvl w:val="0"/>
                <w:numId w:val="0"/>
              </w:numPr>
              <w:ind w:left="0" w:leftChars="0" w:firstLine="0" w:firstLineChars="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lang w:val="en-US" w:eastAsia="zh-CN" w:bidi="ar-SA"/>
              </w:rPr>
              <w:t>（3）</w:t>
            </w:r>
            <w:r>
              <w:rPr>
                <w:rFonts w:hint="eastAsia" w:ascii="宋体" w:hAnsi="宋体" w:eastAsia="宋体" w:cs="宋体"/>
                <w:color w:val="auto"/>
                <w:kern w:val="2"/>
                <w:sz w:val="21"/>
                <w:szCs w:val="21"/>
                <w:highlight w:val="none"/>
                <w:lang w:val="en-US" w:eastAsia="zh-CN" w:bidi="ar-SA"/>
              </w:rPr>
              <w:t>整体设备带有≥7个抽屉（具有≥3个智能抽屉，每个抽屉内部带有独立电控盒盖的格口数≥6个；具有≥4个普通抽屉，每个抽屉内部带有独立分隔的格口数≥8个)；</w:t>
            </w:r>
          </w:p>
          <w:p w14:paraId="21FD1B93">
            <w:pPr>
              <w:widowControl w:val="0"/>
              <w:numPr>
                <w:ilvl w:val="0"/>
                <w:numId w:val="0"/>
              </w:numPr>
              <w:ind w:left="0" w:leftChars="0" w:firstLine="0" w:firstLineChars="0"/>
              <w:jc w:val="both"/>
              <w:rPr>
                <w:rStyle w:val="486"/>
                <w:rFonts w:hint="eastAsia" w:ascii="宋体" w:hAnsi="宋体" w:eastAsia="宋体" w:cs="宋体"/>
                <w:color w:val="auto"/>
                <w:sz w:val="21"/>
                <w:szCs w:val="21"/>
                <w:highlight w:val="none"/>
                <w:lang w:val="en-US" w:eastAsia="zh-CN"/>
              </w:rPr>
            </w:pPr>
            <w:r>
              <w:rPr>
                <w:rFonts w:hint="eastAsia" w:ascii="宋体" w:hAnsi="宋体" w:eastAsia="宋体" w:cs="宋体"/>
                <w:color w:val="auto"/>
                <w:kern w:val="2"/>
                <w:sz w:val="21"/>
                <w:szCs w:val="21"/>
                <w:lang w:val="en-US" w:eastAsia="zh-CN" w:bidi="ar-SA"/>
              </w:rPr>
              <w:t>（4）</w:t>
            </w:r>
            <w:r>
              <w:rPr>
                <w:rFonts w:hint="eastAsia" w:ascii="宋体" w:hAnsi="宋体" w:eastAsia="宋体" w:cs="宋体"/>
                <w:color w:val="auto"/>
                <w:kern w:val="2"/>
                <w:sz w:val="21"/>
                <w:szCs w:val="21"/>
                <w:highlight w:val="none"/>
                <w:lang w:val="en-US" w:eastAsia="zh-CN" w:bidi="ar-SA"/>
              </w:rPr>
              <w:t>每个抽屉带有圆形响应指示灯；</w:t>
            </w:r>
            <w:bookmarkEnd w:id="191"/>
          </w:p>
        </w:tc>
      </w:tr>
    </w:tbl>
    <w:p w14:paraId="378A676B">
      <w:pPr>
        <w:pStyle w:val="20"/>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b w:val="0"/>
          <w:bCs w:val="0"/>
          <w:sz w:val="21"/>
          <w:szCs w:val="21"/>
          <w:lang w:val="en-US" w:eastAsia="zh-CN"/>
        </w:rPr>
      </w:pPr>
    </w:p>
    <w:p w14:paraId="7C1252D2">
      <w:pPr>
        <w:pStyle w:val="20"/>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b w:val="0"/>
          <w:bCs w:val="0"/>
          <w:sz w:val="21"/>
          <w:szCs w:val="21"/>
          <w:lang w:val="en-US" w:eastAsia="zh-CN"/>
        </w:rPr>
      </w:pPr>
    </w:p>
    <w:p w14:paraId="34F65F21">
      <w:pPr>
        <w:pStyle w:val="20"/>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b w:val="0"/>
          <w:bCs w:val="0"/>
          <w:sz w:val="21"/>
          <w:szCs w:val="21"/>
          <w:lang w:val="en-US" w:eastAsia="zh-CN"/>
        </w:rPr>
      </w:pPr>
    </w:p>
    <w:p w14:paraId="72FA7451">
      <w:pPr>
        <w:pStyle w:val="20"/>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备注：1.投标样品允许在评标现场进行破坏检验。</w:t>
      </w:r>
    </w:p>
    <w:p w14:paraId="2ACA368B">
      <w:pPr>
        <w:pStyle w:val="20"/>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2.对于中标人提供的样品，由采购人进行保管、封存，并作为履约验收的参考，投标样品将作为验收的主要依据之一。</w:t>
      </w:r>
    </w:p>
    <w:p w14:paraId="397D4C6A">
      <w:pPr>
        <w:pStyle w:val="13"/>
        <w:spacing w:before="60" w:beforeLines="25" w:after="60" w:afterLines="25"/>
        <w:ind w:firstLine="0" w:firstLineChars="0"/>
        <w:rPr>
          <w:rFonts w:ascii="宋体" w:hAnsi="宋体"/>
          <w:szCs w:val="21"/>
        </w:rPr>
      </w:pPr>
    </w:p>
    <w:p w14:paraId="5AA93F16">
      <w:pPr>
        <w:pStyle w:val="13"/>
        <w:spacing w:before="60" w:beforeLines="25" w:after="60" w:afterLines="25"/>
        <w:ind w:firstLine="0" w:firstLineChars="0"/>
        <w:rPr>
          <w:rFonts w:ascii="宋体" w:hAnsi="宋体"/>
          <w:szCs w:val="21"/>
        </w:rPr>
      </w:pPr>
    </w:p>
    <w:p w14:paraId="28EE3CFA">
      <w:pPr>
        <w:pStyle w:val="13"/>
        <w:spacing w:before="60" w:beforeLines="25" w:after="60" w:afterLines="25"/>
        <w:ind w:firstLine="0" w:firstLineChars="0"/>
        <w:rPr>
          <w:rFonts w:ascii="宋体" w:hAnsi="宋体"/>
          <w:szCs w:val="21"/>
        </w:rPr>
      </w:pPr>
    </w:p>
    <w:p w14:paraId="55A46D85">
      <w:pPr>
        <w:pStyle w:val="5"/>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14:paraId="2E6E9125">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60D72E7B">
      <w:pPr>
        <w:pStyle w:val="13"/>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50E76AA1">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42BFD4FD">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14:paraId="0944A6A6">
      <w:pPr>
        <w:ind w:firstLine="420" w:firstLineChars="200"/>
        <w:rPr>
          <w:rFonts w:hint="eastAsia" w:eastAsia="宋体"/>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14:paraId="5CA25851">
      <w:pPr>
        <w:rPr>
          <w:rFonts w:ascii="宋体" w:hAnsi="宋体"/>
        </w:rPr>
      </w:pPr>
    </w:p>
    <w:p w14:paraId="5CBE4088">
      <w:pPr>
        <w:pStyle w:val="20"/>
        <w:rPr>
          <w:rFonts w:ascii="宋体" w:hAnsi="宋体"/>
        </w:rPr>
      </w:pPr>
    </w:p>
    <w:p w14:paraId="761C94AC">
      <w:pPr>
        <w:pStyle w:val="38"/>
      </w:pPr>
    </w:p>
    <w:p w14:paraId="1E9C240C">
      <w:pPr>
        <w:pStyle w:val="20"/>
        <w:rPr>
          <w:rFonts w:ascii="宋体" w:hAnsi="宋体"/>
        </w:rPr>
        <w:sectPr>
          <w:pgSz w:w="11907" w:h="16840"/>
          <w:pgMar w:top="1440" w:right="1797" w:bottom="1440" w:left="1797" w:header="851" w:footer="992" w:gutter="0"/>
          <w:cols w:space="425" w:num="1"/>
          <w:titlePg/>
          <w:docGrid w:linePitch="462" w:charSpace="0"/>
        </w:sectPr>
      </w:pPr>
    </w:p>
    <w:p w14:paraId="6C1A0FD0">
      <w:pPr>
        <w:pStyle w:val="5"/>
        <w:rPr>
          <w:kern w:val="2"/>
        </w:rPr>
      </w:pPr>
      <w:r>
        <w:rPr>
          <w:rFonts w:hint="eastAsia"/>
          <w:kern w:val="2"/>
        </w:rPr>
        <w:t>第四章</w:t>
      </w:r>
      <w:r>
        <w:rPr>
          <w:kern w:val="2"/>
        </w:rPr>
        <w:t xml:space="preserve"> </w:t>
      </w:r>
      <w:r>
        <w:rPr>
          <w:rFonts w:hint="eastAsia"/>
          <w:kern w:val="2"/>
        </w:rPr>
        <w:t xml:space="preserve"> 投标文件组成要求及格式</w:t>
      </w:r>
    </w:p>
    <w:p w14:paraId="3E923CAF">
      <w:pPr>
        <w:rPr>
          <w:rStyle w:val="69"/>
          <w:sz w:val="24"/>
        </w:rPr>
      </w:pPr>
      <w:r>
        <w:rPr>
          <w:rStyle w:val="69"/>
          <w:rFonts w:hint="eastAsia"/>
          <w:sz w:val="24"/>
        </w:rPr>
        <w:t>特别提醒：</w:t>
      </w:r>
    </w:p>
    <w:p w14:paraId="0E6F9D07">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76CD9EDF">
      <w:pPr>
        <w:rPr>
          <w:rFonts w:ascii="仿宋_GB2312" w:eastAsia="仿宋_GB2312"/>
          <w:sz w:val="24"/>
        </w:rPr>
      </w:pPr>
      <w:r>
        <w:rPr>
          <w:rFonts w:hint="eastAsia" w:ascii="仿宋_GB2312" w:eastAsia="仿宋_GB2312"/>
          <w:sz w:val="24"/>
        </w:rPr>
        <w:t xml:space="preserve">    投标文件正文（信息公开部分）必须编制于“正文（公开部分）”部分，投标文件附件（非信息公开部分）必须编制于“附件（不公开部分）”部分，如下图所示。</w:t>
      </w:r>
    </w:p>
    <w:p w14:paraId="2C6819AD">
      <w:pPr>
        <w:widowControl/>
        <w:jc w:val="left"/>
        <w:rPr>
          <w:rFonts w:ascii="宋体" w:hAnsi="宋体" w:cs="宋体"/>
          <w:kern w:val="0"/>
          <w:sz w:val="24"/>
        </w:rPr>
      </w:pPr>
      <w:r>
        <w:drawing>
          <wp:inline distT="0" distB="0" distL="114300" distR="114300">
            <wp:extent cx="5162550" cy="4011295"/>
            <wp:effectExtent l="0" t="0" r="3810" b="1206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r:embed="rId15"/>
                    <a:stretch>
                      <a:fillRect/>
                    </a:stretch>
                  </pic:blipFill>
                  <pic:spPr>
                    <a:xfrm>
                      <a:off x="0" y="0"/>
                      <a:ext cx="5162550" cy="4011295"/>
                    </a:xfrm>
                    <a:prstGeom prst="rect">
                      <a:avLst/>
                    </a:prstGeom>
                  </pic:spPr>
                </pic:pic>
              </a:graphicData>
            </a:graphic>
          </wp:inline>
        </w:drawing>
      </w:r>
    </w:p>
    <w:p w14:paraId="2B981DBA">
      <w:pPr>
        <w:ind w:firstLine="480" w:firstLineChars="200"/>
        <w:rPr>
          <w:rFonts w:ascii="仿宋_GB2312" w:eastAsia="仿宋_GB2312"/>
          <w:sz w:val="24"/>
        </w:rPr>
      </w:pPr>
      <w:bookmarkStart w:id="192" w:name="_Hlk72257167"/>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bookmarkEnd w:id="192"/>
    </w:p>
    <w:p w14:paraId="4AAEB2A7">
      <w:pPr>
        <w:ind w:firstLine="420" w:firstLineChars="200"/>
        <w:rPr>
          <w:rFonts w:ascii="宋体" w:hAnsi="宋体"/>
          <w:szCs w:val="21"/>
        </w:rPr>
      </w:pPr>
    </w:p>
    <w:p w14:paraId="25A20F05">
      <w:pPr>
        <w:ind w:firstLine="480" w:firstLineChars="200"/>
        <w:rPr>
          <w:rFonts w:ascii="仿宋_GB2312" w:eastAsia="仿宋_GB2312"/>
          <w:sz w:val="24"/>
        </w:rPr>
      </w:pPr>
    </w:p>
    <w:p w14:paraId="5F1B3B72">
      <w:pPr>
        <w:rPr>
          <w:rFonts w:ascii="仿宋_GB2312" w:eastAsia="仿宋_GB2312"/>
          <w:sz w:val="24"/>
        </w:rPr>
      </w:pPr>
    </w:p>
    <w:p w14:paraId="7B4F74AA">
      <w:pPr>
        <w:rPr>
          <w:rFonts w:ascii="宋体" w:hAnsi="宋体"/>
          <w:sz w:val="24"/>
        </w:rPr>
      </w:pPr>
      <w:bookmarkStart w:id="193" w:name="_Hlk72263559"/>
      <w:bookmarkStart w:id="194" w:name="_Hlk72257771"/>
      <w:r>
        <w:rPr>
          <w:rFonts w:hint="eastAsia" w:ascii="宋体" w:hAnsi="宋体"/>
          <w:sz w:val="24"/>
        </w:rPr>
        <w:t>投标文件组成：</w:t>
      </w:r>
    </w:p>
    <w:p w14:paraId="68EBD04E">
      <w:pPr>
        <w:ind w:firstLine="1200" w:firstLineChars="500"/>
        <w:outlineLvl w:val="9"/>
        <w:rPr>
          <w:rFonts w:ascii="宋体" w:hAnsi="宋体"/>
          <w:sz w:val="24"/>
        </w:rPr>
      </w:pPr>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14:paraId="000A10F9">
      <w:pPr>
        <w:ind w:left="718" w:leftChars="342" w:firstLine="1417" w:firstLineChars="675"/>
        <w:rPr>
          <w:rFonts w:hint="eastAsia" w:eastAsia="宋体"/>
          <w:szCs w:val="21"/>
          <w:lang w:eastAsia="zh-CN"/>
        </w:rPr>
      </w:pPr>
      <w:r>
        <w:rPr>
          <w:rFonts w:hint="eastAsia"/>
          <w:szCs w:val="21"/>
        </w:rPr>
        <w:t>（1）</w:t>
      </w:r>
      <w:bookmarkStart w:id="195" w:name="_Hlk72070784"/>
      <w:r>
        <w:rPr>
          <w:rFonts w:hint="eastAsia"/>
          <w:szCs w:val="21"/>
        </w:rPr>
        <w:t>投标函</w:t>
      </w:r>
      <w:bookmarkEnd w:id="195"/>
      <w:r>
        <w:rPr>
          <w:rFonts w:hint="eastAsia"/>
          <w:szCs w:val="21"/>
          <w:lang w:eastAsia="zh-CN"/>
        </w:rPr>
        <w:t>；</w:t>
      </w:r>
    </w:p>
    <w:p w14:paraId="1FDE5269">
      <w:pPr>
        <w:ind w:left="718" w:leftChars="342" w:firstLine="1417" w:firstLineChars="675"/>
        <w:rPr>
          <w:rFonts w:hint="eastAsia" w:eastAsia="宋体"/>
          <w:szCs w:val="21"/>
          <w:lang w:eastAsia="zh-CN"/>
        </w:rPr>
      </w:pPr>
      <w:r>
        <w:rPr>
          <w:rFonts w:hint="eastAsia"/>
          <w:szCs w:val="21"/>
        </w:rPr>
        <w:t>（2）</w:t>
      </w:r>
      <w:bookmarkStart w:id="196" w:name="_Hlk72062521"/>
      <w:r>
        <w:rPr>
          <w:rFonts w:hint="eastAsia"/>
          <w:szCs w:val="21"/>
        </w:rPr>
        <w:t>政府采购投标及履约承诺函</w:t>
      </w:r>
      <w:bookmarkEnd w:id="196"/>
      <w:r>
        <w:rPr>
          <w:rFonts w:hint="eastAsia"/>
          <w:szCs w:val="21"/>
          <w:lang w:eastAsia="zh-CN"/>
        </w:rPr>
        <w:t>；</w:t>
      </w:r>
    </w:p>
    <w:p w14:paraId="210B320C">
      <w:pPr>
        <w:ind w:left="718" w:leftChars="342" w:firstLine="1417" w:firstLineChars="675"/>
        <w:rPr>
          <w:rFonts w:hint="eastAsia" w:eastAsia="宋体"/>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14:paraId="30F91B75">
      <w:pPr>
        <w:ind w:left="718" w:leftChars="342" w:firstLine="1417" w:firstLineChars="675"/>
        <w:rPr>
          <w:rFonts w:hint="eastAsia"/>
          <w:szCs w:val="21"/>
          <w:lang w:eastAsia="zh-CN"/>
        </w:rPr>
      </w:pPr>
      <w:r>
        <w:rPr>
          <w:rFonts w:hint="eastAsia"/>
          <w:szCs w:val="21"/>
        </w:rPr>
        <w:t>（</w:t>
      </w:r>
      <w:r>
        <w:rPr>
          <w:rFonts w:hint="eastAsia"/>
          <w:szCs w:val="21"/>
          <w:lang w:val="en-US" w:eastAsia="zh-CN"/>
        </w:rPr>
        <w:t>4</w:t>
      </w:r>
      <w:r>
        <w:rPr>
          <w:rFonts w:hint="eastAsia"/>
          <w:szCs w:val="21"/>
        </w:rPr>
        <w:t>）项目详细报价</w:t>
      </w:r>
      <w:r>
        <w:rPr>
          <w:rFonts w:hint="eastAsia"/>
          <w:szCs w:val="21"/>
          <w:lang w:eastAsia="zh-CN"/>
        </w:rPr>
        <w:t>；</w:t>
      </w:r>
    </w:p>
    <w:p w14:paraId="1D038FDB">
      <w:pPr>
        <w:ind w:firstLine="2100" w:firstLineChars="1000"/>
        <w:rPr>
          <w:rFonts w:hint="eastAsia" w:eastAsia="宋体"/>
          <w:szCs w:val="21"/>
          <w:lang w:eastAsia="zh-CN"/>
        </w:rPr>
      </w:pPr>
      <w:r>
        <w:rPr>
          <w:rFonts w:hint="eastAsia"/>
          <w:szCs w:val="21"/>
        </w:rPr>
        <w:t>（</w:t>
      </w:r>
      <w:r>
        <w:rPr>
          <w:rFonts w:hint="eastAsia"/>
          <w:szCs w:val="21"/>
          <w:lang w:val="en-US" w:eastAsia="zh-CN"/>
        </w:rPr>
        <w:t>5</w:t>
      </w:r>
      <w:r>
        <w:rPr>
          <w:rFonts w:hint="eastAsia"/>
          <w:szCs w:val="21"/>
        </w:rPr>
        <w:t>）同类业绩</w:t>
      </w:r>
      <w:r>
        <w:rPr>
          <w:rFonts w:hint="eastAsia"/>
          <w:szCs w:val="21"/>
          <w:lang w:eastAsia="zh-CN"/>
        </w:rPr>
        <w:t>；</w:t>
      </w:r>
    </w:p>
    <w:p w14:paraId="3D10E385">
      <w:pPr>
        <w:ind w:firstLine="2100" w:firstLineChars="1000"/>
        <w:rPr>
          <w:rFonts w:hint="eastAsia" w:eastAsia="宋体"/>
          <w:szCs w:val="21"/>
          <w:lang w:eastAsia="zh-CN"/>
        </w:rPr>
      </w:pPr>
      <w:r>
        <w:rPr>
          <w:rFonts w:hint="eastAsia"/>
          <w:szCs w:val="21"/>
          <w:lang w:eastAsia="zh-CN"/>
        </w:rPr>
        <w:t>（</w:t>
      </w:r>
      <w:r>
        <w:rPr>
          <w:rFonts w:hint="eastAsia"/>
          <w:szCs w:val="21"/>
          <w:lang w:val="en-US" w:eastAsia="zh-CN"/>
        </w:rPr>
        <w:t>6</w:t>
      </w:r>
      <w:r>
        <w:rPr>
          <w:rFonts w:hint="eastAsia"/>
          <w:szCs w:val="21"/>
          <w:lang w:eastAsia="zh-CN"/>
        </w:rPr>
        <w:t>）</w:t>
      </w:r>
      <w:r>
        <w:rPr>
          <w:rFonts w:hint="eastAsia"/>
          <w:szCs w:val="21"/>
        </w:rPr>
        <w:t>认证情况评价</w:t>
      </w:r>
      <w:r>
        <w:rPr>
          <w:rFonts w:hint="eastAsia"/>
          <w:szCs w:val="21"/>
          <w:lang w:eastAsia="zh-CN"/>
        </w:rPr>
        <w:t>；</w:t>
      </w:r>
    </w:p>
    <w:p w14:paraId="0A4EA2AE">
      <w:pPr>
        <w:ind w:left="718" w:leftChars="342" w:firstLine="1627" w:firstLineChars="775"/>
        <w:rPr>
          <w:szCs w:val="21"/>
        </w:rPr>
      </w:pPr>
    </w:p>
    <w:p w14:paraId="49543053">
      <w:pPr>
        <w:ind w:firstLine="1200" w:firstLineChars="500"/>
        <w:outlineLvl w:val="9"/>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14:paraId="224640E5">
      <w:pPr>
        <w:ind w:firstLine="2100" w:firstLineChars="1000"/>
        <w:rPr>
          <w:rFonts w:hint="eastAsia" w:eastAsia="宋体"/>
          <w:szCs w:val="21"/>
          <w:lang w:eastAsia="zh-CN"/>
        </w:rPr>
      </w:pPr>
      <w:r>
        <w:rPr>
          <w:rFonts w:hint="eastAsia"/>
          <w:szCs w:val="21"/>
        </w:rPr>
        <w:t>（1）</w:t>
      </w:r>
      <w:r>
        <w:rPr>
          <w:rFonts w:hint="eastAsia"/>
          <w:szCs w:val="21"/>
          <w:lang w:eastAsia="zh-CN"/>
        </w:rPr>
        <w:t>供应商基本情况表；</w:t>
      </w:r>
    </w:p>
    <w:p w14:paraId="4C432607">
      <w:pPr>
        <w:ind w:left="718" w:leftChars="342" w:firstLine="1417" w:firstLineChars="675"/>
        <w:rPr>
          <w:rFonts w:hint="eastAsia" w:eastAsia="宋体"/>
          <w:szCs w:val="21"/>
          <w:lang w:eastAsia="zh-CN"/>
        </w:rPr>
      </w:pPr>
      <w:r>
        <w:rPr>
          <w:rFonts w:hint="eastAsia"/>
          <w:szCs w:val="21"/>
        </w:rPr>
        <w:t>（2）法定代表人（负责人）证明书</w:t>
      </w:r>
      <w:r>
        <w:rPr>
          <w:rFonts w:hint="eastAsia"/>
          <w:szCs w:val="21"/>
          <w:lang w:eastAsia="zh-CN"/>
        </w:rPr>
        <w:t>；</w:t>
      </w:r>
    </w:p>
    <w:p w14:paraId="33854065">
      <w:pPr>
        <w:ind w:left="718" w:leftChars="342" w:firstLine="1417" w:firstLineChars="675"/>
        <w:rPr>
          <w:rFonts w:hint="eastAsia"/>
          <w:szCs w:val="21"/>
          <w:lang w:eastAsia="zh-CN"/>
        </w:rPr>
      </w:pPr>
      <w:r>
        <w:rPr>
          <w:rFonts w:hint="eastAsia"/>
          <w:szCs w:val="21"/>
        </w:rPr>
        <w:t>（3）投标文件签署授权委托书</w:t>
      </w:r>
      <w:r>
        <w:rPr>
          <w:rFonts w:hint="eastAsia"/>
          <w:szCs w:val="21"/>
          <w:lang w:eastAsia="zh-CN"/>
        </w:rPr>
        <w:t>；</w:t>
      </w:r>
    </w:p>
    <w:p w14:paraId="13DFC44A">
      <w:pPr>
        <w:ind w:left="718" w:leftChars="342" w:firstLine="1417"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14:paraId="407DD61B">
      <w:pPr>
        <w:ind w:left="718" w:leftChars="342" w:firstLine="1417" w:firstLineChars="675"/>
        <w:rPr>
          <w:rFonts w:hint="eastAsia" w:eastAsia="宋体"/>
          <w:szCs w:val="21"/>
          <w:lang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技术要求偏离表</w:t>
      </w:r>
    </w:p>
    <w:p w14:paraId="38A15C42">
      <w:pPr>
        <w:ind w:left="718" w:leftChars="342" w:firstLine="1417" w:firstLineChars="675"/>
        <w:rPr>
          <w:rFonts w:hint="eastAsia"/>
          <w:szCs w:val="21"/>
          <w:lang w:eastAsia="zh-CN"/>
        </w:rPr>
      </w:pPr>
      <w:r>
        <w:rPr>
          <w:rFonts w:hint="eastAsia"/>
          <w:szCs w:val="21"/>
          <w:lang w:eastAsia="zh-CN"/>
        </w:rPr>
        <w:t>（</w:t>
      </w:r>
      <w:r>
        <w:rPr>
          <w:rFonts w:hint="eastAsia"/>
          <w:szCs w:val="21"/>
          <w:lang w:val="en-US" w:eastAsia="zh-CN"/>
        </w:rPr>
        <w:t>6</w:t>
      </w:r>
      <w:r>
        <w:rPr>
          <w:rFonts w:hint="eastAsia"/>
          <w:szCs w:val="21"/>
          <w:lang w:eastAsia="zh-CN"/>
        </w:rPr>
        <w:t>）绿色采购情况；</w:t>
      </w:r>
    </w:p>
    <w:p w14:paraId="5D619E23">
      <w:pPr>
        <w:ind w:left="718" w:leftChars="342" w:firstLine="1417" w:firstLineChars="675"/>
        <w:rPr>
          <w:rFonts w:hint="eastAsia"/>
          <w:szCs w:val="21"/>
          <w:lang w:eastAsia="zh-CN"/>
        </w:rPr>
      </w:pPr>
      <w:r>
        <w:rPr>
          <w:rFonts w:hint="eastAsia"/>
          <w:szCs w:val="21"/>
          <w:lang w:eastAsia="zh-CN"/>
        </w:rPr>
        <w:t>（</w:t>
      </w:r>
      <w:r>
        <w:rPr>
          <w:rFonts w:hint="eastAsia"/>
          <w:szCs w:val="21"/>
          <w:lang w:val="en-US" w:eastAsia="zh-CN"/>
        </w:rPr>
        <w:t>7</w:t>
      </w:r>
      <w:r>
        <w:rPr>
          <w:rFonts w:hint="eastAsia"/>
          <w:szCs w:val="21"/>
          <w:lang w:eastAsia="zh-CN"/>
        </w:rPr>
        <w:t>）项目实施方案；</w:t>
      </w:r>
    </w:p>
    <w:p w14:paraId="7045A60A">
      <w:pPr>
        <w:ind w:left="718" w:leftChars="342" w:firstLine="1417" w:firstLineChars="675"/>
        <w:rPr>
          <w:rFonts w:hint="eastAsia"/>
          <w:szCs w:val="21"/>
          <w:lang w:eastAsia="zh-CN"/>
        </w:rPr>
      </w:pPr>
      <w:r>
        <w:rPr>
          <w:rFonts w:hint="eastAsia"/>
          <w:szCs w:val="21"/>
          <w:lang w:eastAsia="zh-CN"/>
        </w:rPr>
        <w:t>（</w:t>
      </w:r>
      <w:r>
        <w:rPr>
          <w:rFonts w:hint="eastAsia"/>
          <w:szCs w:val="21"/>
          <w:lang w:val="en-US" w:eastAsia="zh-CN"/>
        </w:rPr>
        <w:t>8</w:t>
      </w:r>
      <w:r>
        <w:rPr>
          <w:rFonts w:hint="eastAsia"/>
          <w:szCs w:val="21"/>
          <w:lang w:eastAsia="zh-CN"/>
        </w:rPr>
        <w:t>）技术保障措施；</w:t>
      </w:r>
    </w:p>
    <w:p w14:paraId="46DF93C2">
      <w:pPr>
        <w:ind w:left="718" w:leftChars="342" w:firstLine="1417" w:firstLineChars="675"/>
        <w:rPr>
          <w:rFonts w:hint="eastAsia"/>
          <w:szCs w:val="21"/>
          <w:lang w:eastAsia="zh-CN"/>
        </w:rPr>
      </w:pPr>
      <w:r>
        <w:rPr>
          <w:rFonts w:hint="eastAsia"/>
          <w:szCs w:val="21"/>
          <w:lang w:eastAsia="zh-CN"/>
        </w:rPr>
        <w:t>（</w:t>
      </w:r>
      <w:r>
        <w:rPr>
          <w:rFonts w:hint="eastAsia"/>
          <w:szCs w:val="21"/>
          <w:lang w:val="en-US" w:eastAsia="zh-CN"/>
        </w:rPr>
        <w:t>9</w:t>
      </w:r>
      <w:r>
        <w:rPr>
          <w:rFonts w:hint="eastAsia"/>
          <w:szCs w:val="21"/>
          <w:lang w:eastAsia="zh-CN"/>
        </w:rPr>
        <w:t>）深化设计方案；</w:t>
      </w:r>
    </w:p>
    <w:p w14:paraId="52CA7A7A">
      <w:pPr>
        <w:ind w:left="718" w:leftChars="342" w:firstLine="1417" w:firstLineChars="675"/>
        <w:rPr>
          <w:rFonts w:hint="eastAsia" w:eastAsia="宋体"/>
          <w:szCs w:val="21"/>
          <w:lang w:eastAsia="zh-CN"/>
        </w:rPr>
      </w:pPr>
      <w:r>
        <w:rPr>
          <w:rFonts w:hint="eastAsia"/>
          <w:szCs w:val="21"/>
          <w:lang w:eastAsia="zh-CN"/>
        </w:rPr>
        <w:t>（</w:t>
      </w:r>
      <w:r>
        <w:rPr>
          <w:rFonts w:hint="eastAsia"/>
          <w:szCs w:val="21"/>
          <w:lang w:val="en-US" w:eastAsia="zh-CN"/>
        </w:rPr>
        <w:t>10</w:t>
      </w:r>
      <w:r>
        <w:rPr>
          <w:rFonts w:hint="eastAsia"/>
          <w:szCs w:val="21"/>
          <w:lang w:eastAsia="zh-CN"/>
        </w:rPr>
        <w:t>）创新能力评价；</w:t>
      </w:r>
    </w:p>
    <w:p w14:paraId="636B384F">
      <w:pPr>
        <w:ind w:left="718" w:leftChars="342" w:firstLine="1417" w:firstLineChars="675"/>
        <w:rPr>
          <w:rFonts w:hint="eastAsia" w:eastAsia="宋体"/>
          <w:szCs w:val="21"/>
          <w:lang w:eastAsia="zh-CN"/>
        </w:rPr>
      </w:pPr>
      <w:r>
        <w:rPr>
          <w:rFonts w:hint="eastAsia" w:ascii="宋体" w:hAnsi="宋体"/>
          <w:szCs w:val="21"/>
          <w:lang w:eastAsia="zh-CN"/>
        </w:rPr>
        <w:t>（</w:t>
      </w:r>
      <w:r>
        <w:rPr>
          <w:rFonts w:hint="eastAsia" w:ascii="宋体" w:hAnsi="宋体"/>
          <w:szCs w:val="21"/>
          <w:lang w:val="en-US" w:eastAsia="zh-CN"/>
        </w:rPr>
        <w:t>11</w:t>
      </w:r>
      <w:r>
        <w:rPr>
          <w:rFonts w:hint="eastAsia" w:ascii="宋体" w:hAnsi="宋体"/>
          <w:szCs w:val="21"/>
          <w:lang w:eastAsia="zh-CN"/>
        </w:rPr>
        <w:t>）</w:t>
      </w:r>
      <w:r>
        <w:rPr>
          <w:rFonts w:hint="eastAsia"/>
          <w:szCs w:val="21"/>
        </w:rPr>
        <w:t>投标人认为需要加以说明的其他内容</w:t>
      </w:r>
      <w:r>
        <w:rPr>
          <w:rFonts w:hint="eastAsia"/>
          <w:szCs w:val="21"/>
          <w:lang w:eastAsia="zh-CN"/>
        </w:rPr>
        <w:t>；</w:t>
      </w:r>
    </w:p>
    <w:p w14:paraId="6C703531">
      <w:pPr>
        <w:pStyle w:val="20"/>
      </w:pPr>
    </w:p>
    <w:p w14:paraId="5A8B17F4">
      <w:pPr>
        <w:pStyle w:val="13"/>
        <w:ind w:left="210" w:leftChars="100" w:firstLine="781" w:firstLineChars="372"/>
        <w:rPr>
          <w:rFonts w:ascii="宋体" w:hAnsi="宋体"/>
          <w:szCs w:val="21"/>
        </w:rPr>
      </w:pPr>
    </w:p>
    <w:p w14:paraId="2D22A491">
      <w:pPr>
        <w:rPr>
          <w:rFonts w:ascii="仿宋_GB2312" w:eastAsia="仿宋_GB2312"/>
          <w:sz w:val="24"/>
        </w:rPr>
      </w:pPr>
    </w:p>
    <w:p w14:paraId="06650E29">
      <w:pPr>
        <w:ind w:firstLine="426" w:firstLineChars="202"/>
        <w:rPr>
          <w:rFonts w:ascii="宋体" w:hAnsi="宋体"/>
          <w:b/>
          <w:szCs w:val="21"/>
        </w:rPr>
      </w:pPr>
      <w:r>
        <w:rPr>
          <w:rFonts w:hint="eastAsia" w:ascii="宋体" w:hAnsi="宋体"/>
          <w:b/>
          <w:szCs w:val="21"/>
        </w:rPr>
        <w:t>备注：</w:t>
      </w:r>
    </w:p>
    <w:p w14:paraId="4F8BDCD6">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1.本项目为网上电子投标项目，投标文件不需法人或授权委托人另行签字，无需加盖单位公章，招标文件另有规定的除外。</w:t>
      </w:r>
    </w:p>
    <w:p w14:paraId="3E4E6B30">
      <w:pPr>
        <w:ind w:firstLine="422" w:firstLineChars="200"/>
        <w:rPr>
          <w:rFonts w:ascii="宋体" w:hAnsi="宋体"/>
          <w:color w:val="FF0000"/>
          <w:sz w:val="24"/>
        </w:rPr>
      </w:pPr>
      <w:r>
        <w:rPr>
          <w:rFonts w:hint="eastAsia" w:ascii="宋体" w:hAnsi="宋体"/>
          <w:b/>
          <w:szCs w:val="21"/>
        </w:rPr>
        <w:t>2.关于填写“开标一览表”的说明：“开标一览表”中除“投标总价”外，其他信息不作评审依据</w:t>
      </w:r>
      <w:bookmarkEnd w:id="193"/>
      <w:bookmarkEnd w:id="194"/>
    </w:p>
    <w:p w14:paraId="4EBCAA34">
      <w:pPr>
        <w:rPr>
          <w:rFonts w:ascii="宋体" w:hAnsi="宋体"/>
          <w:color w:val="FF0000"/>
          <w:sz w:val="24"/>
        </w:rPr>
      </w:pPr>
    </w:p>
    <w:p w14:paraId="27E5B834">
      <w:pPr>
        <w:rPr>
          <w:rFonts w:ascii="宋体" w:hAnsi="宋体"/>
          <w:color w:val="FF0000"/>
          <w:sz w:val="24"/>
        </w:rPr>
      </w:pPr>
    </w:p>
    <w:p w14:paraId="49FD1223">
      <w:pPr>
        <w:rPr>
          <w:rFonts w:ascii="宋体" w:hAnsi="宋体"/>
          <w:color w:val="FF0000"/>
          <w:sz w:val="24"/>
        </w:rPr>
      </w:pPr>
    </w:p>
    <w:p w14:paraId="5ADFE4F0">
      <w:pPr>
        <w:rPr>
          <w:rFonts w:ascii="宋体" w:hAnsi="宋体"/>
          <w:color w:val="FF0000"/>
          <w:sz w:val="24"/>
        </w:rPr>
        <w:sectPr>
          <w:pgSz w:w="11907" w:h="16840"/>
          <w:pgMar w:top="1440" w:right="1797" w:bottom="1440" w:left="1797" w:header="851" w:footer="992" w:gutter="0"/>
          <w:cols w:space="425" w:num="1"/>
          <w:titlePg/>
          <w:docGrid w:linePitch="462" w:charSpace="0"/>
        </w:sectPr>
      </w:pPr>
    </w:p>
    <w:p w14:paraId="255D0078">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216FEA76">
      <w:pPr>
        <w:pStyle w:val="3"/>
        <w:jc w:val="center"/>
        <w:rPr>
          <w:rFonts w:ascii="黑体" w:eastAsia="黑体"/>
          <w:b w:val="0"/>
          <w:sz w:val="24"/>
        </w:rPr>
      </w:pPr>
      <w:r>
        <w:rPr>
          <w:rFonts w:hint="eastAsia" w:ascii="黑体" w:eastAsia="黑体"/>
          <w:b w:val="0"/>
          <w:sz w:val="24"/>
        </w:rPr>
        <w:t>一、投标函</w:t>
      </w:r>
    </w:p>
    <w:p w14:paraId="0A621384">
      <w:pPr>
        <w:spacing w:line="360" w:lineRule="auto"/>
        <w:rPr>
          <w:rFonts w:ascii="宋体" w:hAnsi="宋体"/>
          <w:szCs w:val="21"/>
        </w:rPr>
      </w:pPr>
      <w:bookmarkStart w:id="197" w:name="_Hlk72257506"/>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294C32C5">
      <w:pPr>
        <w:ind w:firstLine="420" w:firstLineChars="200"/>
        <w:rPr>
          <w:rFonts w:ascii="宋体" w:hAnsi="宋体"/>
          <w:szCs w:val="21"/>
        </w:rPr>
      </w:pPr>
      <w:bookmarkStart w:id="198"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 </w:t>
      </w:r>
      <w:r>
        <w:rPr>
          <w:rFonts w:hint="eastAsia"/>
          <w:sz w:val="21"/>
          <w:szCs w:val="21"/>
          <w:u w:val="thick"/>
          <w:lang w:eastAsia="zh-CN"/>
        </w:rPr>
        <w:t>BACG2024000513</w:t>
      </w:r>
      <w:r>
        <w:rPr>
          <w:rFonts w:hint="eastAsia"/>
          <w:sz w:val="21"/>
          <w:szCs w:val="21"/>
          <w:u w:val="thick"/>
          <w:lang w:val="en-US" w:eastAsia="zh-CN"/>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深圳市宝安区中心医院开办医用家具一批采购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199" w:name="_Hlk72263588"/>
      <w:r>
        <w:rPr>
          <w:rFonts w:hint="eastAsia"/>
          <w:szCs w:val="21"/>
        </w:rPr>
        <w:t>愿意按照招标文件要求承包上述项目并修补其任何缺陷。</w:t>
      </w:r>
      <w:bookmarkEnd w:id="199"/>
    </w:p>
    <w:p w14:paraId="53E224E5">
      <w:pPr>
        <w:ind w:firstLine="420" w:firstLineChars="200"/>
        <w:rPr>
          <w:rFonts w:ascii="宋体" w:hAnsi="宋体"/>
          <w:szCs w:val="21"/>
        </w:rPr>
      </w:pPr>
      <w:r>
        <w:rPr>
          <w:rFonts w:ascii="宋体" w:hAnsi="宋体"/>
          <w:szCs w:val="21"/>
        </w:rPr>
        <w:t>2</w:t>
      </w:r>
      <w:r>
        <w:rPr>
          <w:rFonts w:hint="eastAsia" w:ascii="宋体" w:hAnsi="宋体"/>
          <w:szCs w:val="21"/>
        </w:rPr>
        <w:t>、</w:t>
      </w:r>
      <w:bookmarkStart w:id="200" w:name="_Hlk73819847"/>
      <w:r>
        <w:rPr>
          <w:rFonts w:hint="eastAsia" w:ascii="宋体" w:hAnsi="宋体"/>
          <w:szCs w:val="21"/>
        </w:rPr>
        <w:t>投标价格见</w:t>
      </w:r>
      <w:r>
        <w:rPr>
          <w:rFonts w:hint="eastAsia"/>
          <w:szCs w:val="21"/>
        </w:rPr>
        <w:t>投标书编制软件中《开标一览表》中填写的投标总价。</w:t>
      </w:r>
      <w:bookmarkEnd w:id="200"/>
    </w:p>
    <w:p w14:paraId="4D69DD62">
      <w:pPr>
        <w:ind w:firstLine="420" w:firstLineChars="200"/>
        <w:rPr>
          <w:rFonts w:ascii="宋体" w:hAnsi="宋体"/>
          <w:szCs w:val="21"/>
        </w:rPr>
      </w:pPr>
      <w:r>
        <w:rPr>
          <w:rFonts w:hint="eastAsia" w:ascii="宋体" w:hAnsi="宋体"/>
          <w:szCs w:val="21"/>
        </w:rPr>
        <w:t>3、如果我单位中标，我单位将按照招标文件的要求足额提交履约担保。</w:t>
      </w:r>
    </w:p>
    <w:p w14:paraId="549E86A6">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659C2EB2">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14:paraId="64E60D02">
      <w:pPr>
        <w:ind w:left="420" w:leftChars="200" w:firstLine="0" w:firstLineChars="0"/>
        <w:rPr>
          <w:rFonts w:ascii="宋体" w:hAnsi="宋体"/>
          <w:b/>
          <w:szCs w:val="21"/>
        </w:rPr>
      </w:pPr>
      <w:r>
        <w:rPr>
          <w:rFonts w:hint="eastAsia" w:ascii="宋体" w:hAnsi="宋体"/>
          <w:szCs w:val="21"/>
        </w:rPr>
        <w:t>6、我单位理解贵单位将不受必须接受所收到的最低报价或其它任何投标文件的约束。</w:t>
      </w:r>
      <w:bookmarkEnd w:id="198"/>
      <w:r>
        <w:rPr>
          <w:rFonts w:hint="eastAsia" w:ascii="宋体" w:hAnsi="宋体"/>
          <w:b/>
          <w:szCs w:val="21"/>
        </w:rPr>
        <w:t>7</w:t>
      </w:r>
      <w:r>
        <w:rPr>
          <w:rFonts w:ascii="宋体" w:hAnsi="宋体"/>
          <w:b/>
          <w:szCs w:val="21"/>
        </w:rPr>
        <w:t>、如我单位提交样品，且未在规定时间内取回样品的，视同放弃取回，同意深圳公共资源交易中心对我单位提交的样品进行清理。</w:t>
      </w:r>
    </w:p>
    <w:p w14:paraId="24B375C8">
      <w:pPr>
        <w:ind w:left="420" w:leftChars="200" w:firstLine="210" w:firstLineChars="100"/>
        <w:rPr>
          <w:rFonts w:hint="eastAsia"/>
          <w:szCs w:val="21"/>
        </w:rPr>
      </w:pPr>
    </w:p>
    <w:p w14:paraId="00B2EB59">
      <w:pPr>
        <w:ind w:left="420" w:leftChars="200" w:firstLine="21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2E668A75">
      <w:pPr>
        <w:ind w:left="420" w:leftChars="200" w:firstLine="21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2BDFAA9F">
      <w:pPr>
        <w:ind w:left="420" w:leftChars="200" w:firstLine="21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14:paraId="6EA6702E">
      <w:pPr>
        <w:ind w:left="420" w:leftChars="200" w:firstLine="210" w:firstLineChars="100"/>
        <w:rPr>
          <w:sz w:val="24"/>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3E524160">
      <w:pPr>
        <w:rPr>
          <w:rFonts w:ascii="黑体" w:hAnsi="宋体" w:eastAsia="黑体"/>
        </w:rPr>
      </w:pPr>
    </w:p>
    <w:bookmarkEnd w:id="197"/>
    <w:p w14:paraId="31F78E91">
      <w:pPr>
        <w:rPr>
          <w:rFonts w:ascii="黑体" w:hAnsi="宋体" w:eastAsia="黑体"/>
        </w:rPr>
      </w:pPr>
    </w:p>
    <w:p w14:paraId="4ABD7B21">
      <w:pPr>
        <w:pStyle w:val="3"/>
        <w:jc w:val="center"/>
        <w:rPr>
          <w:rFonts w:ascii="黑体" w:eastAsia="黑体"/>
          <w:b w:val="0"/>
          <w:sz w:val="24"/>
        </w:rPr>
      </w:pPr>
      <w:r>
        <w:rPr>
          <w:rFonts w:hint="eastAsia" w:ascii="黑体" w:eastAsia="黑体"/>
          <w:b w:val="0"/>
          <w:sz w:val="24"/>
        </w:rPr>
        <w:t>二、政府采购投标及履约承诺函</w:t>
      </w:r>
    </w:p>
    <w:p w14:paraId="441BDA00">
      <w:pPr>
        <w:rPr>
          <w:rFonts w:ascii="宋体" w:hAnsi="宋体"/>
          <w:color w:val="FF0000"/>
          <w:szCs w:val="21"/>
        </w:rPr>
      </w:pPr>
      <w:bookmarkStart w:id="201" w:name="_Hlk72257530"/>
      <w:r>
        <w:rPr>
          <w:rFonts w:hint="eastAsia" w:ascii="宋体" w:hAnsi="宋体"/>
          <w:color w:val="FF0000"/>
          <w:szCs w:val="21"/>
        </w:rPr>
        <w:t>致：</w:t>
      </w:r>
      <w:r>
        <w:rPr>
          <w:rFonts w:hint="eastAsia" w:ascii="宋体" w:hAnsi="宋体"/>
          <w:color w:val="FF0000"/>
          <w:szCs w:val="21"/>
          <w:u w:val="single"/>
        </w:rPr>
        <w:t>深圳公共资源交易中心</w:t>
      </w:r>
    </w:p>
    <w:p w14:paraId="631CF83F">
      <w:pPr>
        <w:ind w:right="-815" w:firstLine="420" w:firstLineChars="200"/>
        <w:rPr>
          <w:rFonts w:ascii="宋体" w:hAnsi="宋体"/>
          <w:szCs w:val="21"/>
        </w:rPr>
      </w:pPr>
      <w:r>
        <w:rPr>
          <w:rFonts w:hint="eastAsia" w:ascii="宋体" w:hAnsi="宋体"/>
          <w:szCs w:val="21"/>
        </w:rPr>
        <w:t>我单位承诺：</w:t>
      </w:r>
    </w:p>
    <w:p w14:paraId="7A241D01">
      <w:pPr>
        <w:ind w:firstLine="420" w:firstLineChars="200"/>
        <w:rPr>
          <w:rFonts w:hint="eastAsia" w:ascii="宋体" w:hAnsi="宋体"/>
          <w:b/>
          <w:szCs w:val="21"/>
        </w:rPr>
      </w:pPr>
      <w:r>
        <w:rPr>
          <w:rFonts w:hint="eastAsia" w:ascii="宋体" w:hAnsi="宋体"/>
          <w:b w:val="0"/>
          <w:bCs/>
          <w:szCs w:val="21"/>
        </w:rPr>
        <w:t>1.我单位参与本项目所投标（响应）的货物、工程或服务，不存在侵犯知识产权的情况。</w:t>
      </w:r>
    </w:p>
    <w:p w14:paraId="32DDCDD3">
      <w:pPr>
        <w:ind w:firstLine="420" w:firstLineChars="200"/>
        <w:rPr>
          <w:rFonts w:ascii="宋体" w:hAnsi="宋体"/>
          <w:szCs w:val="21"/>
        </w:rPr>
      </w:pPr>
      <w:r>
        <w:rPr>
          <w:rFonts w:hint="eastAsia" w:ascii="宋体" w:hAnsi="宋体"/>
          <w:szCs w:val="21"/>
        </w:rPr>
        <w:t>2.我单位参与本项目</w:t>
      </w:r>
      <w:r>
        <w:rPr>
          <w:rFonts w:hint="eastAsia"/>
        </w:rPr>
        <w:t>政府采购活动时不存在被有关部门禁止参与政府采购活动且在有效期内的情况。符合招标文件关于联合体及进口产品的相关资格要求。</w:t>
      </w:r>
    </w:p>
    <w:p w14:paraId="32542DBC">
      <w:pPr>
        <w:ind w:firstLine="420" w:firstLineChars="200"/>
        <w:rPr>
          <w:rFonts w:ascii="宋体" w:hAnsi="宋体"/>
          <w:szCs w:val="21"/>
        </w:rPr>
      </w:pPr>
      <w:r>
        <w:rPr>
          <w:rFonts w:hint="eastAsia" w:ascii="宋体" w:hAnsi="宋体"/>
          <w:szCs w:val="21"/>
        </w:rPr>
        <w:t>3.我单位具备《中华人民共和国政府采购法》第二十二条第一款规定的六项条件。</w:t>
      </w:r>
    </w:p>
    <w:p w14:paraId="513638DF">
      <w:pPr>
        <w:ind w:firstLine="420" w:firstLineChars="200"/>
        <w:rPr>
          <w:rFonts w:hint="eastAsia"/>
        </w:rPr>
      </w:pPr>
      <w:r>
        <w:rPr>
          <w:rFonts w:hint="eastAsia" w:ascii="宋体" w:hAnsi="宋体"/>
          <w:szCs w:val="21"/>
        </w:rPr>
        <w:t>4.我单位</w:t>
      </w:r>
      <w:r>
        <w:rPr>
          <w:rFonts w:hint="eastAsia"/>
        </w:rPr>
        <w:t>未被列入失信被执行人、重大税收违法案件当事人名单、政府采购严重违法失信行为记录名单。</w:t>
      </w:r>
    </w:p>
    <w:p w14:paraId="26D40DE8">
      <w:pPr>
        <w:ind w:firstLine="420" w:firstLineChars="200"/>
        <w:rPr>
          <w:rFonts w:hint="default" w:eastAsia="宋体"/>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14:paraId="4D41D9A6">
      <w:pPr>
        <w:ind w:firstLine="420" w:firstLineChars="200"/>
        <w:rPr>
          <w:rFonts w:ascii="宋体" w:hAnsi="宋体"/>
          <w:szCs w:val="21"/>
        </w:rPr>
      </w:pPr>
      <w:r>
        <w:rPr>
          <w:rFonts w:hint="eastAsia" w:ascii="宋体" w:hAnsi="宋体"/>
          <w:szCs w:val="21"/>
          <w:lang w:val="en-US" w:eastAsia="zh-CN"/>
        </w:rPr>
        <w:t>6</w:t>
      </w:r>
      <w:r>
        <w:rPr>
          <w:rFonts w:hint="eastAsia" w:ascii="宋体" w:hAnsi="宋体"/>
          <w:szCs w:val="21"/>
        </w:rPr>
        <w:t>.</w:t>
      </w:r>
      <w:bookmarkStart w:id="202" w:name="_Hlk72587269"/>
      <w:bookmarkStart w:id="203"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02"/>
      <w:r>
        <w:rPr>
          <w:rFonts w:hint="eastAsia" w:ascii="宋体" w:hAnsi="宋体"/>
          <w:szCs w:val="21"/>
        </w:rPr>
        <w:t>。</w:t>
      </w:r>
      <w:bookmarkEnd w:id="203"/>
    </w:p>
    <w:p w14:paraId="6E7D129B">
      <w:pPr>
        <w:ind w:firstLine="420" w:firstLineChars="200"/>
        <w:rPr>
          <w:rFonts w:ascii="宋体" w:hAnsi="宋体"/>
          <w:szCs w:val="21"/>
        </w:rPr>
      </w:pPr>
      <w:r>
        <w:rPr>
          <w:rFonts w:hint="eastAsia" w:ascii="宋体" w:hAnsi="宋体"/>
          <w:szCs w:val="21"/>
          <w:lang w:val="en-US" w:eastAsia="zh-CN"/>
        </w:rPr>
        <w:t>7</w:t>
      </w:r>
      <w:r>
        <w:rPr>
          <w:rFonts w:hint="eastAsia" w:ascii="宋体" w:hAnsi="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09B644CF">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30E76B12">
      <w:pPr>
        <w:ind w:firstLine="420" w:firstLineChars="200"/>
        <w:rPr>
          <w:rFonts w:ascii="宋体" w:hAnsi="宋体"/>
          <w:szCs w:val="21"/>
        </w:rPr>
      </w:pPr>
      <w:r>
        <w:rPr>
          <w:rFonts w:hint="eastAsia" w:ascii="宋体" w:hAnsi="宋体"/>
          <w:szCs w:val="21"/>
          <w:lang w:val="en-US" w:eastAsia="zh-CN"/>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26A72750">
      <w:pPr>
        <w:ind w:firstLine="420" w:firstLineChars="200"/>
        <w:rPr>
          <w:rFonts w:ascii="宋体" w:hAnsi="宋体"/>
          <w:szCs w:val="21"/>
        </w:rPr>
      </w:pPr>
      <w:r>
        <w:rPr>
          <w:rFonts w:hint="eastAsia" w:ascii="宋体" w:hAnsi="宋体"/>
          <w:szCs w:val="21"/>
          <w:lang w:val="en-US" w:eastAsia="zh-CN"/>
        </w:rPr>
        <w:t>9</w:t>
      </w:r>
      <w:r>
        <w:rPr>
          <w:rFonts w:hint="eastAsia" w:ascii="宋体" w:hAnsi="宋体"/>
          <w:szCs w:val="21"/>
        </w:rPr>
        <w:t>.我单位承诺中标后项目不转包，未经采购人同意不进行分包。</w:t>
      </w:r>
    </w:p>
    <w:p w14:paraId="620386B4">
      <w:pPr>
        <w:ind w:firstLine="420" w:firstLineChars="200"/>
        <w:rPr>
          <w:rFonts w:ascii="宋体" w:hAnsi="宋体"/>
        </w:rPr>
      </w:pPr>
      <w:r>
        <w:rPr>
          <w:rFonts w:hint="eastAsia" w:ascii="宋体" w:hAnsi="宋体"/>
          <w:szCs w:val="21"/>
          <w:lang w:val="en-US" w:eastAsia="zh-CN"/>
        </w:rPr>
        <w:t>10</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1168D926">
      <w:pPr>
        <w:ind w:firstLine="420" w:firstLineChars="200"/>
        <w:rPr>
          <w:rFonts w:hint="eastAsia" w:ascii="宋体" w:hAnsi="宋体" w:eastAsia="宋体"/>
          <w:lang w:val="en-US" w:eastAsia="zh-CN"/>
        </w:rPr>
      </w:pPr>
      <w:r>
        <w:rPr>
          <w:rFonts w:hint="eastAsia" w:ascii="宋体" w:hAnsi="宋体"/>
        </w:rPr>
        <w:t>1</w:t>
      </w:r>
      <w:r>
        <w:rPr>
          <w:rFonts w:hint="eastAsia" w:ascii="宋体" w:hAnsi="宋体"/>
          <w:lang w:val="en-US" w:eastAsia="zh-CN"/>
        </w:rPr>
        <w:t>1</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14:paraId="0C034BF0">
      <w:pPr>
        <w:ind w:firstLine="420" w:firstLineChars="200"/>
        <w:rPr>
          <w:rFonts w:ascii="宋体" w:hAnsi="宋体"/>
          <w:b w:val="0"/>
          <w:bCs/>
        </w:rPr>
      </w:pPr>
      <w:r>
        <w:rPr>
          <w:rFonts w:hint="eastAsia" w:ascii="宋体" w:hAnsi="宋体" w:cs="宋体"/>
          <w:b w:val="0"/>
          <w:bCs/>
          <w:kern w:val="0"/>
          <w:szCs w:val="21"/>
        </w:rPr>
        <w:t>1</w:t>
      </w:r>
      <w:r>
        <w:rPr>
          <w:rFonts w:hint="eastAsia" w:ascii="宋体" w:hAnsi="宋体" w:cs="宋体"/>
          <w:b w:val="0"/>
          <w:bCs/>
          <w:kern w:val="0"/>
          <w:szCs w:val="21"/>
          <w:lang w:val="en-US" w:eastAsia="zh-CN"/>
        </w:rPr>
        <w:t>2</w:t>
      </w:r>
      <w:r>
        <w:rPr>
          <w:rFonts w:hint="eastAsia" w:ascii="宋体" w:hAnsi="宋体" w:cs="宋体"/>
          <w:b w:val="0"/>
          <w:bCs/>
          <w:kern w:val="0"/>
          <w:szCs w:val="21"/>
        </w:rPr>
        <w:t>.</w:t>
      </w:r>
      <w:r>
        <w:rPr>
          <w:rFonts w:hint="eastAsia" w:ascii="宋体" w:hAnsi="宋体"/>
          <w:b w:val="0"/>
          <w:bCs/>
        </w:rPr>
        <w:t>我单位已知悉并同意中标（成交）结果信息公示（公开）的内容。</w:t>
      </w:r>
    </w:p>
    <w:p w14:paraId="1A42EADE">
      <w:pPr>
        <w:ind w:firstLine="420" w:firstLineChars="200"/>
        <w:rPr>
          <w:rFonts w:hint="eastAsia" w:ascii="宋体" w:hAnsi="宋体" w:eastAsia="宋体" w:cs="宋体"/>
          <w:b/>
          <w:color w:val="FF0000"/>
          <w:kern w:val="0"/>
          <w:szCs w:val="21"/>
          <w:lang w:eastAsia="zh-CN"/>
        </w:rPr>
      </w:pPr>
      <w:r>
        <w:rPr>
          <w:rFonts w:hint="eastAsia" w:ascii="宋体" w:hAnsi="宋体"/>
          <w:b w:val="0"/>
          <w:bCs/>
        </w:rPr>
        <w:t>1</w:t>
      </w:r>
      <w:r>
        <w:rPr>
          <w:rFonts w:hint="eastAsia" w:ascii="宋体" w:hAnsi="宋体"/>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hint="eastAsia" w:ascii="宋体" w:hAnsi="宋体"/>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hint="eastAsia" w:ascii="宋体" w:hAnsi="宋体"/>
          <w:b w:val="0"/>
          <w:bCs/>
          <w:color w:val="auto"/>
          <w:lang w:val="en-US" w:eastAsia="zh-CN"/>
        </w:rPr>
        <w:t>若</w:t>
      </w:r>
      <w:r>
        <w:rPr>
          <w:rFonts w:hint="eastAsia" w:ascii="宋体" w:hAnsi="宋体"/>
          <w:b w:val="0"/>
          <w:bCs/>
          <w:color w:val="auto"/>
        </w:rPr>
        <w:t>存在“不同供应商的董事、股东或其他高级管理人员为同一人的”情形的，</w:t>
      </w:r>
      <w:r>
        <w:rPr>
          <w:rFonts w:hint="eastAsia" w:ascii="宋体" w:hAnsi="宋体"/>
          <w:b w:val="0"/>
          <w:bCs/>
          <w:color w:val="auto"/>
          <w:lang w:val="en-US" w:eastAsia="zh-CN"/>
        </w:rPr>
        <w:t>我单位保证</w:t>
      </w:r>
      <w:r>
        <w:rPr>
          <w:rFonts w:hint="eastAsia" w:ascii="宋体" w:hAnsi="宋体"/>
          <w:b w:val="0"/>
          <w:bCs/>
          <w:color w:val="auto"/>
        </w:rPr>
        <w:t>不存在串通投标、恶意串通或者视为串通投标的情形</w:t>
      </w:r>
      <w:r>
        <w:rPr>
          <w:rFonts w:hint="eastAsia" w:ascii="宋体" w:hAnsi="宋体"/>
          <w:b w:val="0"/>
          <w:bCs/>
          <w:color w:val="auto"/>
          <w:lang w:eastAsia="zh-CN"/>
        </w:rPr>
        <w:t>。</w:t>
      </w:r>
    </w:p>
    <w:p w14:paraId="56AD9631">
      <w:pPr>
        <w:ind w:firstLine="422" w:firstLineChars="200"/>
        <w:rPr>
          <w:rFonts w:hint="eastAsia" w:ascii="宋体" w:hAnsi="宋体"/>
          <w:b/>
          <w:lang w:val="en-US" w:eastAsia="zh-CN"/>
        </w:rPr>
      </w:pPr>
      <w:r>
        <w:rPr>
          <w:rFonts w:hint="eastAsia" w:ascii="宋体" w:hAnsi="宋体"/>
          <w:b/>
          <w:lang w:val="en-US" w:eastAsia="zh-CN"/>
        </w:rPr>
        <w:t>14.我单位清楚，如存在违反投标承诺行为情节严重的，将根据《深圳市财政局关于印发&lt;深圳市财政局政府采购供应商信用信息管理办法&gt;的通知》，依法被列入失信信息。</w:t>
      </w:r>
    </w:p>
    <w:p w14:paraId="7BDABC5D">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default" w:ascii="宋体" w:hAnsi="宋体"/>
          <w:b/>
          <w:lang w:val="en-US" w:eastAsia="zh-CN"/>
        </w:rPr>
      </w:pPr>
      <w:r>
        <w:rPr>
          <w:rFonts w:hint="eastAsia" w:ascii="宋体" w:hAnsi="宋体"/>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6786264C">
      <w:pPr>
        <w:ind w:firstLine="420" w:firstLineChars="200"/>
        <w:rPr>
          <w:rFonts w:ascii="宋体" w:hAnsi="宋体"/>
        </w:rPr>
      </w:pPr>
    </w:p>
    <w:p w14:paraId="6F6E272C">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14:paraId="1A5F9BB6">
      <w:pPr>
        <w:spacing w:before="60" w:beforeLines="25" w:after="60" w:afterLines="25"/>
        <w:ind w:firstLine="5460" w:firstLineChars="2600"/>
        <w:rPr>
          <w:rFonts w:ascii="宋体" w:hAnsi="宋体"/>
          <w:szCs w:val="21"/>
        </w:rPr>
      </w:pPr>
      <w:r>
        <w:rPr>
          <w:rFonts w:hint="eastAsia" w:ascii="宋体" w:hAnsi="宋体"/>
          <w:szCs w:val="21"/>
        </w:rPr>
        <w:t xml:space="preserve">                                    </w:t>
      </w:r>
      <w:bookmarkEnd w:id="201"/>
    </w:p>
    <w:p w14:paraId="11EA186C">
      <w:pPr>
        <w:spacing w:before="60" w:beforeLines="25" w:after="60" w:afterLines="25"/>
        <w:ind w:firstLine="5460" w:firstLineChars="2600"/>
        <w:rPr>
          <w:rFonts w:hint="eastAsia" w:eastAsia="宋体"/>
          <w:color w:val="FF0000"/>
          <w:u w:val="none"/>
          <w:lang w:eastAsia="zh-CN"/>
        </w:rPr>
      </w:pPr>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14:paraId="6D893CC0">
      <w:pPr>
        <w:ind w:firstLine="645"/>
        <w:rPr>
          <w:rFonts w:ascii="宋体" w:hAnsi="宋体"/>
          <w:color w:val="FF0000"/>
          <w:szCs w:val="21"/>
        </w:rPr>
      </w:pPr>
      <w:r>
        <w:rPr>
          <w:rFonts w:hint="eastAsia" w:ascii="宋体" w:hAnsi="宋体"/>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日</w:t>
      </w:r>
    </w:p>
    <w:p w14:paraId="3F1008B2">
      <w:pPr>
        <w:ind w:firstLine="645"/>
        <w:rPr>
          <w:rFonts w:ascii="宋体" w:hAnsi="宋体"/>
          <w:szCs w:val="21"/>
        </w:rPr>
      </w:pPr>
    </w:p>
    <w:p w14:paraId="77184D4C">
      <w:pPr>
        <w:rPr>
          <w:rFonts w:ascii="宋体"/>
          <w:b/>
          <w:szCs w:val="21"/>
        </w:rPr>
      </w:pPr>
    </w:p>
    <w:p w14:paraId="6263C0D4">
      <w:pPr>
        <w:ind w:firstLine="482" w:firstLineChars="200"/>
        <w:jc w:val="center"/>
        <w:rPr>
          <w:rFonts w:hAnsi="宋体"/>
          <w:b/>
          <w:bCs/>
          <w:sz w:val="24"/>
        </w:rPr>
      </w:pPr>
    </w:p>
    <w:p w14:paraId="310D6B3A">
      <w:pPr>
        <w:pStyle w:val="3"/>
        <w:jc w:val="center"/>
        <w:rPr>
          <w:rFonts w:ascii="黑体" w:eastAsia="黑体"/>
          <w:b w:val="0"/>
          <w:sz w:val="24"/>
          <w:szCs w:val="24"/>
        </w:rPr>
      </w:pPr>
      <w:r>
        <w:rPr>
          <w:rFonts w:hint="eastAsia" w:ascii="黑体" w:eastAsia="黑体"/>
          <w:b w:val="0"/>
          <w:sz w:val="24"/>
          <w:szCs w:val="24"/>
        </w:rPr>
        <w:t>三、投标人情况及资格证明文件</w:t>
      </w:r>
    </w:p>
    <w:p w14:paraId="21C04AF0">
      <w:pPr>
        <w:rPr>
          <w:b/>
          <w:bCs/>
          <w:sz w:val="24"/>
        </w:rPr>
      </w:pPr>
    </w:p>
    <w:p w14:paraId="2EB24F7E">
      <w:pPr>
        <w:ind w:firstLine="2640" w:firstLineChars="1100"/>
        <w:outlineLvl w:val="3"/>
        <w:rPr>
          <w:rFonts w:ascii="黑体" w:hAnsi="宋体" w:eastAsia="黑体"/>
          <w:bCs/>
          <w:kern w:val="0"/>
          <w:sz w:val="24"/>
          <w:szCs w:val="32"/>
        </w:rPr>
      </w:pPr>
      <w:bookmarkStart w:id="204" w:name="_Hlk72257590"/>
      <w:r>
        <w:rPr>
          <w:rFonts w:hint="eastAsia" w:ascii="黑体" w:hAnsi="宋体" w:eastAsia="黑体"/>
          <w:bCs/>
          <w:kern w:val="0"/>
          <w:sz w:val="24"/>
          <w:szCs w:val="32"/>
        </w:rPr>
        <w:t>（一）投标人资格证明文件</w:t>
      </w:r>
    </w:p>
    <w:p w14:paraId="77C5BCEB">
      <w:pPr>
        <w:spacing w:before="120" w:beforeLines="50"/>
        <w:ind w:firstLine="422"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14:paraId="456F7AA6">
      <w:pPr>
        <w:rPr>
          <w:b/>
          <w:bCs/>
          <w:sz w:val="24"/>
        </w:rPr>
      </w:pPr>
    </w:p>
    <w:p w14:paraId="33D7BEDB">
      <w:pPr>
        <w:ind w:firstLine="480" w:firstLineChars="200"/>
        <w:outlineLvl w:val="3"/>
        <w:rPr>
          <w:rFonts w:ascii="黑体" w:hAnsi="宋体" w:eastAsia="黑体"/>
          <w:bCs/>
          <w:kern w:val="0"/>
          <w:sz w:val="24"/>
          <w:szCs w:val="32"/>
        </w:rPr>
      </w:pPr>
      <w:bookmarkStart w:id="205" w:name="_Hlk72257908"/>
      <w:r>
        <w:rPr>
          <w:rFonts w:hint="eastAsia" w:ascii="黑体" w:hAnsi="宋体" w:eastAsia="黑体"/>
          <w:bCs/>
          <w:kern w:val="0"/>
          <w:sz w:val="24"/>
          <w:szCs w:val="32"/>
        </w:rPr>
        <w:t>（二）中小企业声明函、残疾人福利性单位声明函及监狱企业声明函</w:t>
      </w:r>
      <w:bookmarkEnd w:id="204"/>
    </w:p>
    <w:p w14:paraId="4FE467C5">
      <w:pPr>
        <w:jc w:val="left"/>
        <w:outlineLvl w:val="9"/>
        <w:rPr>
          <w:rFonts w:ascii="黑体" w:hAnsi="宋体" w:eastAsia="黑体"/>
          <w:bCs/>
          <w:kern w:val="0"/>
          <w:sz w:val="24"/>
          <w:szCs w:val="32"/>
        </w:rPr>
      </w:pPr>
    </w:p>
    <w:p w14:paraId="20005E65">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填写指引：</w:t>
      </w:r>
    </w:p>
    <w:p w14:paraId="213474DB">
      <w:pPr>
        <w:ind w:firstLine="420" w:firstLineChars="200"/>
        <w:outlineLvl w:val="3"/>
        <w:rPr>
          <w:rFonts w:ascii="黑体" w:hAnsi="黑体" w:eastAsia="黑体"/>
          <w:color w:val="FF0000"/>
          <w:szCs w:val="21"/>
        </w:rPr>
      </w:pPr>
      <w:r>
        <w:rPr>
          <w:rFonts w:hint="eastAsia" w:ascii="黑体" w:hAnsi="宋体" w:eastAsia="黑体"/>
          <w:bCs/>
          <w:color w:val="FF0000"/>
          <w:kern w:val="0"/>
          <w:szCs w:val="21"/>
        </w:rPr>
        <w:t>1、该部分内容由投标人根据自身实际情况填写，不符合要求的投标人可以不填写或直接删除相应的声明函。</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0EC6BE38">
      <w:pPr>
        <w:ind w:firstLine="420" w:firstLineChars="200"/>
        <w:outlineLvl w:val="3"/>
        <w:rPr>
          <w:rFonts w:ascii="黑体" w:hAnsi="黑体" w:eastAsia="黑体"/>
          <w:color w:val="FF0000"/>
          <w:szCs w:val="21"/>
        </w:rPr>
      </w:pPr>
      <w:r>
        <w:rPr>
          <w:rFonts w:hint="eastAsia" w:ascii="黑体" w:hAnsi="黑体" w:eastAsia="黑体"/>
          <w:color w:val="FF0000"/>
          <w:szCs w:val="21"/>
        </w:rPr>
        <w:t>2、该部分内容填写需要参考的相关文件：</w:t>
      </w:r>
    </w:p>
    <w:p w14:paraId="0694A785">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631579E2">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)《工业和信息化部、国家统计局、国家发展和改革委员会、财政部关于印发中小企业划型标准规定的通知》（工信部联企业〔2011〕300号）</w:t>
      </w:r>
      <w:r>
        <w:rPr>
          <w:rFonts w:hint="eastAsia" w:ascii="黑体" w:hAnsi="黑体" w:eastAsia="黑体"/>
          <w:color w:val="FF0000"/>
          <w:szCs w:val="21"/>
          <w:lang w:eastAsia="zh-CN"/>
        </w:rPr>
        <w:t>；</w:t>
      </w:r>
    </w:p>
    <w:p w14:paraId="50FF02BB">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(3)《统计上大中小微型企业划分办法(2017)》（国统字〔2017〕213号）</w:t>
      </w:r>
      <w:r>
        <w:rPr>
          <w:rFonts w:hint="eastAsia" w:ascii="黑体" w:hAnsi="黑体" w:eastAsia="黑体"/>
          <w:color w:val="FF0000"/>
          <w:szCs w:val="21"/>
          <w:lang w:eastAsia="zh-CN"/>
        </w:rPr>
        <w:t>；</w:t>
      </w:r>
    </w:p>
    <w:p w14:paraId="5A060022">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(4)《关于促进残疾人就业政府采购政策的通知》（财库〔2017〕141号）</w:t>
      </w:r>
      <w:r>
        <w:rPr>
          <w:rFonts w:hint="eastAsia" w:ascii="黑体" w:hAnsi="黑体" w:eastAsia="黑体"/>
          <w:color w:val="FF0000"/>
          <w:szCs w:val="21"/>
          <w:lang w:eastAsia="zh-CN"/>
        </w:rPr>
        <w:t>；</w:t>
      </w:r>
    </w:p>
    <w:p w14:paraId="7CEC0222">
      <w:pPr>
        <w:ind w:firstLine="420" w:firstLineChars="200"/>
        <w:outlineLvl w:val="3"/>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54DC53E2">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r>
        <w:rPr>
          <w:rFonts w:hint="eastAsia" w:ascii="黑体" w:hAnsi="黑体" w:eastAsia="黑体"/>
          <w:color w:val="FF0000"/>
          <w:szCs w:val="21"/>
        </w:rPr>
        <w:t>满足多项优惠政策的投标人，不重复享受多项价格扣除政策。</w:t>
      </w:r>
    </w:p>
    <w:p w14:paraId="5BE0B67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444036E2">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431B4030">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25BBB81F">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w:t>
      </w:r>
      <w:r>
        <w:rPr>
          <w:rFonts w:hint="eastAsia" w:ascii="黑体" w:hAnsi="宋体" w:eastAsia="黑体"/>
          <w:bCs/>
          <w:color w:val="FF0000"/>
          <w:kern w:val="0"/>
          <w:szCs w:val="21"/>
          <w:lang w:val="en-US" w:eastAsia="zh-CN"/>
        </w:rPr>
        <w:t>文件中确定的</w:t>
      </w:r>
      <w:r>
        <w:rPr>
          <w:rFonts w:hint="eastAsia" w:ascii="黑体" w:hAnsi="宋体" w:eastAsia="黑体"/>
          <w:bCs/>
          <w:color w:val="FF0000"/>
          <w:kern w:val="0"/>
          <w:szCs w:val="21"/>
        </w:rPr>
        <w:t>项目名称</w:t>
      </w:r>
      <w:r>
        <w:rPr>
          <w:rFonts w:hint="eastAsia" w:ascii="黑体" w:hAnsi="宋体" w:eastAsia="黑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rPr>
        <w:t>；</w:t>
      </w:r>
    </w:p>
    <w:p w14:paraId="4D13B8FF">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4EC8B824">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第四处，在“</w:t>
      </w:r>
      <w:r>
        <w:rPr>
          <w:rFonts w:hint="eastAsia" w:ascii="黑体" w:hAnsi="宋体" w:eastAsia="黑体"/>
          <w:bCs/>
          <w:color w:val="FF0000"/>
          <w:kern w:val="0"/>
          <w:szCs w:val="21"/>
          <w:lang w:val="en-US" w:eastAsia="zh-CN"/>
        </w:rPr>
        <w:t>采购</w:t>
      </w:r>
      <w:r>
        <w:rPr>
          <w:rFonts w:hint="eastAsia" w:ascii="黑体" w:hAnsi="宋体" w:eastAsia="黑体"/>
          <w:bCs/>
          <w:color w:val="FF0000"/>
          <w:kern w:val="0"/>
          <w:szCs w:val="21"/>
        </w:rPr>
        <w:t>文件中明确的所属行业”下划线处填写采购标的对应的中小企业划分标准所属行业（所属行业以招标文件第一册第三章用户需求书“货物清单明细”的“</w:t>
      </w:r>
      <w:r>
        <w:rPr>
          <w:rFonts w:hint="eastAsia" w:ascii="黑体" w:hAnsi="宋体" w:eastAsia="黑体"/>
          <w:bCs/>
          <w:color w:val="FF0000"/>
          <w:kern w:val="0"/>
          <w:szCs w:val="21"/>
          <w:lang w:val="en-US" w:eastAsia="zh-CN"/>
        </w:rPr>
        <w:t>标的所属行业</w:t>
      </w:r>
      <w:r>
        <w:rPr>
          <w:rFonts w:hint="eastAsia" w:ascii="黑体" w:hAnsi="宋体" w:eastAsia="黑体"/>
          <w:bCs/>
          <w:color w:val="FF0000"/>
          <w:kern w:val="0"/>
          <w:szCs w:val="21"/>
        </w:rPr>
        <w:t>”一栏为准）</w:t>
      </w:r>
      <w:r>
        <w:rPr>
          <w:rFonts w:hint="eastAsia" w:ascii="黑体" w:hAnsi="宋体" w:eastAsia="黑体"/>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14:paraId="7DE6BB0B">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w:t>
      </w:r>
      <w:r>
        <w:rPr>
          <w:rFonts w:hint="eastAsia" w:ascii="黑体" w:hAnsi="宋体" w:eastAsia="黑体"/>
          <w:b/>
          <w:bCs w:val="0"/>
          <w:color w:val="FF0000"/>
          <w:kern w:val="0"/>
          <w:szCs w:val="21"/>
          <w:lang w:val="en-US" w:eastAsia="zh-CN"/>
        </w:rPr>
        <w:t>货物</w:t>
      </w:r>
      <w:r>
        <w:rPr>
          <w:rFonts w:hint="eastAsia" w:ascii="黑体" w:hAnsi="宋体" w:eastAsia="黑体"/>
          <w:b/>
          <w:bCs w:val="0"/>
          <w:color w:val="FF0000"/>
          <w:kern w:val="0"/>
          <w:szCs w:val="21"/>
        </w:rPr>
        <w:t>制造商名称</w:t>
      </w:r>
      <w:r>
        <w:rPr>
          <w:rFonts w:hint="eastAsia" w:ascii="黑体" w:hAnsi="宋体" w:eastAsia="黑体"/>
          <w:b/>
          <w:bCs w:val="0"/>
          <w:color w:val="FF0000"/>
          <w:kern w:val="0"/>
          <w:szCs w:val="21"/>
          <w:lang w:eastAsia="zh-CN"/>
        </w:rPr>
        <w:t>。</w:t>
      </w:r>
      <w:r>
        <w:rPr>
          <w:rFonts w:hint="eastAsia" w:ascii="黑体" w:hAnsi="宋体" w:eastAsia="黑体"/>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4D9D2BCC">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cs="Times New Roman"/>
          <w:bCs/>
          <w:color w:val="FF0000"/>
          <w:kern w:val="0"/>
          <w:sz w:val="21"/>
          <w:szCs w:val="21"/>
          <w:lang w:val="en-US" w:eastAsia="zh-CN" w:bidi="ar-SA"/>
        </w:rPr>
        <w:t>第六、</w:t>
      </w:r>
      <w:r>
        <w:rPr>
          <w:rFonts w:hint="eastAsia" w:ascii="黑体" w:hAnsi="宋体" w:eastAsia="黑体"/>
          <w:bCs/>
          <w:color w:val="FF0000"/>
          <w:kern w:val="0"/>
          <w:szCs w:val="21"/>
          <w:lang w:val="en-US" w:eastAsia="zh-CN"/>
        </w:rPr>
        <w:t>七、八处，</w:t>
      </w:r>
      <w:r>
        <w:rPr>
          <w:rFonts w:hint="eastAsia" w:ascii="黑体" w:hAnsi="宋体" w:eastAsia="黑体"/>
          <w:bCs/>
          <w:color w:val="FF0000"/>
          <w:kern w:val="0"/>
          <w:szCs w:val="21"/>
        </w:rPr>
        <w:t>在“从业人员”、“营业收入”、“资产总额”下划线处如实填写从业人员、营业收入、资产总额</w:t>
      </w:r>
      <w:r>
        <w:rPr>
          <w:rFonts w:hint="eastAsia" w:ascii="黑体" w:hAnsi="宋体" w:eastAsia="黑体"/>
          <w:bCs/>
          <w:color w:val="FF0000"/>
          <w:kern w:val="0"/>
          <w:szCs w:val="21"/>
          <w:lang w:eastAsia="zh-CN"/>
        </w:rPr>
        <w:t>。从业人员、资产总额指标以上年度末数据为依据，营业收入指标以上年度累计数据为依据。无上年度数据的新成立企业可不填报。</w:t>
      </w:r>
    </w:p>
    <w:p w14:paraId="0A6321B0">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bCs/>
          <w:color w:val="FF0000"/>
          <w:kern w:val="0"/>
          <w:szCs w:val="21"/>
          <w:lang w:val="en-US" w:eastAsia="zh-CN"/>
        </w:rPr>
        <w:t>第九处，</w:t>
      </w:r>
      <w:r>
        <w:rPr>
          <w:rFonts w:hint="eastAsia" w:ascii="黑体" w:hAnsi="宋体" w:eastAsia="黑体"/>
          <w:bCs/>
          <w:color w:val="FF0000"/>
          <w:kern w:val="0"/>
          <w:szCs w:val="21"/>
        </w:rPr>
        <w:t>在“中型企业、小型企业、微型企业”下划线处应依据企业上年度从业人员、营业收入、资产总额等指标</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按照《中小企业划型标准规定》（工信部联企业〔2011〕300号）、《金融业企业划型标准规定》（银发〔2015〕309号）</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判断《中小企业声明函》载明的货物制造商是否属于采购文件所属行业的中型企业/小型企业/微型企业。</w:t>
      </w:r>
    </w:p>
    <w:p w14:paraId="01BBB40A">
      <w:pPr>
        <w:pStyle w:val="63"/>
        <w:ind w:firstLine="420" w:firstLineChars="200"/>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2</w:t>
      </w:r>
      <w:r>
        <w:rPr>
          <w:rFonts w:hint="eastAsia" w:ascii="黑体" w:hAnsi="宋体" w:eastAsia="黑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093BBA43">
      <w:pPr>
        <w:numPr>
          <w:ilvl w:val="0"/>
          <w:numId w:val="0"/>
        </w:num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3</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事业单位、社会组织等非企业主体不享受中小企业扶持政策，但事业单位、社会组织等非企业主体提供全部由中小企业制造的货物参加货物采购项目的除外。</w:t>
      </w:r>
    </w:p>
    <w:p w14:paraId="64A4990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4</w:t>
      </w:r>
      <w:r>
        <w:rPr>
          <w:rFonts w:hint="eastAsia" w:ascii="黑体" w:hAnsi="宋体" w:eastAsia="黑体"/>
          <w:bCs/>
          <w:color w:val="FF0000"/>
          <w:kern w:val="0"/>
          <w:szCs w:val="21"/>
        </w:rPr>
        <w:t>）声明是残疾人福利性单位须填写《残疾人福利性单位声明函》的相关内容，具体参照以上《中小企业声明函》填写要求执行。</w:t>
      </w:r>
    </w:p>
    <w:p w14:paraId="16F8941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5</w:t>
      </w:r>
      <w:r>
        <w:rPr>
          <w:rFonts w:hint="eastAsia" w:ascii="黑体" w:hAnsi="宋体" w:eastAsia="黑体"/>
          <w:bCs/>
          <w:color w:val="FF0000"/>
          <w:kern w:val="0"/>
          <w:szCs w:val="21"/>
        </w:rPr>
        <w:t>）声明是监狱企业须填写《监狱企业声明函》的三项内容（填写位置的字体已加粗），具体参照以上《中小企业声明函》填写要求执行。</w:t>
      </w:r>
    </w:p>
    <w:p w14:paraId="23E4FFAF">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5A594047">
      <w:pPr>
        <w:ind w:firstLine="420" w:firstLineChars="200"/>
      </w:pPr>
      <w:r>
        <w:rPr>
          <w:rFonts w:hint="eastAsia" w:ascii="黑体" w:hAnsi="宋体" w:eastAsia="黑体"/>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3F6876D6">
      <w:pPr>
        <w:ind w:firstLine="420" w:firstLineChars="200"/>
      </w:pPr>
    </w:p>
    <w:p w14:paraId="4C0D29AB">
      <w:pPr>
        <w:numPr>
          <w:ilvl w:val="0"/>
          <w:numId w:val="10"/>
        </w:numPr>
        <w:jc w:val="center"/>
        <w:outlineLvl w:val="9"/>
        <w:rPr>
          <w:b/>
          <w:sz w:val="24"/>
        </w:rPr>
      </w:pPr>
      <w:r>
        <w:rPr>
          <w:b/>
          <w:sz w:val="24"/>
        </w:rPr>
        <w:t>中小企业声明函（货物）</w:t>
      </w:r>
    </w:p>
    <w:p w14:paraId="52A5158B">
      <w:pPr>
        <w:pStyle w:val="20"/>
        <w:widowControl w:val="0"/>
        <w:numPr>
          <w:ilvl w:val="0"/>
          <w:numId w:val="0"/>
        </w:numPr>
        <w:spacing w:line="360" w:lineRule="auto"/>
        <w:jc w:val="both"/>
      </w:pPr>
    </w:p>
    <w:p w14:paraId="1EC51938">
      <w:pPr>
        <w:pStyle w:val="38"/>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采购活动，提供的货物全部由符合政策要求的中小企业制造。相关企业（含联合体中的中小企业、签订分包意向协议的中小企业）的具体情况如下：</w:t>
      </w:r>
    </w:p>
    <w:p w14:paraId="1153DF25">
      <w:pPr>
        <w:pStyle w:val="38"/>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0F7E2041">
      <w:pPr>
        <w:pStyle w:val="38"/>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4EBBE413">
      <w:pPr>
        <w:pStyle w:val="38"/>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p w14:paraId="1E6B3DAD">
      <w:pPr>
        <w:pStyle w:val="38"/>
        <w:ind w:firstLine="420" w:firstLineChars="200"/>
        <w:rPr>
          <w:rFonts w:hint="eastAsia" w:asciiTheme="minorEastAsia" w:hAnsiTheme="minorEastAsia" w:eastAsiaTheme="minorEastAsia" w:cstheme="minorEastAsia"/>
          <w:sz w:val="21"/>
          <w:szCs w:val="21"/>
          <w:lang w:val="en-US" w:eastAsia="zh-CN"/>
        </w:rPr>
      </w:pPr>
    </w:p>
    <w:p w14:paraId="23A00B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37C5C7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206" w:name="_Hlk73562203"/>
      <w:r>
        <w:rPr>
          <w:rFonts w:hint="eastAsia" w:asciiTheme="minorEastAsia" w:hAnsiTheme="minorEastAsia" w:eastAsiaTheme="minorEastAsia" w:cstheme="minorEastAsia"/>
          <w:kern w:val="2"/>
          <w:sz w:val="21"/>
          <w:szCs w:val="21"/>
          <w:lang w:val="en-US" w:eastAsia="zh-CN" w:bidi="ar-SA"/>
        </w:rPr>
        <w:t>本投标人对上述声明内容的真实性负责。如有虚假，将依法承担相应责任。</w:t>
      </w:r>
    </w:p>
    <w:p w14:paraId="3FBE93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4"/>
          <w:szCs w:val="24"/>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206"/>
    </w:p>
    <w:p w14:paraId="3121880B">
      <w:pPr>
        <w:ind w:firstLine="420" w:firstLineChars="200"/>
        <w:outlineLvl w:val="9"/>
        <w:rPr>
          <w:rFonts w:ascii="宋体" w:hAnsi="宋体"/>
          <w:bCs/>
          <w:color w:val="FF0000"/>
          <w:kern w:val="0"/>
          <w:szCs w:val="21"/>
        </w:rPr>
      </w:pPr>
    </w:p>
    <w:p w14:paraId="66CF2961"/>
    <w:p w14:paraId="570D9BB7">
      <w:pPr>
        <w:ind w:firstLine="420" w:firstLineChars="200"/>
      </w:pPr>
    </w:p>
    <w:p w14:paraId="06966A6A">
      <w:pPr>
        <w:jc w:val="center"/>
        <w:outlineLvl w:val="9"/>
        <w:rPr>
          <w:b/>
          <w:sz w:val="24"/>
        </w:rPr>
      </w:pPr>
      <w:r>
        <w:rPr>
          <w:rFonts w:hint="eastAsia"/>
          <w:b/>
          <w:sz w:val="24"/>
        </w:rPr>
        <w:t>2、残疾人福利性单位声明函（货物类）</w:t>
      </w:r>
    </w:p>
    <w:p w14:paraId="69289AAF">
      <w:pPr>
        <w:rPr>
          <w:b/>
          <w:bCs/>
        </w:rPr>
      </w:pPr>
    </w:p>
    <w:p w14:paraId="60F703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207" w:name="_Hlk73562331"/>
      <w:bookmarkStart w:id="208" w:name="_Hlk73562245"/>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175999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6C041E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207"/>
      <w:bookmarkEnd w:id="208"/>
    </w:p>
    <w:p w14:paraId="19131415">
      <w:pPr>
        <w:ind w:firstLine="420" w:firstLineChars="200"/>
        <w:rPr>
          <w:rFonts w:ascii="宋体" w:hAnsi="宋体"/>
          <w:szCs w:val="21"/>
        </w:rPr>
      </w:pPr>
    </w:p>
    <w:p w14:paraId="3C78A1F8">
      <w:pPr>
        <w:ind w:firstLine="420" w:firstLineChars="200"/>
        <w:rPr>
          <w:rFonts w:ascii="宋体" w:hAnsi="宋体"/>
          <w:szCs w:val="21"/>
        </w:rPr>
      </w:pPr>
    </w:p>
    <w:p w14:paraId="13F35299">
      <w:pPr>
        <w:jc w:val="center"/>
        <w:outlineLvl w:val="9"/>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14:paraId="05F55C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hint="eastAsia" w:ascii="宋体" w:hAnsi="宋体"/>
          <w:sz w:val="21"/>
          <w:szCs w:val="21"/>
        </w:rPr>
        <w:t>本投标人郑重声明，根据《财政部司法部关于政府采购支持监狱企业发展有关问题的通知》（财库〔</w:t>
      </w:r>
      <w:r>
        <w:rPr>
          <w:rFonts w:ascii="宋体" w:hAnsi="宋体"/>
          <w:sz w:val="21"/>
          <w:szCs w:val="21"/>
        </w:rPr>
        <w:t>2014</w:t>
      </w:r>
      <w:r>
        <w:rPr>
          <w:rFonts w:hint="eastAsia" w:ascii="宋体" w:hAnsi="宋体"/>
          <w:sz w:val="21"/>
          <w:szCs w:val="21"/>
        </w:rPr>
        <w:t>〕</w:t>
      </w:r>
      <w:r>
        <w:rPr>
          <w:rFonts w:ascii="宋体" w:hAnsi="宋体"/>
          <w:sz w:val="21"/>
          <w:szCs w:val="21"/>
        </w:rPr>
        <w:t>68</w:t>
      </w:r>
      <w:r>
        <w:rPr>
          <w:rFonts w:hint="eastAsia" w:ascii="宋体" w:hAnsi="宋体"/>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hint="eastAsia" w:ascii="宋体" w:hAnsi="宋体"/>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hint="eastAsia" w:ascii="宋体" w:hAnsi="宋体"/>
          <w:sz w:val="21"/>
          <w:szCs w:val="21"/>
        </w:rPr>
        <w:t>监狱企业</w:t>
      </w:r>
      <w:r>
        <w:rPr>
          <w:rFonts w:ascii="宋体" w:hAnsi="宋体"/>
          <w:sz w:val="21"/>
          <w:szCs w:val="21"/>
        </w:rPr>
        <w:t>制造。相关</w:t>
      </w:r>
      <w:r>
        <w:rPr>
          <w:rFonts w:hint="eastAsia" w:ascii="宋体" w:hAnsi="宋体"/>
          <w:sz w:val="21"/>
          <w:szCs w:val="21"/>
        </w:rPr>
        <w:t>监狱企业</w:t>
      </w:r>
      <w:r>
        <w:rPr>
          <w:rFonts w:ascii="宋体" w:hAnsi="宋体"/>
          <w:sz w:val="21"/>
          <w:szCs w:val="21"/>
        </w:rPr>
        <w:t>的具体情况如下：</w:t>
      </w:r>
    </w:p>
    <w:p w14:paraId="7D4892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ascii="宋体" w:hAnsi="宋体"/>
          <w:sz w:val="21"/>
          <w:szCs w:val="21"/>
        </w:rPr>
        <w:t>；</w:t>
      </w:r>
    </w:p>
    <w:p w14:paraId="7EE455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hint="eastAsia" w:ascii="宋体" w:hAnsi="宋体"/>
          <w:sz w:val="21"/>
          <w:szCs w:val="21"/>
        </w:rPr>
        <w:t>。</w:t>
      </w:r>
    </w:p>
    <w:p w14:paraId="31423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sz w:val="21"/>
          <w:szCs w:val="21"/>
        </w:rPr>
        <w:t xml:space="preserve">…… </w:t>
      </w:r>
    </w:p>
    <w:p w14:paraId="58AEA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hint="eastAsia" w:ascii="宋体" w:hAnsi="宋体" w:cstheme="minorBidi"/>
          <w:sz w:val="21"/>
          <w:szCs w:val="21"/>
        </w:rPr>
        <w:t>投标人</w:t>
      </w:r>
      <w:r>
        <w:rPr>
          <w:rFonts w:ascii="宋体" w:hAnsi="宋体"/>
          <w:sz w:val="21"/>
          <w:szCs w:val="21"/>
        </w:rPr>
        <w:t>对上述声明内容的真实性负责。如有虚假，将依法承担相应责任。</w:t>
      </w:r>
    </w:p>
    <w:p w14:paraId="38C54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rPr>
      </w:pPr>
      <w:r>
        <w:rPr>
          <w:rFonts w:hint="eastAsia" w:ascii="宋体" w:hAnsi="宋体"/>
          <w:sz w:val="21"/>
          <w:szCs w:val="21"/>
        </w:rPr>
        <w:t>附：省级以上监狱管理局、戒毒管理局（含新疆生产建设兵团）出具的监狱企业证明文件。</w:t>
      </w:r>
      <w:bookmarkEnd w:id="205"/>
    </w:p>
    <w:p w14:paraId="035F32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rPr>
      </w:pPr>
    </w:p>
    <w:p w14:paraId="55DF73E5">
      <w:pPr>
        <w:rPr>
          <w:rFonts w:hint="eastAsia" w:ascii="黑体" w:eastAsia="黑体"/>
          <w:b w:val="0"/>
          <w:sz w:val="24"/>
          <w:szCs w:val="24"/>
        </w:rPr>
      </w:pPr>
      <w:bookmarkStart w:id="209" w:name="_Hlk72259976"/>
      <w:r>
        <w:rPr>
          <w:rFonts w:hint="eastAsia" w:ascii="黑体" w:eastAsia="黑体"/>
          <w:b w:val="0"/>
          <w:sz w:val="24"/>
          <w:szCs w:val="24"/>
        </w:rPr>
        <w:br w:type="page"/>
      </w:r>
    </w:p>
    <w:p w14:paraId="03662963">
      <w:pPr>
        <w:pStyle w:val="3"/>
        <w:jc w:val="center"/>
        <w:rPr>
          <w:rFonts w:ascii="黑体" w:eastAsia="黑体"/>
          <w:b w:val="0"/>
          <w:sz w:val="24"/>
          <w:szCs w:val="24"/>
        </w:rPr>
      </w:pPr>
      <w:r>
        <w:rPr>
          <w:rFonts w:hint="eastAsia" w:ascii="黑体" w:eastAsia="黑体"/>
          <w:b w:val="0"/>
          <w:sz w:val="24"/>
          <w:szCs w:val="24"/>
        </w:rPr>
        <w:t>四、项目详细报价</w:t>
      </w:r>
    </w:p>
    <w:p w14:paraId="465A5B52">
      <w:pPr>
        <w:tabs>
          <w:tab w:val="left" w:pos="720"/>
        </w:tabs>
        <w:ind w:firstLine="3132" w:firstLineChars="1300"/>
        <w:rPr>
          <w:b/>
          <w:sz w:val="24"/>
        </w:rPr>
      </w:pPr>
      <w:r>
        <w:rPr>
          <w:rFonts w:hint="eastAsia"/>
          <w:b/>
          <w:sz w:val="24"/>
        </w:rPr>
        <w:t>（一）分项报价表</w:t>
      </w:r>
    </w:p>
    <w:tbl>
      <w:tblPr>
        <w:tblStyle w:val="45"/>
        <w:tblW w:w="831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6"/>
        <w:gridCol w:w="937"/>
        <w:gridCol w:w="514"/>
        <w:gridCol w:w="366"/>
        <w:gridCol w:w="366"/>
        <w:gridCol w:w="366"/>
        <w:gridCol w:w="713"/>
        <w:gridCol w:w="366"/>
        <w:gridCol w:w="366"/>
        <w:gridCol w:w="1633"/>
        <w:gridCol w:w="666"/>
        <w:gridCol w:w="516"/>
        <w:gridCol w:w="516"/>
        <w:gridCol w:w="738"/>
      </w:tblGrid>
      <w:tr w14:paraId="2DC34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3" w:hRule="atLeast"/>
        </w:trPr>
        <w:tc>
          <w:tcPr>
            <w:tcW w:w="33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225CF0A">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序号</w:t>
            </w:r>
          </w:p>
        </w:tc>
        <w:tc>
          <w:tcPr>
            <w:tcW w:w="963" w:type="dxa"/>
            <w:tcBorders>
              <w:top w:val="single" w:color="000000" w:sz="8" w:space="0"/>
              <w:left w:val="single" w:color="000000" w:sz="8" w:space="0"/>
              <w:bottom w:val="single" w:color="000000" w:sz="8" w:space="0"/>
              <w:right w:val="single" w:color="000000" w:sz="8" w:space="0"/>
            </w:tcBorders>
            <w:shd w:val="clear" w:color="auto" w:fill="auto"/>
            <w:vAlign w:val="top"/>
          </w:tcPr>
          <w:p w14:paraId="4E832E92">
            <w:pPr>
              <w:keepNext w:val="0"/>
              <w:keepLines w:val="0"/>
              <w:widowControl/>
              <w:suppressLineNumbers w:val="0"/>
              <w:jc w:val="center"/>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采购计划编号</w:t>
            </w:r>
          </w:p>
        </w:tc>
        <w:tc>
          <w:tcPr>
            <w:tcW w:w="497" w:type="dxa"/>
            <w:tcBorders>
              <w:top w:val="single" w:color="000000" w:sz="8" w:space="0"/>
              <w:left w:val="single" w:color="000000" w:sz="8" w:space="0"/>
              <w:bottom w:val="single" w:color="000000" w:sz="8" w:space="0"/>
              <w:right w:val="single" w:color="000000" w:sz="8" w:space="0"/>
            </w:tcBorders>
            <w:shd w:val="clear" w:color="auto" w:fill="auto"/>
            <w:vAlign w:val="top"/>
          </w:tcPr>
          <w:p w14:paraId="12450AC9">
            <w:pPr>
              <w:keepNext w:val="0"/>
              <w:keepLines w:val="0"/>
              <w:widowControl/>
              <w:suppressLineNumbers w:val="0"/>
              <w:jc w:val="center"/>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货物名称</w:t>
            </w:r>
          </w:p>
        </w:tc>
        <w:tc>
          <w:tcPr>
            <w:tcW w:w="334" w:type="dxa"/>
            <w:tcBorders>
              <w:top w:val="single" w:color="000000" w:sz="8" w:space="0"/>
              <w:left w:val="single" w:color="000000" w:sz="8" w:space="0"/>
              <w:bottom w:val="single" w:color="000000" w:sz="8" w:space="0"/>
              <w:right w:val="single" w:color="000000" w:sz="8" w:space="0"/>
            </w:tcBorders>
            <w:shd w:val="clear" w:color="auto" w:fill="auto"/>
            <w:vAlign w:val="top"/>
          </w:tcPr>
          <w:p w14:paraId="5B10041E">
            <w:pPr>
              <w:keepNext w:val="0"/>
              <w:keepLines w:val="0"/>
              <w:widowControl/>
              <w:suppressLineNumbers w:val="0"/>
              <w:jc w:val="center"/>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品牌</w:t>
            </w:r>
          </w:p>
        </w:tc>
        <w:tc>
          <w:tcPr>
            <w:tcW w:w="334" w:type="dxa"/>
            <w:tcBorders>
              <w:top w:val="single" w:color="000000" w:sz="8" w:space="0"/>
              <w:left w:val="single" w:color="000000" w:sz="8" w:space="0"/>
              <w:bottom w:val="single" w:color="000000" w:sz="8" w:space="0"/>
              <w:right w:val="single" w:color="000000" w:sz="8" w:space="0"/>
            </w:tcBorders>
            <w:shd w:val="clear" w:color="auto" w:fill="auto"/>
            <w:vAlign w:val="top"/>
          </w:tcPr>
          <w:p w14:paraId="67779974">
            <w:pPr>
              <w:keepNext w:val="0"/>
              <w:keepLines w:val="0"/>
              <w:widowControl/>
              <w:suppressLineNumbers w:val="0"/>
              <w:jc w:val="center"/>
              <w:textAlignment w:val="top"/>
              <w:rPr>
                <w:rFonts w:hint="eastAsia" w:ascii="宋体" w:hAnsi="宋体" w:eastAsia="宋体" w:cs="宋体"/>
                <w:b/>
                <w:bCs/>
                <w:i w:val="0"/>
                <w:iCs w:val="0"/>
                <w:color w:val="FF0000"/>
                <w:sz w:val="21"/>
                <w:szCs w:val="21"/>
                <w:u w:val="none"/>
              </w:rPr>
            </w:pPr>
            <w:r>
              <w:rPr>
                <w:rFonts w:hint="eastAsia" w:ascii="宋体" w:hAnsi="宋体" w:eastAsia="宋体" w:cs="宋体"/>
                <w:b/>
                <w:bCs/>
                <w:i w:val="0"/>
                <w:iCs w:val="0"/>
                <w:color w:val="FF0000"/>
                <w:kern w:val="0"/>
                <w:sz w:val="21"/>
                <w:szCs w:val="21"/>
                <w:u w:val="none"/>
                <w:lang w:val="en-US" w:eastAsia="zh-CN"/>
              </w:rPr>
              <w:t>原产地</w:t>
            </w:r>
          </w:p>
        </w:tc>
        <w:tc>
          <w:tcPr>
            <w:tcW w:w="334" w:type="dxa"/>
            <w:tcBorders>
              <w:top w:val="single" w:color="000000" w:sz="8" w:space="0"/>
              <w:left w:val="single" w:color="000000" w:sz="8" w:space="0"/>
              <w:bottom w:val="single" w:color="000000" w:sz="8" w:space="0"/>
              <w:right w:val="single" w:color="000000" w:sz="8" w:space="0"/>
            </w:tcBorders>
            <w:shd w:val="clear" w:color="auto" w:fill="auto"/>
            <w:vAlign w:val="top"/>
          </w:tcPr>
          <w:p w14:paraId="6B37AC64">
            <w:pPr>
              <w:keepNext w:val="0"/>
              <w:keepLines w:val="0"/>
              <w:widowControl/>
              <w:suppressLineNumbers w:val="0"/>
              <w:jc w:val="center"/>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制造商名称</w:t>
            </w:r>
          </w:p>
        </w:tc>
        <w:tc>
          <w:tcPr>
            <w:tcW w:w="71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B34F7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数量</w:t>
            </w:r>
          </w:p>
        </w:tc>
        <w:tc>
          <w:tcPr>
            <w:tcW w:w="33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D7A569">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单位</w:t>
            </w:r>
          </w:p>
        </w:tc>
        <w:tc>
          <w:tcPr>
            <w:tcW w:w="33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CE3E89">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型号</w:t>
            </w:r>
          </w:p>
        </w:tc>
        <w:tc>
          <w:tcPr>
            <w:tcW w:w="172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A0D2A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规格</w:t>
            </w:r>
          </w:p>
        </w:tc>
        <w:tc>
          <w:tcPr>
            <w:tcW w:w="66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458EED">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单价限价（元）</w:t>
            </w:r>
          </w:p>
        </w:tc>
        <w:tc>
          <w:tcPr>
            <w:tcW w:w="49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338414">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单价(元)</w:t>
            </w:r>
          </w:p>
        </w:tc>
        <w:tc>
          <w:tcPr>
            <w:tcW w:w="49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A6D0F57">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合价(元)</w:t>
            </w:r>
          </w:p>
        </w:tc>
        <w:tc>
          <w:tcPr>
            <w:tcW w:w="74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561AB8">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预算金额（元）</w:t>
            </w:r>
          </w:p>
        </w:tc>
      </w:tr>
      <w:tr w14:paraId="785ED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9C6321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 </w:t>
            </w:r>
          </w:p>
        </w:tc>
        <w:tc>
          <w:tcPr>
            <w:tcW w:w="963" w:type="dxa"/>
            <w:vMerge w:val="restart"/>
            <w:tcBorders>
              <w:top w:val="nil"/>
              <w:left w:val="single" w:color="000000" w:sz="8" w:space="0"/>
              <w:bottom w:val="single" w:color="000000" w:sz="8" w:space="0"/>
              <w:right w:val="single" w:color="000000" w:sz="8" w:space="0"/>
            </w:tcBorders>
            <w:shd w:val="clear" w:color="auto" w:fill="auto"/>
            <w:vAlign w:val="center"/>
          </w:tcPr>
          <w:p w14:paraId="4088490E">
            <w:pPr>
              <w:jc w:val="center"/>
              <w:rPr>
                <w:rFonts w:hint="eastAsia" w:ascii="宋体" w:hAnsi="宋体" w:eastAsia="宋体" w:cs="宋体"/>
                <w:i w:val="0"/>
                <w:iCs w:val="0"/>
                <w:color w:val="000000"/>
                <w:sz w:val="20"/>
                <w:szCs w:val="20"/>
                <w:u w:val="none"/>
              </w:rPr>
            </w:pPr>
            <w:r>
              <w:rPr>
                <w:rFonts w:hint="eastAsia"/>
                <w:bCs/>
                <w:color w:val="FF0000"/>
                <w:szCs w:val="21"/>
              </w:rPr>
              <w:t>PLAN-2024-440306000-117010-13741</w:t>
            </w: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BB3BAE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方凳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32ABCA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DDCB73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FAA506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3FC84C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238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46B88F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42FA971">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D1FCBD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（625*480*930）±60mm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7BCD53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DB2D437">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5F4C1E7">
            <w:pPr>
              <w:jc w:val="center"/>
              <w:rPr>
                <w:rFonts w:hint="eastAsia" w:ascii="宋体" w:hAnsi="宋体" w:eastAsia="宋体" w:cs="宋体"/>
                <w:i w:val="0"/>
                <w:iCs w:val="0"/>
                <w:color w:val="000000"/>
                <w:sz w:val="21"/>
                <w:szCs w:val="21"/>
                <w:u w:val="none"/>
              </w:rPr>
            </w:pPr>
          </w:p>
        </w:tc>
        <w:tc>
          <w:tcPr>
            <w:tcW w:w="744" w:type="dxa"/>
            <w:vMerge w:val="restart"/>
            <w:tcBorders>
              <w:top w:val="nil"/>
              <w:left w:val="single" w:color="000000" w:sz="8" w:space="0"/>
              <w:bottom w:val="single" w:color="000000" w:sz="8" w:space="0"/>
              <w:right w:val="single" w:color="000000" w:sz="8" w:space="0"/>
            </w:tcBorders>
            <w:shd w:val="clear" w:color="auto" w:fill="auto"/>
            <w:vAlign w:val="center"/>
          </w:tcPr>
          <w:p w14:paraId="162224C4">
            <w:pPr>
              <w:keepNext w:val="0"/>
              <w:keepLines w:val="0"/>
              <w:widowControl/>
              <w:suppressLineNumbers w:val="0"/>
              <w:jc w:val="center"/>
              <w:textAlignment w:val="center"/>
              <w:rPr>
                <w:rFonts w:hint="default" w:ascii="Times New Roman" w:hAnsi="Times New Roman" w:eastAsia="宋体" w:cs="Times New Roman"/>
                <w:i w:val="0"/>
                <w:iCs w:val="0"/>
                <w:color w:val="FF0000"/>
                <w:sz w:val="21"/>
                <w:szCs w:val="21"/>
                <w:u w:val="none"/>
              </w:rPr>
            </w:pPr>
            <w:r>
              <w:rPr>
                <w:rFonts w:hint="default" w:ascii="Times New Roman" w:hAnsi="Times New Roman" w:eastAsia="宋体" w:cs="Times New Roman"/>
                <w:i w:val="0"/>
                <w:iCs w:val="0"/>
                <w:color w:val="FF0000"/>
                <w:kern w:val="0"/>
                <w:sz w:val="21"/>
                <w:szCs w:val="21"/>
                <w:u w:val="none"/>
                <w:lang w:val="en-US" w:eastAsia="zh-CN"/>
              </w:rPr>
              <w:t>8042100</w:t>
            </w:r>
          </w:p>
        </w:tc>
      </w:tr>
      <w:tr w14:paraId="13CCC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69C909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D8D9A6B">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0BE43C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办公椅</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305763D">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BBD591B">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8E0BF70">
            <w:pPr>
              <w:jc w:val="center"/>
              <w:rPr>
                <w:rFonts w:hint="eastAsia" w:ascii="宋体" w:hAnsi="宋体" w:eastAsia="宋体" w:cs="宋体"/>
                <w:i w:val="0"/>
                <w:iCs w:val="0"/>
                <w:color w:val="000000"/>
                <w:sz w:val="21"/>
                <w:szCs w:val="21"/>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2509CA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109</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0AA6FA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DD78F64">
            <w:pPr>
              <w:jc w:val="center"/>
              <w:rPr>
                <w:rFonts w:hint="eastAsia" w:ascii="宋体" w:hAnsi="宋体" w:eastAsia="宋体" w:cs="宋体"/>
                <w:i w:val="0"/>
                <w:iCs w:val="0"/>
                <w:color w:val="000000"/>
                <w:sz w:val="21"/>
                <w:szCs w:val="21"/>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E66C25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[570*660*（995-1070）]±60mm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BD2FBA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1320</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BC4124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1936AAF">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2C09411">
            <w:pPr>
              <w:jc w:val="center"/>
              <w:rPr>
                <w:rFonts w:hint="default" w:ascii="Times New Roman" w:hAnsi="Times New Roman" w:eastAsia="宋体" w:cs="Times New Roman"/>
                <w:i w:val="0"/>
                <w:iCs w:val="0"/>
                <w:color w:val="FF0000"/>
                <w:sz w:val="21"/>
                <w:szCs w:val="21"/>
                <w:u w:val="none"/>
              </w:rPr>
            </w:pPr>
          </w:p>
        </w:tc>
      </w:tr>
      <w:tr w14:paraId="1F670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2C0BF8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0B5BE23">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BCA125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办公桌</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56B3065">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46D67AB">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DADA2BF">
            <w:pPr>
              <w:jc w:val="center"/>
              <w:rPr>
                <w:rFonts w:hint="eastAsia" w:ascii="宋体" w:hAnsi="宋体" w:eastAsia="宋体" w:cs="宋体"/>
                <w:i w:val="0"/>
                <w:iCs w:val="0"/>
                <w:color w:val="000000"/>
                <w:sz w:val="21"/>
                <w:szCs w:val="21"/>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151B28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7C5768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20693F2">
            <w:pPr>
              <w:jc w:val="center"/>
              <w:rPr>
                <w:rFonts w:hint="eastAsia" w:ascii="宋体" w:hAnsi="宋体" w:eastAsia="宋体" w:cs="宋体"/>
                <w:i w:val="0"/>
                <w:iCs w:val="0"/>
                <w:color w:val="000000"/>
                <w:sz w:val="21"/>
                <w:szCs w:val="21"/>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FB1418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（1400*700*750）±60mm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2C01E3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4000</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FD6029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36EAEE6">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2CAB7B85">
            <w:pPr>
              <w:jc w:val="center"/>
              <w:rPr>
                <w:rFonts w:hint="default" w:ascii="Times New Roman" w:hAnsi="Times New Roman" w:eastAsia="宋体" w:cs="Times New Roman"/>
                <w:i w:val="0"/>
                <w:iCs w:val="0"/>
                <w:color w:val="FF0000"/>
                <w:sz w:val="21"/>
                <w:szCs w:val="21"/>
                <w:u w:val="none"/>
              </w:rPr>
            </w:pPr>
          </w:p>
        </w:tc>
      </w:tr>
      <w:tr w14:paraId="49086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89D0B9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500E30A">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7FC69E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四人位等候椅</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DF75725">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1A97B1B">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33BD153">
            <w:pPr>
              <w:jc w:val="center"/>
              <w:rPr>
                <w:rFonts w:hint="eastAsia" w:ascii="宋体" w:hAnsi="宋体" w:eastAsia="宋体" w:cs="宋体"/>
                <w:i w:val="0"/>
                <w:iCs w:val="0"/>
                <w:color w:val="000000"/>
                <w:sz w:val="21"/>
                <w:szCs w:val="21"/>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2923E7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3E6B4D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10C53F0">
            <w:pPr>
              <w:jc w:val="center"/>
              <w:rPr>
                <w:rFonts w:hint="eastAsia" w:ascii="宋体" w:hAnsi="宋体" w:eastAsia="宋体" w:cs="宋体"/>
                <w:i w:val="0"/>
                <w:iCs w:val="0"/>
                <w:color w:val="000000"/>
                <w:sz w:val="21"/>
                <w:szCs w:val="21"/>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1E2634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（1760*625*790）±60mm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E3D98F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8EBFAD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7CD4A1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FF0525F">
            <w:pPr>
              <w:jc w:val="center"/>
              <w:rPr>
                <w:rFonts w:hint="default" w:ascii="Times New Roman" w:hAnsi="Times New Roman" w:eastAsia="宋体" w:cs="Times New Roman"/>
                <w:i w:val="0"/>
                <w:iCs w:val="0"/>
                <w:color w:val="FF0000"/>
                <w:sz w:val="21"/>
                <w:szCs w:val="21"/>
                <w:u w:val="none"/>
              </w:rPr>
            </w:pPr>
          </w:p>
        </w:tc>
      </w:tr>
      <w:tr w14:paraId="579FF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DA55AA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F13311D">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E1A292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靠背圆凳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0C80DE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D144BA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7E732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21DB4D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235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B376CE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26C5E68">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C11E21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（360*730~760~810）±60mm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7F4674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5BC85B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85F7E5D">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3121977">
            <w:pPr>
              <w:jc w:val="center"/>
              <w:rPr>
                <w:rFonts w:hint="default" w:ascii="Times New Roman" w:hAnsi="Times New Roman" w:eastAsia="宋体" w:cs="Times New Roman"/>
                <w:i w:val="0"/>
                <w:iCs w:val="0"/>
                <w:color w:val="FF0000"/>
                <w:sz w:val="21"/>
                <w:szCs w:val="21"/>
                <w:u w:val="none"/>
              </w:rPr>
            </w:pPr>
          </w:p>
        </w:tc>
      </w:tr>
      <w:tr w14:paraId="19105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2"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198C4D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43FC2B3">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30F3A1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医用储物柜（物品柜）1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D1C7AA">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4414501">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D1D1DAE">
            <w:pPr>
              <w:jc w:val="center"/>
              <w:rPr>
                <w:rFonts w:hint="eastAsia" w:ascii="宋体" w:hAnsi="宋体" w:eastAsia="宋体" w:cs="宋体"/>
                <w:i w:val="0"/>
                <w:iCs w:val="0"/>
                <w:color w:val="000000"/>
                <w:sz w:val="21"/>
                <w:szCs w:val="21"/>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3114F5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F1F13D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99DE08B">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52C116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（900*400*2000）±60mm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DC261F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FD6E38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B6B557E">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C31786A">
            <w:pPr>
              <w:jc w:val="center"/>
              <w:rPr>
                <w:rFonts w:hint="default" w:ascii="Times New Roman" w:hAnsi="Times New Roman" w:eastAsia="宋体" w:cs="Times New Roman"/>
                <w:i w:val="0"/>
                <w:iCs w:val="0"/>
                <w:color w:val="FF0000"/>
                <w:sz w:val="21"/>
                <w:szCs w:val="21"/>
                <w:u w:val="none"/>
              </w:rPr>
            </w:pPr>
          </w:p>
        </w:tc>
      </w:tr>
      <w:tr w14:paraId="2D1DD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385328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95399D9">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567811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配药治疗柜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81935E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B2A173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BFF38E5">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74B3F8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12.08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1B5CBD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A6534B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1AC383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（12080*640*2000）±60mm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C88C7F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C15AE7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BD2D5E9">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13FD8355">
            <w:pPr>
              <w:jc w:val="center"/>
              <w:rPr>
                <w:rFonts w:hint="default" w:ascii="Times New Roman" w:hAnsi="Times New Roman" w:eastAsia="宋体" w:cs="Times New Roman"/>
                <w:i w:val="0"/>
                <w:iCs w:val="0"/>
                <w:color w:val="FF0000"/>
                <w:sz w:val="21"/>
                <w:szCs w:val="21"/>
                <w:u w:val="none"/>
              </w:rPr>
            </w:pPr>
          </w:p>
        </w:tc>
      </w:tr>
      <w:tr w14:paraId="1441D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2"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891F25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A6607C4">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727C47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医用储物柜（物品柜）2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B86A5B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6207E4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D2E8F4B">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F7AF59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73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23F2C5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91F55DD">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8DD113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FCB4A1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6C101C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0F5EE7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4B389B6">
            <w:pPr>
              <w:jc w:val="center"/>
              <w:rPr>
                <w:rFonts w:hint="default" w:ascii="Times New Roman" w:hAnsi="Times New Roman" w:eastAsia="宋体" w:cs="Times New Roman"/>
                <w:i w:val="0"/>
                <w:iCs w:val="0"/>
                <w:color w:val="FF0000"/>
                <w:sz w:val="21"/>
                <w:szCs w:val="21"/>
                <w:u w:val="none"/>
              </w:rPr>
            </w:pPr>
          </w:p>
        </w:tc>
      </w:tr>
      <w:tr w14:paraId="3D95B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BEDDAD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6F475EB">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6EBEEC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货架1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219AB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58D0B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AA77CEC">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F354DD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415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45D3BF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2D1480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F6AFB9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3CC33F5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6E0F75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A6E0A4C">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FA5CC98">
            <w:pPr>
              <w:jc w:val="center"/>
              <w:rPr>
                <w:rFonts w:hint="default" w:ascii="Times New Roman" w:hAnsi="Times New Roman" w:eastAsia="宋体" w:cs="Times New Roman"/>
                <w:i w:val="0"/>
                <w:iCs w:val="0"/>
                <w:color w:val="FF0000"/>
                <w:sz w:val="21"/>
                <w:szCs w:val="21"/>
                <w:u w:val="none"/>
              </w:rPr>
            </w:pPr>
          </w:p>
        </w:tc>
      </w:tr>
      <w:tr w14:paraId="5862B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9D11D1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B966B89">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8888C8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更衣柜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9F3CEC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ABCC6B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AF40C2F">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3C2764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696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5822C8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FF780C6">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0DD3C9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500*450*2000（±60mm）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A48D04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AE9EABC">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22329AA">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3556C61">
            <w:pPr>
              <w:jc w:val="center"/>
              <w:rPr>
                <w:rFonts w:hint="default" w:ascii="Times New Roman" w:hAnsi="Times New Roman" w:eastAsia="宋体" w:cs="Times New Roman"/>
                <w:i w:val="0"/>
                <w:iCs w:val="0"/>
                <w:color w:val="FF0000"/>
                <w:sz w:val="21"/>
                <w:szCs w:val="21"/>
                <w:u w:val="none"/>
              </w:rPr>
            </w:pPr>
          </w:p>
        </w:tc>
      </w:tr>
      <w:tr w14:paraId="25233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F8D67C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91C22F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7B6ED9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不锈钢货架</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C2647C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A8583C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CABDF4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3599D29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73C44F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EDC086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1BA592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460E62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BCC4A7A">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B2713C4">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29F5685">
            <w:pPr>
              <w:jc w:val="center"/>
              <w:rPr>
                <w:rFonts w:hint="default" w:ascii="Times New Roman" w:hAnsi="Times New Roman" w:eastAsia="宋体" w:cs="Times New Roman"/>
                <w:i w:val="0"/>
                <w:iCs w:val="0"/>
                <w:color w:val="FF0000"/>
                <w:sz w:val="21"/>
                <w:szCs w:val="21"/>
                <w:u w:val="none"/>
              </w:rPr>
            </w:pPr>
          </w:p>
        </w:tc>
      </w:tr>
      <w:tr w14:paraId="4BFA7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AC0122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04AEC31">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AEF087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换鞋凳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99D47C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CD5D5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DDBEF5B">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85FE7D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1A7144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C8CBAF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DEB763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（800*450*450）±60mm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368EFA8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D17678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E3A2457">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405ABA2">
            <w:pPr>
              <w:jc w:val="center"/>
              <w:rPr>
                <w:rFonts w:hint="default" w:ascii="Times New Roman" w:hAnsi="Times New Roman" w:eastAsia="宋体" w:cs="Times New Roman"/>
                <w:i w:val="0"/>
                <w:iCs w:val="0"/>
                <w:color w:val="FF0000"/>
                <w:sz w:val="21"/>
                <w:szCs w:val="21"/>
                <w:u w:val="none"/>
              </w:rPr>
            </w:pPr>
          </w:p>
        </w:tc>
      </w:tr>
      <w:tr w14:paraId="210C7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BA9AB2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2564359">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A113E4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文件柜1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A4ED03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CF25C1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3E23D24">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3E982B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400</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1CBB72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C188A28">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AE66D3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（900*400*2000）±60mm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F176AB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3000</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6D8192D">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BEC0455">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D60FBF2">
            <w:pPr>
              <w:jc w:val="center"/>
              <w:rPr>
                <w:rFonts w:hint="default" w:ascii="Times New Roman" w:hAnsi="Times New Roman" w:eastAsia="宋体" w:cs="Times New Roman"/>
                <w:i w:val="0"/>
                <w:iCs w:val="0"/>
                <w:color w:val="FF0000"/>
                <w:sz w:val="21"/>
                <w:szCs w:val="21"/>
                <w:u w:val="none"/>
              </w:rPr>
            </w:pPr>
          </w:p>
        </w:tc>
      </w:tr>
      <w:tr w14:paraId="5903F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D154C2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BE9380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7CA7B0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诊床</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EBB698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39DC107">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9581BA3">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F94AB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226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E82E8F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76B6B3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7794DB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（1900*600*680）±60mm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4956270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63447A4">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DEF172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2A8A511">
            <w:pPr>
              <w:jc w:val="center"/>
              <w:rPr>
                <w:rFonts w:hint="default" w:ascii="Times New Roman" w:hAnsi="Times New Roman" w:eastAsia="宋体" w:cs="Times New Roman"/>
                <w:i w:val="0"/>
                <w:iCs w:val="0"/>
                <w:color w:val="FF0000"/>
                <w:sz w:val="21"/>
                <w:szCs w:val="21"/>
                <w:u w:val="none"/>
              </w:rPr>
            </w:pPr>
          </w:p>
        </w:tc>
      </w:tr>
      <w:tr w14:paraId="6E84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3"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3BFB14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5583145">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E3E54B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医用治疗柜（大输液柜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06A2ED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7BB914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DCF7CD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41BFE3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62.32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91C2FE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C29A72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C69CFA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（62320*640*2000）±60mm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38FBCAB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0199CA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35327D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6D1FF2B">
            <w:pPr>
              <w:jc w:val="center"/>
              <w:rPr>
                <w:rFonts w:hint="default" w:ascii="Times New Roman" w:hAnsi="Times New Roman" w:eastAsia="宋体" w:cs="Times New Roman"/>
                <w:i w:val="0"/>
                <w:iCs w:val="0"/>
                <w:color w:val="FF0000"/>
                <w:sz w:val="21"/>
                <w:szCs w:val="21"/>
                <w:u w:val="none"/>
              </w:rPr>
            </w:pPr>
          </w:p>
        </w:tc>
      </w:tr>
      <w:tr w14:paraId="1AFF2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BE51E4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23941DD">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E4D821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处置柜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E8A620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F0EC05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4D4CF1E">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4DF354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84.38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2F8083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7D5B5B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D3E749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（84380*640*750）±60mm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3FA74F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BB1BD14">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966FE91">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C1A9C4C">
            <w:pPr>
              <w:jc w:val="center"/>
              <w:rPr>
                <w:rFonts w:hint="default" w:ascii="Times New Roman" w:hAnsi="Times New Roman" w:eastAsia="宋体" w:cs="Times New Roman"/>
                <w:i w:val="0"/>
                <w:iCs w:val="0"/>
                <w:color w:val="FF0000"/>
                <w:sz w:val="21"/>
                <w:szCs w:val="21"/>
                <w:u w:val="none"/>
              </w:rPr>
            </w:pPr>
          </w:p>
        </w:tc>
      </w:tr>
      <w:tr w14:paraId="2B5AB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3"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80304D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7466D81">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DEBD4E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输液椅</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7373F3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1CBA8E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4DF9314">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D89ECD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CF4B95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0707EA4">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B23093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收起：（700*910*1115）±60mm展开：（700*1620*820）±60mm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E31AF8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AC8A2E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37FB727">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AEF3702">
            <w:pPr>
              <w:jc w:val="center"/>
              <w:rPr>
                <w:rFonts w:hint="default" w:ascii="Times New Roman" w:hAnsi="Times New Roman" w:eastAsia="宋体" w:cs="Times New Roman"/>
                <w:i w:val="0"/>
                <w:iCs w:val="0"/>
                <w:color w:val="FF0000"/>
                <w:sz w:val="21"/>
                <w:szCs w:val="21"/>
                <w:u w:val="none"/>
              </w:rPr>
            </w:pPr>
          </w:p>
        </w:tc>
      </w:tr>
      <w:tr w14:paraId="67178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3"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EFD779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CFCD19C">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D0A325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陪护椅</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25F517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C02B651">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0625E41">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EC45D5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202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B7D01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649CDD9">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F49024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收起：（770*600*940）±60mm展开：（1900*500*400）±60mm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2815CB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B65E65D">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69360F7">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3A783A0">
            <w:pPr>
              <w:jc w:val="center"/>
              <w:rPr>
                <w:rFonts w:hint="default" w:ascii="Times New Roman" w:hAnsi="Times New Roman" w:eastAsia="宋体" w:cs="Times New Roman"/>
                <w:i w:val="0"/>
                <w:iCs w:val="0"/>
                <w:color w:val="FF0000"/>
                <w:sz w:val="21"/>
                <w:szCs w:val="21"/>
                <w:u w:val="none"/>
              </w:rPr>
            </w:pPr>
          </w:p>
        </w:tc>
      </w:tr>
      <w:tr w14:paraId="32EFB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BE6D32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19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C7293A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EA4074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患者储物柜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160BF5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F96E04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3D89E6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5FF59E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004C03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B89F239">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63532F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（900*500*1800）±60mm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4C19C5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BF887A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E6E3C9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270FDDE">
            <w:pPr>
              <w:jc w:val="center"/>
              <w:rPr>
                <w:rFonts w:hint="default" w:ascii="Times New Roman" w:hAnsi="Times New Roman" w:eastAsia="宋体" w:cs="Times New Roman"/>
                <w:i w:val="0"/>
                <w:iCs w:val="0"/>
                <w:color w:val="FF0000"/>
                <w:sz w:val="21"/>
                <w:szCs w:val="21"/>
                <w:u w:val="none"/>
              </w:rPr>
            </w:pPr>
          </w:p>
        </w:tc>
      </w:tr>
      <w:tr w14:paraId="1253D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D7E4D2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A071D8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EDB863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矮柜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A86F4E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CCA114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6E919E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5F69AE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164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7355FA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EF4AA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4F508B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（900*400*1000）±60mm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835BE7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788596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8B514FD">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1F2BB068">
            <w:pPr>
              <w:jc w:val="center"/>
              <w:rPr>
                <w:rFonts w:hint="default" w:ascii="Times New Roman" w:hAnsi="Times New Roman" w:eastAsia="宋体" w:cs="Times New Roman"/>
                <w:i w:val="0"/>
                <w:iCs w:val="0"/>
                <w:color w:val="FF0000"/>
                <w:sz w:val="21"/>
                <w:szCs w:val="21"/>
                <w:u w:val="none"/>
              </w:rPr>
            </w:pPr>
          </w:p>
        </w:tc>
      </w:tr>
      <w:tr w14:paraId="2797B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64CA94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25EAD3B">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6B020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工具柜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E3269E1">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D32EBF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5D9500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39D0DA8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86DE8D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B48F07B">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1C2FEC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138102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8501B1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BC11ACD">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4F8BE6F">
            <w:pPr>
              <w:jc w:val="center"/>
              <w:rPr>
                <w:rFonts w:hint="default" w:ascii="Times New Roman" w:hAnsi="Times New Roman" w:eastAsia="宋体" w:cs="Times New Roman"/>
                <w:i w:val="0"/>
                <w:iCs w:val="0"/>
                <w:color w:val="FF0000"/>
                <w:sz w:val="21"/>
                <w:szCs w:val="21"/>
                <w:u w:val="none"/>
              </w:rPr>
            </w:pPr>
          </w:p>
        </w:tc>
      </w:tr>
      <w:tr w14:paraId="5FD52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BA635B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2D0A8150">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5570A2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收纳柜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B7B15C1">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AB0351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016323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DF5B27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113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92463C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5F2C530">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EB274C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（900*400*2000）±60mm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A1ED4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F752E8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4520757">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1B5E4C77">
            <w:pPr>
              <w:jc w:val="center"/>
              <w:rPr>
                <w:rFonts w:hint="default" w:ascii="Times New Roman" w:hAnsi="Times New Roman" w:eastAsia="宋体" w:cs="Times New Roman"/>
                <w:i w:val="0"/>
                <w:iCs w:val="0"/>
                <w:color w:val="FF0000"/>
                <w:sz w:val="21"/>
                <w:szCs w:val="21"/>
                <w:u w:val="none"/>
              </w:rPr>
            </w:pPr>
          </w:p>
        </w:tc>
      </w:tr>
      <w:tr w14:paraId="6EF60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13"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C107F1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8D77AC2">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F54304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定制不锈钢污洗柜（带池）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7914F8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9E58E4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57C5E70">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162A6E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61.8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169C5D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BC7B6B6">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35E109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（61800*600*1600）±60mm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497C0C6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140362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EA7CC19">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68A8C80">
            <w:pPr>
              <w:jc w:val="center"/>
              <w:rPr>
                <w:rFonts w:hint="default" w:ascii="Times New Roman" w:hAnsi="Times New Roman" w:eastAsia="宋体" w:cs="Times New Roman"/>
                <w:i w:val="0"/>
                <w:iCs w:val="0"/>
                <w:color w:val="FF0000"/>
                <w:sz w:val="21"/>
                <w:szCs w:val="21"/>
                <w:u w:val="none"/>
              </w:rPr>
            </w:pPr>
          </w:p>
        </w:tc>
      </w:tr>
      <w:tr w14:paraId="1E3FE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639773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6C7A4F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865575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三抽柜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5D8899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CFA6B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CE8AADA">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AA17AC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27</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538ADA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3D89BE4">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39FD43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（400*500*690）±60mm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ABC155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51372B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1DB6414">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B35FA76">
            <w:pPr>
              <w:jc w:val="center"/>
              <w:rPr>
                <w:rFonts w:hint="default" w:ascii="Times New Roman" w:hAnsi="Times New Roman" w:eastAsia="宋体" w:cs="Times New Roman"/>
                <w:i w:val="0"/>
                <w:iCs w:val="0"/>
                <w:color w:val="FF0000"/>
                <w:sz w:val="21"/>
                <w:szCs w:val="21"/>
                <w:u w:val="none"/>
              </w:rPr>
            </w:pPr>
          </w:p>
        </w:tc>
      </w:tr>
      <w:tr w14:paraId="597A2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05EB8F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B25BEAA">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255B49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调剂台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4E8276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C8D090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6898554">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628F46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2C45FC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C66F0D3">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A848B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（3400*640*2000）±60mm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40C958A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534CE9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54CBA89">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C0084F5">
            <w:pPr>
              <w:jc w:val="center"/>
              <w:rPr>
                <w:rFonts w:hint="default" w:ascii="Times New Roman" w:hAnsi="Times New Roman" w:eastAsia="宋体" w:cs="Times New Roman"/>
                <w:i w:val="0"/>
                <w:iCs w:val="0"/>
                <w:color w:val="FF0000"/>
                <w:sz w:val="21"/>
                <w:szCs w:val="21"/>
                <w:u w:val="none"/>
              </w:rPr>
            </w:pPr>
          </w:p>
        </w:tc>
      </w:tr>
      <w:tr w14:paraId="141AE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82AB6A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4C46A05">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0FF491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单面药架</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8555E6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6E6706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B3CC4E6">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7819A2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168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307B72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EB3BDB3">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B6F270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828AAB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0B93B52">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E075C82">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D7DE9A0">
            <w:pPr>
              <w:jc w:val="center"/>
              <w:rPr>
                <w:rFonts w:hint="default" w:ascii="Times New Roman" w:hAnsi="Times New Roman" w:eastAsia="宋体" w:cs="Times New Roman"/>
                <w:i w:val="0"/>
                <w:iCs w:val="0"/>
                <w:color w:val="FF0000"/>
                <w:sz w:val="21"/>
                <w:szCs w:val="21"/>
                <w:u w:val="none"/>
              </w:rPr>
            </w:pPr>
          </w:p>
        </w:tc>
      </w:tr>
      <w:tr w14:paraId="1721C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E2C21F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255E4F6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2B0E4C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雾化台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053433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5FB990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B2621C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87DA46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ACB37F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4097349">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B42124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（800*500*750）±60mm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856E3C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D7B3D8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F0308AE">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1136DEA">
            <w:pPr>
              <w:jc w:val="center"/>
              <w:rPr>
                <w:rFonts w:hint="default" w:ascii="Times New Roman" w:hAnsi="Times New Roman" w:eastAsia="宋体" w:cs="Times New Roman"/>
                <w:i w:val="0"/>
                <w:iCs w:val="0"/>
                <w:color w:val="FF0000"/>
                <w:sz w:val="21"/>
                <w:szCs w:val="21"/>
                <w:u w:val="none"/>
              </w:rPr>
            </w:pPr>
          </w:p>
        </w:tc>
      </w:tr>
      <w:tr w14:paraId="47BB9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8F9170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71F64EA">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4888A0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儿童等候椅</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D625D9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E65DB4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B6BF33C">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F22D5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AA1FE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9CCA0FB">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ABF23C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（460*535*470/800）±60mm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4FA384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24E5C2B">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1371B15">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152F99F">
            <w:pPr>
              <w:jc w:val="center"/>
              <w:rPr>
                <w:rFonts w:hint="default" w:ascii="Times New Roman" w:hAnsi="Times New Roman" w:eastAsia="宋体" w:cs="Times New Roman"/>
                <w:i w:val="0"/>
                <w:iCs w:val="0"/>
                <w:color w:val="FF0000"/>
                <w:sz w:val="21"/>
                <w:szCs w:val="21"/>
                <w:u w:val="none"/>
              </w:rPr>
            </w:pPr>
          </w:p>
        </w:tc>
      </w:tr>
      <w:tr w14:paraId="08C58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F82368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29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A17416C">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816A10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可储物诊床</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01E097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AEF1F9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09BE0C">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48CD3B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193096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825D218">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E9682C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（900*400*2000）±60mm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5FEA49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48494E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755C764">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C470711">
            <w:pPr>
              <w:jc w:val="center"/>
              <w:rPr>
                <w:rFonts w:hint="default" w:ascii="Times New Roman" w:hAnsi="Times New Roman" w:eastAsia="宋体" w:cs="Times New Roman"/>
                <w:i w:val="0"/>
                <w:iCs w:val="0"/>
                <w:color w:val="FF0000"/>
                <w:sz w:val="21"/>
                <w:szCs w:val="21"/>
                <w:u w:val="none"/>
              </w:rPr>
            </w:pPr>
          </w:p>
        </w:tc>
      </w:tr>
      <w:tr w14:paraId="5C9E3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75B046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D756389">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67455C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洗婴台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1CF9D11">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527DD11">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BF5AC1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C2AC09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22728E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2A4AA38">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F1C091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（1600*600*750）±60mm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C18057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3E9264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6640AA2">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DA01C6C">
            <w:pPr>
              <w:jc w:val="center"/>
              <w:rPr>
                <w:rFonts w:hint="default" w:ascii="Times New Roman" w:hAnsi="Times New Roman" w:eastAsia="宋体" w:cs="Times New Roman"/>
                <w:i w:val="0"/>
                <w:iCs w:val="0"/>
                <w:color w:val="FF0000"/>
                <w:sz w:val="21"/>
                <w:szCs w:val="21"/>
                <w:u w:val="none"/>
              </w:rPr>
            </w:pPr>
          </w:p>
        </w:tc>
      </w:tr>
      <w:tr w14:paraId="1D66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658A4F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CF20DC3">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47EB1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儿童雾化台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544EC4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73A991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341230C">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3C7AAF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10</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087F9B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92910A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3FA131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800*500*750（±60mm）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D90F62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2A9D2D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71DF913">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67E80C1">
            <w:pPr>
              <w:jc w:val="center"/>
              <w:rPr>
                <w:rFonts w:hint="default" w:ascii="Times New Roman" w:hAnsi="Times New Roman" w:eastAsia="宋体" w:cs="Times New Roman"/>
                <w:i w:val="0"/>
                <w:iCs w:val="0"/>
                <w:color w:val="FF0000"/>
                <w:sz w:val="21"/>
                <w:szCs w:val="21"/>
                <w:u w:val="none"/>
              </w:rPr>
            </w:pPr>
          </w:p>
        </w:tc>
      </w:tr>
      <w:tr w14:paraId="7248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FE7123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99EFF8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FB527F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定制备餐柜1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8A7A75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C9F988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6F3F76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D99735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9C71F3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F9EE0E2">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EAE4DA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（2600*1100*2000）±60mm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28D1EC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8D68AC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71FE821">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E3E7C44">
            <w:pPr>
              <w:jc w:val="center"/>
              <w:rPr>
                <w:rFonts w:hint="default" w:ascii="Times New Roman" w:hAnsi="Times New Roman" w:eastAsia="宋体" w:cs="Times New Roman"/>
                <w:i w:val="0"/>
                <w:iCs w:val="0"/>
                <w:color w:val="FF0000"/>
                <w:sz w:val="21"/>
                <w:szCs w:val="21"/>
                <w:u w:val="none"/>
              </w:rPr>
            </w:pPr>
          </w:p>
        </w:tc>
      </w:tr>
      <w:tr w14:paraId="7CCAD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A274AB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F57851C">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ECEDE9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治疗车</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21B099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EA0D36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D4FD019">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4A6EB8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64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08F325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8FDEF45">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DBC810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（625*475*950mm）±60mm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4CDCD35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33C1FE7">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F5ACCC9">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1E415DB5">
            <w:pPr>
              <w:jc w:val="center"/>
              <w:rPr>
                <w:rFonts w:hint="default" w:ascii="Times New Roman" w:hAnsi="Times New Roman" w:eastAsia="宋体" w:cs="Times New Roman"/>
                <w:i w:val="0"/>
                <w:iCs w:val="0"/>
                <w:color w:val="FF0000"/>
                <w:sz w:val="21"/>
                <w:szCs w:val="21"/>
                <w:u w:val="none"/>
              </w:rPr>
            </w:pPr>
          </w:p>
        </w:tc>
      </w:tr>
      <w:tr w14:paraId="0A278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1"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823E2A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7785613">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A8CA69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下收车</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A22598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3C0CC0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A0AA29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B4BEF8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62F65F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56A913D">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0F3558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[600*400*（910/1300）]±60mm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409B317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7DDEE76">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9818A9F">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8306137">
            <w:pPr>
              <w:jc w:val="center"/>
              <w:rPr>
                <w:rFonts w:hint="default" w:ascii="Times New Roman" w:hAnsi="Times New Roman" w:eastAsia="宋体" w:cs="Times New Roman"/>
                <w:i w:val="0"/>
                <w:iCs w:val="0"/>
                <w:color w:val="FF0000"/>
                <w:sz w:val="21"/>
                <w:szCs w:val="21"/>
                <w:u w:val="none"/>
              </w:rPr>
            </w:pPr>
          </w:p>
        </w:tc>
      </w:tr>
      <w:tr w14:paraId="6F1D5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596836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05EE8A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6A7A3D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污物推车</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C9EFE6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ED4D23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2869130">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1E15C4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30</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F1F30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90B314F">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189676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（900*590*880）±60mm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B3A8F0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8FF8997">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513C30E">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9909142">
            <w:pPr>
              <w:jc w:val="center"/>
              <w:rPr>
                <w:rFonts w:hint="default" w:ascii="Times New Roman" w:hAnsi="Times New Roman" w:eastAsia="宋体" w:cs="Times New Roman"/>
                <w:i w:val="0"/>
                <w:iCs w:val="0"/>
                <w:color w:val="FF0000"/>
                <w:sz w:val="21"/>
                <w:szCs w:val="21"/>
                <w:u w:val="none"/>
              </w:rPr>
            </w:pPr>
          </w:p>
        </w:tc>
      </w:tr>
      <w:tr w14:paraId="3FA7C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14BCCB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0045D94">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84D1BA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操作柜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5AB6C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02F78A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C16DD06">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A555E1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49.085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4E2538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CAD8131">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27DFA4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（49085*640*2000）±60mm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0EDEE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3148C98">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232F9B5">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2B3FE87">
            <w:pPr>
              <w:jc w:val="center"/>
              <w:rPr>
                <w:rFonts w:hint="default" w:ascii="Times New Roman" w:hAnsi="Times New Roman" w:eastAsia="宋体" w:cs="Times New Roman"/>
                <w:i w:val="0"/>
                <w:iCs w:val="0"/>
                <w:color w:val="FF0000"/>
                <w:sz w:val="21"/>
                <w:szCs w:val="21"/>
                <w:u w:val="none"/>
              </w:rPr>
            </w:pPr>
          </w:p>
        </w:tc>
      </w:tr>
      <w:tr w14:paraId="0DDA9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6AE201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8052179">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14211D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货架2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6B13C4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07E18C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0DAEE46">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42DD91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B113D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AC6828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BA5557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C62C89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4B7B1A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141D547">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CC41842">
            <w:pPr>
              <w:jc w:val="center"/>
              <w:rPr>
                <w:rFonts w:hint="default" w:ascii="Times New Roman" w:hAnsi="Times New Roman" w:eastAsia="宋体" w:cs="Times New Roman"/>
                <w:i w:val="0"/>
                <w:iCs w:val="0"/>
                <w:color w:val="FF0000"/>
                <w:sz w:val="21"/>
                <w:szCs w:val="21"/>
                <w:u w:val="none"/>
              </w:rPr>
            </w:pPr>
          </w:p>
        </w:tc>
      </w:tr>
      <w:tr w14:paraId="12348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06B328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9538CA2">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4353A4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定制折叠翻桌</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B92BED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F0948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BF61BC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3BE7A7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5A6894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68B2322">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114989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（2600*800*750）±60mm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2DDF98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E583B12">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FB8094A">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1A9856B">
            <w:pPr>
              <w:jc w:val="center"/>
              <w:rPr>
                <w:rFonts w:hint="default" w:ascii="Times New Roman" w:hAnsi="Times New Roman" w:eastAsia="宋体" w:cs="Times New Roman"/>
                <w:i w:val="0"/>
                <w:iCs w:val="0"/>
                <w:color w:val="FF0000"/>
                <w:sz w:val="21"/>
                <w:szCs w:val="21"/>
                <w:u w:val="none"/>
              </w:rPr>
            </w:pPr>
          </w:p>
        </w:tc>
      </w:tr>
      <w:tr w14:paraId="58D43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67888B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39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5E222D0">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7A33CB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鞋柜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2F036D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7F7F3A7">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CCBE8B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8F388F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CBACD8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7027486">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3F0EEC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（500*450*2000）±60mm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334DE4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DD5D8F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4AC8DF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9DF787B">
            <w:pPr>
              <w:jc w:val="center"/>
              <w:rPr>
                <w:rFonts w:hint="default" w:ascii="Times New Roman" w:hAnsi="Times New Roman" w:eastAsia="宋体" w:cs="Times New Roman"/>
                <w:i w:val="0"/>
                <w:iCs w:val="0"/>
                <w:color w:val="FF0000"/>
                <w:sz w:val="21"/>
                <w:szCs w:val="21"/>
                <w:u w:val="none"/>
              </w:rPr>
            </w:pPr>
          </w:p>
        </w:tc>
      </w:tr>
      <w:tr w14:paraId="2DFAF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B90CBD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BC8BA5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663CEB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定制储物柜1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1929D0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3598801">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F998B51">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BA7F85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6ABE76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A0DE7E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CC70A3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（1360*500*2000）±60mm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A5644C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E2AE878">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DB3DA6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B45C9CD">
            <w:pPr>
              <w:jc w:val="center"/>
              <w:rPr>
                <w:rFonts w:hint="default" w:ascii="Times New Roman" w:hAnsi="Times New Roman" w:eastAsia="宋体" w:cs="Times New Roman"/>
                <w:i w:val="0"/>
                <w:iCs w:val="0"/>
                <w:color w:val="FF0000"/>
                <w:sz w:val="21"/>
                <w:szCs w:val="21"/>
                <w:u w:val="none"/>
              </w:rPr>
            </w:pPr>
          </w:p>
        </w:tc>
      </w:tr>
      <w:tr w14:paraId="17A6F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05AC6A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785B060">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39F0FC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定制储物柜2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161E20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CEA990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4D08121">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A20E3E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758822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9F555E3">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2536EE1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6E28B2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399FDC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D1C1499">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E189BE1">
            <w:pPr>
              <w:jc w:val="center"/>
              <w:rPr>
                <w:rFonts w:hint="default" w:ascii="Times New Roman" w:hAnsi="Times New Roman" w:eastAsia="宋体" w:cs="Times New Roman"/>
                <w:i w:val="0"/>
                <w:iCs w:val="0"/>
                <w:color w:val="FF0000"/>
                <w:sz w:val="21"/>
                <w:szCs w:val="21"/>
                <w:u w:val="none"/>
              </w:rPr>
            </w:pPr>
          </w:p>
        </w:tc>
      </w:tr>
      <w:tr w14:paraId="7CD4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A66D22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B5FB60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FD58B2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定制活动屏风</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D886DC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DC163E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88F5AE5">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038115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E12B4C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3A52D04">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FB834D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（2800*1400*1500）±60mm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E09689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5FD672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963BDE1">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C66729B">
            <w:pPr>
              <w:jc w:val="center"/>
              <w:rPr>
                <w:rFonts w:hint="default" w:ascii="Times New Roman" w:hAnsi="Times New Roman" w:eastAsia="宋体" w:cs="Times New Roman"/>
                <w:i w:val="0"/>
                <w:iCs w:val="0"/>
                <w:color w:val="FF0000"/>
                <w:sz w:val="21"/>
                <w:szCs w:val="21"/>
                <w:u w:val="none"/>
              </w:rPr>
            </w:pPr>
          </w:p>
        </w:tc>
      </w:tr>
      <w:tr w14:paraId="70B80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170661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C90877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CE0708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清洗池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37B4D9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AF47CC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5387CAF">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809AEA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6910A0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5A5767B">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C2A167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（900*600*2000）±60mm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1E46B9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3CF1D40">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491874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15827D3">
            <w:pPr>
              <w:jc w:val="center"/>
              <w:rPr>
                <w:rFonts w:hint="default" w:ascii="Times New Roman" w:hAnsi="Times New Roman" w:eastAsia="宋体" w:cs="Times New Roman"/>
                <w:i w:val="0"/>
                <w:iCs w:val="0"/>
                <w:color w:val="FF0000"/>
                <w:sz w:val="21"/>
                <w:szCs w:val="21"/>
                <w:u w:val="none"/>
              </w:rPr>
            </w:pPr>
          </w:p>
        </w:tc>
      </w:tr>
      <w:tr w14:paraId="5A550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C9EC68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6AF79C5">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0974D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手术衣柜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EF271A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C0BAD4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D6BF4F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03245C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503131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F04EEE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48027D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（1200*450*2000）±60mm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F1753D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002892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9E140BD">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79B69D8">
            <w:pPr>
              <w:jc w:val="center"/>
              <w:rPr>
                <w:rFonts w:hint="default" w:ascii="Times New Roman" w:hAnsi="Times New Roman" w:eastAsia="宋体" w:cs="Times New Roman"/>
                <w:i w:val="0"/>
                <w:iCs w:val="0"/>
                <w:color w:val="FF0000"/>
                <w:sz w:val="21"/>
                <w:szCs w:val="21"/>
                <w:u w:val="none"/>
              </w:rPr>
            </w:pPr>
          </w:p>
        </w:tc>
      </w:tr>
      <w:tr w14:paraId="01946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4"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C5250C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D7362B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ED9069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医用不锈钢器械柜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450245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36E45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1E718F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FA1B7E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10</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1873CD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3372E6D">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332D37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（800*400*2000）±60mm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35635A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2043FDA">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127B16E">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FB29BD5">
            <w:pPr>
              <w:jc w:val="center"/>
              <w:rPr>
                <w:rFonts w:hint="default" w:ascii="Times New Roman" w:hAnsi="Times New Roman" w:eastAsia="宋体" w:cs="Times New Roman"/>
                <w:i w:val="0"/>
                <w:iCs w:val="0"/>
                <w:color w:val="FF0000"/>
                <w:sz w:val="21"/>
                <w:szCs w:val="21"/>
                <w:u w:val="none"/>
              </w:rPr>
            </w:pPr>
          </w:p>
        </w:tc>
      </w:tr>
      <w:tr w14:paraId="28A03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991F70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B751519">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DDFF16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操作台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FCD15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F743D01">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6B610FC">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E293DF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36.175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592255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56E5E0B">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D443EC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（36175*700*850）±60mm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47CE96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6DC4597">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520C71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FD7E013">
            <w:pPr>
              <w:jc w:val="center"/>
              <w:rPr>
                <w:rFonts w:hint="default" w:ascii="Times New Roman" w:hAnsi="Times New Roman" w:eastAsia="宋体" w:cs="Times New Roman"/>
                <w:i w:val="0"/>
                <w:iCs w:val="0"/>
                <w:color w:val="FF0000"/>
                <w:sz w:val="21"/>
                <w:szCs w:val="21"/>
                <w:u w:val="none"/>
              </w:rPr>
            </w:pPr>
          </w:p>
        </w:tc>
      </w:tr>
      <w:tr w14:paraId="245AA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EDA6FD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E77ED5B">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11CD67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药品柜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C70C8C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71EE58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DD23050">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CF3777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F33B62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F82965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9CFB82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（900*600*2000）±10mm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C1ED14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BECCFE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C717D9E">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7BAA139">
            <w:pPr>
              <w:jc w:val="center"/>
              <w:rPr>
                <w:rFonts w:hint="default" w:ascii="Times New Roman" w:hAnsi="Times New Roman" w:eastAsia="宋体" w:cs="Times New Roman"/>
                <w:i w:val="0"/>
                <w:iCs w:val="0"/>
                <w:color w:val="FF0000"/>
                <w:sz w:val="21"/>
                <w:szCs w:val="21"/>
                <w:u w:val="none"/>
              </w:rPr>
            </w:pPr>
          </w:p>
        </w:tc>
      </w:tr>
      <w:tr w14:paraId="033BD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0652E2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B7A2DBE">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960A4F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操作柜台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83FDFF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4D0709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A57981">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1B9AEE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408B63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6E75262">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CE66BA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（900*640*2000）±60mm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BE064D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57A46C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5F9DE2A">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6812D4D">
            <w:pPr>
              <w:jc w:val="center"/>
              <w:rPr>
                <w:rFonts w:hint="default" w:ascii="Times New Roman" w:hAnsi="Times New Roman" w:eastAsia="宋体" w:cs="Times New Roman"/>
                <w:i w:val="0"/>
                <w:iCs w:val="0"/>
                <w:color w:val="FF0000"/>
                <w:sz w:val="21"/>
                <w:szCs w:val="21"/>
                <w:u w:val="none"/>
              </w:rPr>
            </w:pPr>
          </w:p>
        </w:tc>
      </w:tr>
      <w:tr w14:paraId="6B3EF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91"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9903A4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49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3C6F93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6CCEFB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口腔科靠背凳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2ED9A5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87D2A0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CCD8DB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4A7121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68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780A30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C90A79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FD133A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（600*530*840-960）±60mm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7D4409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D56172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F03CED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2373AC2">
            <w:pPr>
              <w:jc w:val="center"/>
              <w:rPr>
                <w:rFonts w:hint="default" w:ascii="Times New Roman" w:hAnsi="Times New Roman" w:eastAsia="宋体" w:cs="Times New Roman"/>
                <w:i w:val="0"/>
                <w:iCs w:val="0"/>
                <w:color w:val="FF0000"/>
                <w:sz w:val="21"/>
                <w:szCs w:val="21"/>
                <w:u w:val="none"/>
              </w:rPr>
            </w:pPr>
          </w:p>
        </w:tc>
      </w:tr>
      <w:tr w14:paraId="18095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DD21E6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0A5493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56BDBA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口腔边柜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AF7F32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6BCD78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137629F">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CC0DD3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131.26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8CEEFD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1EB3C16">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163701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（131260*600*750）±60mm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E36C36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CE6146C">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61964BA">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1CCEE973">
            <w:pPr>
              <w:jc w:val="center"/>
              <w:rPr>
                <w:rFonts w:hint="default" w:ascii="Times New Roman" w:hAnsi="Times New Roman" w:eastAsia="宋体" w:cs="Times New Roman"/>
                <w:i w:val="0"/>
                <w:iCs w:val="0"/>
                <w:color w:val="FF0000"/>
                <w:sz w:val="21"/>
                <w:szCs w:val="21"/>
                <w:u w:val="none"/>
              </w:rPr>
            </w:pPr>
          </w:p>
        </w:tc>
      </w:tr>
      <w:tr w14:paraId="08845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3E7545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63E60DA">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B06B39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口腔移动边柜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3090BA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7AA5BB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7451FB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9E51BF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144F47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CFCE1F5">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821DD9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（510*420*750）±60mm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4ECEF0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E4FC61C">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B1D60AA">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A1702C9">
            <w:pPr>
              <w:jc w:val="center"/>
              <w:rPr>
                <w:rFonts w:hint="default" w:ascii="Times New Roman" w:hAnsi="Times New Roman" w:eastAsia="宋体" w:cs="Times New Roman"/>
                <w:i w:val="0"/>
                <w:iCs w:val="0"/>
                <w:color w:val="FF0000"/>
                <w:sz w:val="21"/>
                <w:szCs w:val="21"/>
                <w:u w:val="none"/>
              </w:rPr>
            </w:pPr>
          </w:p>
        </w:tc>
      </w:tr>
      <w:tr w14:paraId="76BF3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D660EE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FB990B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2431A7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分格盘</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F63954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201F5D2">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55E6195">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5F111A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170</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80F02A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EF6BBB2">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212C107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（24*18*5）±60mm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7550D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7978574">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E2C78C9">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391715F">
            <w:pPr>
              <w:jc w:val="center"/>
              <w:rPr>
                <w:rFonts w:hint="default" w:ascii="Times New Roman" w:hAnsi="Times New Roman" w:eastAsia="宋体" w:cs="Times New Roman"/>
                <w:i w:val="0"/>
                <w:iCs w:val="0"/>
                <w:color w:val="FF0000"/>
                <w:sz w:val="21"/>
                <w:szCs w:val="21"/>
                <w:u w:val="none"/>
              </w:rPr>
            </w:pPr>
          </w:p>
        </w:tc>
      </w:tr>
      <w:tr w14:paraId="18CD7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710942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28116170">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EB9EB1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无菌柜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8DDC73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93A45C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2CD41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D933E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763DE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7D8611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527768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（900*400*2000）±60mm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423C06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35DAB6B">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31F3B5C">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56A0C7E">
            <w:pPr>
              <w:jc w:val="center"/>
              <w:rPr>
                <w:rFonts w:hint="default" w:ascii="Times New Roman" w:hAnsi="Times New Roman" w:eastAsia="宋体" w:cs="Times New Roman"/>
                <w:i w:val="0"/>
                <w:iCs w:val="0"/>
                <w:color w:val="FF0000"/>
                <w:sz w:val="21"/>
                <w:szCs w:val="21"/>
                <w:u w:val="none"/>
              </w:rPr>
            </w:pPr>
          </w:p>
        </w:tc>
      </w:tr>
      <w:tr w14:paraId="165BC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613312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382FE1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936AD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洗手台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92D8A2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42E36C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E0475FE">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4BB3B5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339392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C5A3BD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27B355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（1600*850*900）±60mm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36E0070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A27FCCA">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CCB680D">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01C7DB5">
            <w:pPr>
              <w:jc w:val="center"/>
              <w:rPr>
                <w:rFonts w:hint="default" w:ascii="Times New Roman" w:hAnsi="Times New Roman" w:eastAsia="宋体" w:cs="Times New Roman"/>
                <w:i w:val="0"/>
                <w:iCs w:val="0"/>
                <w:color w:val="FF0000"/>
                <w:sz w:val="21"/>
                <w:szCs w:val="21"/>
                <w:u w:val="none"/>
              </w:rPr>
            </w:pPr>
          </w:p>
        </w:tc>
      </w:tr>
      <w:tr w14:paraId="321A2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5C4C68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BF4CDB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236D7C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耗材柜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EBAB94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6BA63C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393A0BE">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35718EA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53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6C593C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1F9A9D2">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E7C069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97B2DD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DFBC150">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6DC46C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1375AC27">
            <w:pPr>
              <w:jc w:val="center"/>
              <w:rPr>
                <w:rFonts w:hint="default" w:ascii="Times New Roman" w:hAnsi="Times New Roman" w:eastAsia="宋体" w:cs="Times New Roman"/>
                <w:i w:val="0"/>
                <w:iCs w:val="0"/>
                <w:color w:val="FF0000"/>
                <w:sz w:val="21"/>
                <w:szCs w:val="21"/>
                <w:u w:val="none"/>
              </w:rPr>
            </w:pPr>
          </w:p>
        </w:tc>
      </w:tr>
      <w:tr w14:paraId="67AA2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13"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B20103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CF0837B">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FED286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中医康复患者等候椅</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FA14ED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D5C53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4B60C6E">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3F2DF62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3280EE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8DD722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11DDB9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（1940*810*780）±60mm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DE50FF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58175D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034335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4C479AF">
            <w:pPr>
              <w:jc w:val="center"/>
              <w:rPr>
                <w:rFonts w:hint="default" w:ascii="Times New Roman" w:hAnsi="Times New Roman" w:eastAsia="宋体" w:cs="Times New Roman"/>
                <w:i w:val="0"/>
                <w:iCs w:val="0"/>
                <w:color w:val="FF0000"/>
                <w:sz w:val="21"/>
                <w:szCs w:val="21"/>
                <w:u w:val="none"/>
              </w:rPr>
            </w:pPr>
          </w:p>
        </w:tc>
      </w:tr>
      <w:tr w14:paraId="7E0AF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E9877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FA4C32F">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4C5297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针灸床</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E67B50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63DBFD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C0BA58F">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820A07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17</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24B84D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B5BCF02">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3F3799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（2000*650*750）±60mm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30E814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2E33CE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492296C">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CD23CA6">
            <w:pPr>
              <w:jc w:val="center"/>
              <w:rPr>
                <w:rFonts w:hint="default" w:ascii="Times New Roman" w:hAnsi="Times New Roman" w:eastAsia="宋体" w:cs="Times New Roman"/>
                <w:i w:val="0"/>
                <w:iCs w:val="0"/>
                <w:color w:val="FF0000"/>
                <w:sz w:val="21"/>
                <w:szCs w:val="21"/>
                <w:u w:val="none"/>
              </w:rPr>
            </w:pPr>
          </w:p>
        </w:tc>
      </w:tr>
      <w:tr w14:paraId="7A4CE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8F2806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A447A4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8EB64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理疗操作台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DE802B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F1C5B6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34A5D7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184C5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2.7</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901431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77FF6DD">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125B71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（2700*700*850）±60mm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79C3D6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6B6244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1C78DE4">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31E1ADC">
            <w:pPr>
              <w:jc w:val="center"/>
              <w:rPr>
                <w:rFonts w:hint="default" w:ascii="Times New Roman" w:hAnsi="Times New Roman" w:eastAsia="宋体" w:cs="Times New Roman"/>
                <w:i w:val="0"/>
                <w:iCs w:val="0"/>
                <w:color w:val="FF0000"/>
                <w:sz w:val="21"/>
                <w:szCs w:val="21"/>
                <w:u w:val="none"/>
              </w:rPr>
            </w:pPr>
          </w:p>
        </w:tc>
      </w:tr>
      <w:tr w14:paraId="58DFC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4"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A65B1A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59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E8EEA8F">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4CBD5C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定制钢制文件柜1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FAE8FB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B4A696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4A9957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209508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4AEB63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18EBF5B">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D1A970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（2200*600*2000）±60mm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3AC9211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E687B7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046FA08">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1E616A2">
            <w:pPr>
              <w:jc w:val="center"/>
              <w:rPr>
                <w:rFonts w:hint="default" w:ascii="Times New Roman" w:hAnsi="Times New Roman" w:eastAsia="宋体" w:cs="Times New Roman"/>
                <w:i w:val="0"/>
                <w:iCs w:val="0"/>
                <w:color w:val="FF0000"/>
                <w:sz w:val="21"/>
                <w:szCs w:val="21"/>
                <w:u w:val="none"/>
              </w:rPr>
            </w:pPr>
          </w:p>
        </w:tc>
      </w:tr>
      <w:tr w14:paraId="16E44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4"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D93E7A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C2ABBDB">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85B2B2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定制钢制文件柜2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99F091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2B08607">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0F5EFB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AFDCCE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5E75E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814FA0D">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B22BDC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（1100*600*2000）±60mm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D1702D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B6B91E5">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B67BDB7">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E882536">
            <w:pPr>
              <w:jc w:val="center"/>
              <w:rPr>
                <w:rFonts w:hint="default" w:ascii="Times New Roman" w:hAnsi="Times New Roman" w:eastAsia="宋体" w:cs="Times New Roman"/>
                <w:i w:val="0"/>
                <w:iCs w:val="0"/>
                <w:color w:val="FF0000"/>
                <w:sz w:val="21"/>
                <w:szCs w:val="21"/>
                <w:u w:val="none"/>
              </w:rPr>
            </w:pPr>
          </w:p>
        </w:tc>
      </w:tr>
      <w:tr w14:paraId="54028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4"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2557A9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296AC2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441A57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定制钢制文件柜3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DD9814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5C8382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1B9C51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F5DA94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7F7B69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911B3FF">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4AB2A8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（3600*600*2000）±60mm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3E951F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914C754">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3AAD3BF">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FE7D2BA">
            <w:pPr>
              <w:jc w:val="center"/>
              <w:rPr>
                <w:rFonts w:hint="default" w:ascii="Times New Roman" w:hAnsi="Times New Roman" w:eastAsia="宋体" w:cs="Times New Roman"/>
                <w:i w:val="0"/>
                <w:iCs w:val="0"/>
                <w:color w:val="FF0000"/>
                <w:sz w:val="21"/>
                <w:szCs w:val="21"/>
                <w:u w:val="none"/>
              </w:rPr>
            </w:pPr>
          </w:p>
        </w:tc>
      </w:tr>
      <w:tr w14:paraId="5CF65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66AA0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8F366C2">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50EDB2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移动操作台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A5B25B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FA8DE8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3F34F0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5F836B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21.6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F6391D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719ABC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216075A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（21600*700*850）±60mm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9472BA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FA16DC5">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7B08DF8">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1848302">
            <w:pPr>
              <w:jc w:val="center"/>
              <w:rPr>
                <w:rFonts w:hint="default" w:ascii="Times New Roman" w:hAnsi="Times New Roman" w:eastAsia="宋体" w:cs="Times New Roman"/>
                <w:i w:val="0"/>
                <w:iCs w:val="0"/>
                <w:color w:val="FF0000"/>
                <w:sz w:val="21"/>
                <w:szCs w:val="21"/>
                <w:u w:val="none"/>
              </w:rPr>
            </w:pPr>
          </w:p>
        </w:tc>
      </w:tr>
      <w:tr w14:paraId="05B01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BCC972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29DEDA5">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5F7D9A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实验边台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325F36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23A520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37CE384">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E28C53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368.095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09E641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4527513">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C0822B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（368095*700*850）±60mm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F1E071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19725BD">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B1C872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4FAE571">
            <w:pPr>
              <w:jc w:val="center"/>
              <w:rPr>
                <w:rFonts w:hint="default" w:ascii="Times New Roman" w:hAnsi="Times New Roman" w:eastAsia="宋体" w:cs="Times New Roman"/>
                <w:i w:val="0"/>
                <w:iCs w:val="0"/>
                <w:color w:val="FF0000"/>
                <w:sz w:val="21"/>
                <w:szCs w:val="21"/>
                <w:u w:val="none"/>
              </w:rPr>
            </w:pPr>
          </w:p>
        </w:tc>
      </w:tr>
      <w:tr w14:paraId="329A1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4621DB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73270F3">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8362CD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储物柜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06E337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3C8B5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A3F3E1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F9BA50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2F393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9E4D613">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8D30B9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（500*450*2000）±60mm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D51CAE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3C2BBC1">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C76B09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F11D7CD">
            <w:pPr>
              <w:jc w:val="center"/>
              <w:rPr>
                <w:rFonts w:hint="default" w:ascii="Times New Roman" w:hAnsi="Times New Roman" w:eastAsia="宋体" w:cs="Times New Roman"/>
                <w:i w:val="0"/>
                <w:iCs w:val="0"/>
                <w:color w:val="FF0000"/>
                <w:sz w:val="21"/>
                <w:szCs w:val="21"/>
                <w:u w:val="none"/>
              </w:rPr>
            </w:pPr>
          </w:p>
        </w:tc>
      </w:tr>
      <w:tr w14:paraId="5F09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6BB01BF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4FA085A">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254BE0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定制矮柜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9E71ED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BB422D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A17E1EE">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94156F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128.895</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4CB435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C21578D">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289167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（128895*400*1000）±60mm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F44D1C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F705AE7">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634635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22C9032">
            <w:pPr>
              <w:jc w:val="center"/>
              <w:rPr>
                <w:rFonts w:hint="default" w:ascii="Times New Roman" w:hAnsi="Times New Roman" w:eastAsia="宋体" w:cs="Times New Roman"/>
                <w:i w:val="0"/>
                <w:iCs w:val="0"/>
                <w:color w:val="FF0000"/>
                <w:sz w:val="21"/>
                <w:szCs w:val="21"/>
                <w:u w:val="none"/>
              </w:rPr>
            </w:pPr>
          </w:p>
        </w:tc>
      </w:tr>
      <w:tr w14:paraId="7BD76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4CB94D2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4FE7CA1">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C122DF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脏被服拖车</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2F59E5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93F0BE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3C9107E">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ABCA09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B4989C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FDA754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2816513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（1120*620*900）±60mm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AE9A3E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6D1C06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9464593">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269CDA9C">
            <w:pPr>
              <w:jc w:val="center"/>
              <w:rPr>
                <w:rFonts w:hint="default" w:ascii="Times New Roman" w:hAnsi="Times New Roman" w:eastAsia="宋体" w:cs="Times New Roman"/>
                <w:i w:val="0"/>
                <w:iCs w:val="0"/>
                <w:color w:val="FF0000"/>
                <w:sz w:val="21"/>
                <w:szCs w:val="21"/>
                <w:u w:val="none"/>
              </w:rPr>
            </w:pPr>
          </w:p>
        </w:tc>
      </w:tr>
      <w:tr w14:paraId="5364A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2968E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219F06AE">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6332E7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塑料托盘</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D3BDB1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7DA307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5031D6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90A919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FEBD00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232E75E">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419AA6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（1600*1400*500）±60mm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A3784B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27A478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D4EC3BD">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2B483A3A">
            <w:pPr>
              <w:jc w:val="center"/>
              <w:rPr>
                <w:rFonts w:hint="default" w:ascii="Times New Roman" w:hAnsi="Times New Roman" w:eastAsia="宋体" w:cs="Times New Roman"/>
                <w:i w:val="0"/>
                <w:iCs w:val="0"/>
                <w:color w:val="FF0000"/>
                <w:sz w:val="21"/>
                <w:szCs w:val="21"/>
                <w:u w:val="none"/>
              </w:rPr>
            </w:pPr>
          </w:p>
        </w:tc>
      </w:tr>
      <w:tr w14:paraId="1EE76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C71D62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82AFA6D">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300C9B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花槽柜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DB5F6D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965590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EBBB02F">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D99715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9</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C671B2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个</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D3A06D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A0D144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900*400*1000（±60mm）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66F3BA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0033E65">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445BAAD">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6EB2082">
            <w:pPr>
              <w:jc w:val="center"/>
              <w:rPr>
                <w:rFonts w:hint="default" w:ascii="Times New Roman" w:hAnsi="Times New Roman" w:eastAsia="宋体" w:cs="Times New Roman"/>
                <w:i w:val="0"/>
                <w:iCs w:val="0"/>
                <w:color w:val="FF0000"/>
                <w:sz w:val="21"/>
                <w:szCs w:val="21"/>
                <w:u w:val="none"/>
              </w:rPr>
            </w:pPr>
          </w:p>
        </w:tc>
      </w:tr>
      <w:tr w14:paraId="6C97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4DE6BA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69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F5FCECC">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658A0F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票据柜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D53216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CD0528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2E05001">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FEFA58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FDA72A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E86E554">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25D8538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（1680*400*2000）±60mm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756450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FD07F7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CEAC3CA">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AA3914B">
            <w:pPr>
              <w:jc w:val="center"/>
              <w:rPr>
                <w:rFonts w:hint="default" w:ascii="Times New Roman" w:hAnsi="Times New Roman" w:eastAsia="宋体" w:cs="Times New Roman"/>
                <w:i w:val="0"/>
                <w:iCs w:val="0"/>
                <w:color w:val="FF0000"/>
                <w:sz w:val="21"/>
                <w:szCs w:val="21"/>
                <w:u w:val="none"/>
              </w:rPr>
            </w:pPr>
          </w:p>
        </w:tc>
      </w:tr>
      <w:tr w14:paraId="7DE70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357E8C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D00A05C">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5EF5E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危化品柜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2B4EB0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08A4B1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BEA9DA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88B18A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CF8BF7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718C70E">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A2DA28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（800*550*540）±10mm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4C7E68C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C0472B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921C55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45580D7">
            <w:pPr>
              <w:jc w:val="center"/>
              <w:rPr>
                <w:rFonts w:hint="default" w:ascii="Times New Roman" w:hAnsi="Times New Roman" w:eastAsia="宋体" w:cs="Times New Roman"/>
                <w:i w:val="0"/>
                <w:iCs w:val="0"/>
                <w:color w:val="FF0000"/>
                <w:sz w:val="21"/>
                <w:szCs w:val="21"/>
                <w:u w:val="none"/>
              </w:rPr>
            </w:pPr>
          </w:p>
        </w:tc>
      </w:tr>
      <w:tr w14:paraId="3A2C9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009A9E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74E524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E2EBC2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晾晒架</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5DF6A5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421349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2A3016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166730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18EF29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DF4A652">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F56003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（1800*450*1000）±60mm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2FFDA3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44EF48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5293A4F">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D0E7D1A">
            <w:pPr>
              <w:jc w:val="center"/>
              <w:rPr>
                <w:rFonts w:hint="default" w:ascii="Times New Roman" w:hAnsi="Times New Roman" w:eastAsia="宋体" w:cs="Times New Roman"/>
                <w:i w:val="0"/>
                <w:iCs w:val="0"/>
                <w:color w:val="FF0000"/>
                <w:sz w:val="21"/>
                <w:szCs w:val="21"/>
                <w:u w:val="none"/>
              </w:rPr>
            </w:pPr>
          </w:p>
        </w:tc>
      </w:tr>
      <w:tr w14:paraId="531FA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04E2F1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DD25089">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1835B35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定制药架1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CFCFEB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E3940D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C4058E5">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95EFA0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1E42C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593758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5FC4A5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（3675*450*2000）±60mm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C461FC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EF970B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E33503F">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96EF0E0">
            <w:pPr>
              <w:jc w:val="center"/>
              <w:rPr>
                <w:rFonts w:hint="default" w:ascii="Times New Roman" w:hAnsi="Times New Roman" w:eastAsia="宋体" w:cs="Times New Roman"/>
                <w:i w:val="0"/>
                <w:iCs w:val="0"/>
                <w:color w:val="FF0000"/>
                <w:sz w:val="21"/>
                <w:szCs w:val="21"/>
                <w:u w:val="none"/>
              </w:rPr>
            </w:pPr>
          </w:p>
        </w:tc>
      </w:tr>
      <w:tr w14:paraId="0C977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9DA364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B8EDFDF">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53FB82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定制备餐柜2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6D00B3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20122AA">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FA464B0">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A77CB1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24.18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95AAE3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米</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1A781D4">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17CECC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（24180*600*2000）±60mm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B7E081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1653306">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0E75891">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360DDF0">
            <w:pPr>
              <w:jc w:val="center"/>
              <w:rPr>
                <w:rFonts w:hint="default" w:ascii="Times New Roman" w:hAnsi="Times New Roman" w:eastAsia="宋体" w:cs="Times New Roman"/>
                <w:i w:val="0"/>
                <w:iCs w:val="0"/>
                <w:color w:val="FF0000"/>
                <w:sz w:val="21"/>
                <w:szCs w:val="21"/>
                <w:u w:val="none"/>
              </w:rPr>
            </w:pPr>
          </w:p>
        </w:tc>
      </w:tr>
      <w:tr w14:paraId="13052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FAFBC0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40D2BAD">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C0C2A0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单人床</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EDE03C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B92303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91A4F9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7EABF9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06B01B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267614F">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0C128BA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（1200*2000）±60mm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D95E0E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0CC46B6">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DF2AFC4">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41D20CF">
            <w:pPr>
              <w:jc w:val="center"/>
              <w:rPr>
                <w:rFonts w:hint="default" w:ascii="Times New Roman" w:hAnsi="Times New Roman" w:eastAsia="宋体" w:cs="Times New Roman"/>
                <w:i w:val="0"/>
                <w:iCs w:val="0"/>
                <w:color w:val="FF0000"/>
                <w:sz w:val="21"/>
                <w:szCs w:val="21"/>
                <w:u w:val="none"/>
              </w:rPr>
            </w:pPr>
          </w:p>
        </w:tc>
      </w:tr>
      <w:tr w14:paraId="26708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3"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BDE7FC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94C498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681D65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单人陪护沙发</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937DE68">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414E4C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F6EAB4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C7E99E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F67C55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81C6D79">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883456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收起：（610*760*940）±60mm 展开：（610*1850*600）±60mm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A5D7B6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8899312">
            <w:pPr>
              <w:jc w:val="center"/>
              <w:rPr>
                <w:rFonts w:hint="eastAsia" w:ascii="宋体" w:hAnsi="宋体" w:eastAsia="宋体" w:cs="宋体"/>
                <w:i w:val="0"/>
                <w:iCs w:val="0"/>
                <w:color w:val="000000"/>
                <w:sz w:val="20"/>
                <w:szCs w:val="20"/>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59C95DDA">
            <w:pPr>
              <w:jc w:val="center"/>
              <w:rPr>
                <w:rFonts w:hint="eastAsia" w:ascii="宋体" w:hAnsi="宋体" w:eastAsia="宋体" w:cs="宋体"/>
                <w:i w:val="0"/>
                <w:iCs w:val="0"/>
                <w:color w:val="000000"/>
                <w:sz w:val="20"/>
                <w:szCs w:val="20"/>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772A14B">
            <w:pPr>
              <w:jc w:val="center"/>
              <w:rPr>
                <w:rFonts w:hint="default" w:ascii="Times New Roman" w:hAnsi="Times New Roman" w:eastAsia="宋体" w:cs="Times New Roman"/>
                <w:i w:val="0"/>
                <w:iCs w:val="0"/>
                <w:color w:val="FF0000"/>
                <w:sz w:val="21"/>
                <w:szCs w:val="21"/>
                <w:u w:val="none"/>
              </w:rPr>
            </w:pPr>
          </w:p>
        </w:tc>
      </w:tr>
      <w:tr w14:paraId="5AE87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1294874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870A244">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446C36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床头柜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F036BE4">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CF3F90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750D25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8AAC15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3</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4230B8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9BCF659">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28DB3C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（600*600*450）±60mm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46B823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0D3028A">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C4359E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11295364">
            <w:pPr>
              <w:jc w:val="center"/>
              <w:rPr>
                <w:rFonts w:hint="default" w:ascii="Times New Roman" w:hAnsi="Times New Roman" w:eastAsia="宋体" w:cs="Times New Roman"/>
                <w:i w:val="0"/>
                <w:iCs w:val="0"/>
                <w:color w:val="FF0000"/>
                <w:sz w:val="21"/>
                <w:szCs w:val="21"/>
                <w:u w:val="none"/>
              </w:rPr>
            </w:pPr>
          </w:p>
        </w:tc>
      </w:tr>
      <w:tr w14:paraId="56C08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8A2A08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164FC8E">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99FC20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衣柜2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7F870D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E64025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60C31A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7ACA4D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90A8E4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27FB073">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3B92694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（900*600*2000）±60mm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5AD3C2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67E8AED">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A17FAE6">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B3F3736">
            <w:pPr>
              <w:jc w:val="center"/>
              <w:rPr>
                <w:rFonts w:hint="default" w:ascii="Times New Roman" w:hAnsi="Times New Roman" w:eastAsia="宋体" w:cs="Times New Roman"/>
                <w:i w:val="0"/>
                <w:iCs w:val="0"/>
                <w:color w:val="FF0000"/>
                <w:sz w:val="21"/>
                <w:szCs w:val="21"/>
                <w:u w:val="none"/>
              </w:rPr>
            </w:pPr>
          </w:p>
        </w:tc>
      </w:tr>
      <w:tr w14:paraId="324B2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2E2C58C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CF2CA84">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749054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主机柜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C113E7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50CC51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2438C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412192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7</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7502BC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个</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69F098E">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2F2C7B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（320*500*690）±10mm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5B1E4E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A4134AB">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2AEF753">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241BA872">
            <w:pPr>
              <w:jc w:val="center"/>
              <w:rPr>
                <w:rFonts w:hint="default" w:ascii="Times New Roman" w:hAnsi="Times New Roman" w:eastAsia="宋体" w:cs="Times New Roman"/>
                <w:i w:val="0"/>
                <w:iCs w:val="0"/>
                <w:color w:val="FF0000"/>
                <w:sz w:val="21"/>
                <w:szCs w:val="21"/>
                <w:u w:val="none"/>
              </w:rPr>
            </w:pPr>
          </w:p>
        </w:tc>
      </w:tr>
      <w:tr w14:paraId="07F48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30B1C7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79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1206780">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F0950C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分诊台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B2500E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F8EF7D5">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069FE5E">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97AB04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C3B1DF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7F446E7">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78222CE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（3000*700*750）±60mm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0A3F05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7C1CBD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7A53742">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C7E491D">
            <w:pPr>
              <w:jc w:val="center"/>
              <w:rPr>
                <w:rFonts w:hint="default" w:ascii="Times New Roman" w:hAnsi="Times New Roman" w:eastAsia="宋体" w:cs="Times New Roman"/>
                <w:i w:val="0"/>
                <w:iCs w:val="0"/>
                <w:color w:val="FF0000"/>
                <w:sz w:val="21"/>
                <w:szCs w:val="21"/>
                <w:u w:val="none"/>
              </w:rPr>
            </w:pPr>
          </w:p>
        </w:tc>
      </w:tr>
      <w:tr w14:paraId="53E4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DFF199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9563685">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ABE24A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试剂柜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87D447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991615C">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7D51F34">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B87982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19</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CDC752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个</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EB7F6FE">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25A384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03E9C1F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BF0C714">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D7B5DDE">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563634F6">
            <w:pPr>
              <w:jc w:val="center"/>
              <w:rPr>
                <w:rFonts w:hint="default" w:ascii="Times New Roman" w:hAnsi="Times New Roman" w:eastAsia="宋体" w:cs="Times New Roman"/>
                <w:i w:val="0"/>
                <w:iCs w:val="0"/>
                <w:color w:val="FF0000"/>
                <w:sz w:val="21"/>
                <w:szCs w:val="21"/>
                <w:u w:val="none"/>
              </w:rPr>
            </w:pPr>
          </w:p>
        </w:tc>
      </w:tr>
      <w:tr w14:paraId="30A80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C3E5AF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C847994">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274E8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通风柜1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1A314DF">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BC40EA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DCA1660">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30241F9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7</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00C290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3AC29D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0649DC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（1500*850*2000）±60mm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4CB4FCC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A7A5B36">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F5B1FA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F57DB87">
            <w:pPr>
              <w:jc w:val="center"/>
              <w:rPr>
                <w:rFonts w:hint="default" w:ascii="Times New Roman" w:hAnsi="Times New Roman" w:eastAsia="宋体" w:cs="Times New Roman"/>
                <w:i w:val="0"/>
                <w:iCs w:val="0"/>
                <w:color w:val="FF0000"/>
                <w:sz w:val="21"/>
                <w:szCs w:val="21"/>
                <w:u w:val="none"/>
              </w:rPr>
            </w:pPr>
          </w:p>
        </w:tc>
      </w:tr>
      <w:tr w14:paraId="08897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4"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1E6D82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DCBBB08">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75CC716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定制钢制文件柜4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3CD43A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8F01B7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D7EF85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C45EA4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F5D816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773309E">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FB47A2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（3650*600*750）±60mm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1A95BB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0471BC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6E4F1E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827ACA9">
            <w:pPr>
              <w:jc w:val="center"/>
              <w:rPr>
                <w:rFonts w:hint="default" w:ascii="Times New Roman" w:hAnsi="Times New Roman" w:eastAsia="宋体" w:cs="Times New Roman"/>
                <w:i w:val="0"/>
                <w:iCs w:val="0"/>
                <w:color w:val="FF0000"/>
                <w:sz w:val="21"/>
                <w:szCs w:val="21"/>
                <w:u w:val="none"/>
              </w:rPr>
            </w:pPr>
          </w:p>
        </w:tc>
      </w:tr>
      <w:tr w14:paraId="65DF2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99130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83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A2C5CC7">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2D9FA6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实验台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13E627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5A2EA2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D1FED0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5BC982B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61F323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8B4E9C4">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8BA352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（3650*800*850）±60mm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FEE6FA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780A9E7">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1870564">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2E9C3174">
            <w:pPr>
              <w:jc w:val="center"/>
              <w:rPr>
                <w:rFonts w:hint="default" w:ascii="Times New Roman" w:hAnsi="Times New Roman" w:eastAsia="宋体" w:cs="Times New Roman"/>
                <w:i w:val="0"/>
                <w:iCs w:val="0"/>
                <w:color w:val="FF0000"/>
                <w:sz w:val="21"/>
                <w:szCs w:val="21"/>
                <w:u w:val="none"/>
              </w:rPr>
            </w:pPr>
          </w:p>
        </w:tc>
      </w:tr>
      <w:tr w14:paraId="0E1AD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3750B2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84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30611EBF">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6D6F694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防火柜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EF82256">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CA2FEA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5FB73E3">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0AF265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2CC9A7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个</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E77E7C0">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291B070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（1090*460*1650）±60mm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EE51C6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28A5759">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1752A62">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8E7BFB8">
            <w:pPr>
              <w:jc w:val="center"/>
              <w:rPr>
                <w:rFonts w:hint="default" w:ascii="Times New Roman" w:hAnsi="Times New Roman" w:eastAsia="宋体" w:cs="Times New Roman"/>
                <w:i w:val="0"/>
                <w:iCs w:val="0"/>
                <w:color w:val="FF0000"/>
                <w:sz w:val="21"/>
                <w:szCs w:val="21"/>
                <w:u w:val="none"/>
              </w:rPr>
            </w:pPr>
          </w:p>
        </w:tc>
      </w:tr>
      <w:tr w14:paraId="0DBCB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0B6CC8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85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444527D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EC5F35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标本柜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68DD0D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1A470F9">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9AE5A44">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E990C0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4</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1F02E5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个</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5CC9AA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1457B52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（1000*500*2000）±60mm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556B960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7BB457D">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2BE573A">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242FAF86">
            <w:pPr>
              <w:jc w:val="center"/>
              <w:rPr>
                <w:rFonts w:hint="default" w:ascii="Times New Roman" w:hAnsi="Times New Roman" w:eastAsia="宋体" w:cs="Times New Roman"/>
                <w:i w:val="0"/>
                <w:iCs w:val="0"/>
                <w:color w:val="FF0000"/>
                <w:sz w:val="21"/>
                <w:szCs w:val="21"/>
                <w:u w:val="none"/>
              </w:rPr>
            </w:pPr>
          </w:p>
        </w:tc>
      </w:tr>
      <w:tr w14:paraId="63351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7F2DF76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86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C666974">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09C3018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通风柜2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DDCFC8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479FE4B">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2ACA522">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11E97F4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2</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5E55F4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E111C7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D76CA3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（2000*850*2000）±60mm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26CD42C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DA5436D">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A173B0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0322EEA3">
            <w:pPr>
              <w:jc w:val="center"/>
              <w:rPr>
                <w:rFonts w:hint="default" w:ascii="Times New Roman" w:hAnsi="Times New Roman" w:eastAsia="宋体" w:cs="Times New Roman"/>
                <w:i w:val="0"/>
                <w:iCs w:val="0"/>
                <w:color w:val="FF0000"/>
                <w:sz w:val="21"/>
                <w:szCs w:val="21"/>
                <w:u w:val="none"/>
              </w:rPr>
            </w:pPr>
          </w:p>
        </w:tc>
      </w:tr>
      <w:tr w14:paraId="1827D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AAE73D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87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74833E6">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35C6E40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玻片柜</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037CCC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5A5619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694494C">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F420A3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8</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ECCE94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8804BC5">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A391DC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（900*600*2000）±60mm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8AE87B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D711623">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615F4C80">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90111D4">
            <w:pPr>
              <w:jc w:val="center"/>
              <w:rPr>
                <w:rFonts w:hint="default" w:ascii="Times New Roman" w:hAnsi="Times New Roman" w:eastAsia="宋体" w:cs="Times New Roman"/>
                <w:i w:val="0"/>
                <w:iCs w:val="0"/>
                <w:color w:val="FF0000"/>
                <w:sz w:val="21"/>
                <w:szCs w:val="21"/>
                <w:u w:val="none"/>
              </w:rPr>
            </w:pPr>
          </w:p>
        </w:tc>
      </w:tr>
      <w:tr w14:paraId="2C287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237627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88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669AA68D">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D88619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单面书架</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9E67723">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132D53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EED489D">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7CC5115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6</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43B7C6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312470C">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2BA1FB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（900*325*2000）±60mm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1D61316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07012B5A">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94F9255">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4C8C7E7D">
            <w:pPr>
              <w:jc w:val="center"/>
              <w:rPr>
                <w:rFonts w:hint="default" w:ascii="Times New Roman" w:hAnsi="Times New Roman" w:eastAsia="宋体" w:cs="Times New Roman"/>
                <w:i w:val="0"/>
                <w:iCs w:val="0"/>
                <w:color w:val="FF0000"/>
                <w:sz w:val="21"/>
                <w:szCs w:val="21"/>
                <w:u w:val="none"/>
              </w:rPr>
            </w:pPr>
          </w:p>
        </w:tc>
      </w:tr>
      <w:tr w14:paraId="0D29F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3E99C1A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89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5E924EF0">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2965C0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双面书架</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00CC7BE">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D12F1BD">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F34ACE8">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2DEE3C8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51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E7A7CC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组</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B0F3284">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61E8664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（900*625*2000）±60mm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35B02B9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BE1079F">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313F3EC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620269A1">
            <w:pPr>
              <w:jc w:val="center"/>
              <w:rPr>
                <w:rFonts w:hint="default" w:ascii="Times New Roman" w:hAnsi="Times New Roman" w:eastAsia="宋体" w:cs="Times New Roman"/>
                <w:i w:val="0"/>
                <w:iCs w:val="0"/>
                <w:color w:val="FF0000"/>
                <w:sz w:val="21"/>
                <w:szCs w:val="21"/>
                <w:u w:val="none"/>
              </w:rPr>
            </w:pPr>
          </w:p>
        </w:tc>
      </w:tr>
      <w:tr w14:paraId="3FE97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0822EBD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90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19ED5F5E">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205033B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取材台</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0AD7360">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DF7D087">
            <w:pPr>
              <w:jc w:val="center"/>
              <w:rPr>
                <w:rFonts w:hint="eastAsia" w:ascii="宋体" w:hAnsi="宋体" w:eastAsia="宋体" w:cs="宋体"/>
                <w:i w:val="0"/>
                <w:iCs w:val="0"/>
                <w:color w:val="000000"/>
                <w:sz w:val="20"/>
                <w:szCs w:val="20"/>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E269667">
            <w:pPr>
              <w:jc w:val="center"/>
              <w:rPr>
                <w:rFonts w:hint="eastAsia" w:ascii="宋体" w:hAnsi="宋体" w:eastAsia="宋体" w:cs="宋体"/>
                <w:i w:val="0"/>
                <w:iCs w:val="0"/>
                <w:color w:val="000000"/>
                <w:sz w:val="20"/>
                <w:szCs w:val="20"/>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463DB37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443EA0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14581A70">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F85F33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（1700*600*750）±20mm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297C7B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7B27CAAB">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2C2D4EB">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79921CAD">
            <w:pPr>
              <w:jc w:val="center"/>
              <w:rPr>
                <w:rFonts w:hint="default" w:ascii="Times New Roman" w:hAnsi="Times New Roman" w:eastAsia="宋体" w:cs="Times New Roman"/>
                <w:i w:val="0"/>
                <w:iCs w:val="0"/>
                <w:color w:val="FF0000"/>
                <w:sz w:val="21"/>
                <w:szCs w:val="21"/>
                <w:u w:val="none"/>
              </w:rPr>
            </w:pPr>
          </w:p>
        </w:tc>
      </w:tr>
      <w:tr w14:paraId="0782B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E1CA97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91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78B4DB5E">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55D0CEF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尿布床</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642F2C47">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9E15EC8">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B744BC8">
            <w:pPr>
              <w:jc w:val="center"/>
              <w:rPr>
                <w:rFonts w:hint="eastAsia" w:ascii="宋体" w:hAnsi="宋体" w:eastAsia="宋体" w:cs="宋体"/>
                <w:i w:val="0"/>
                <w:iCs w:val="0"/>
                <w:color w:val="000000"/>
                <w:sz w:val="21"/>
                <w:szCs w:val="21"/>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0771CBD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6C143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张</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01279B1F">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5D68325A">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（840*550*880）±20mm</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7BEA3A0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2F36401E">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E4B9397">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C7E1C0C">
            <w:pPr>
              <w:jc w:val="center"/>
              <w:rPr>
                <w:rFonts w:hint="default" w:ascii="Times New Roman" w:hAnsi="Times New Roman" w:eastAsia="宋体" w:cs="Times New Roman"/>
                <w:i w:val="0"/>
                <w:iCs w:val="0"/>
                <w:color w:val="FF0000"/>
                <w:sz w:val="21"/>
                <w:szCs w:val="21"/>
                <w:u w:val="none"/>
              </w:rPr>
            </w:pPr>
          </w:p>
        </w:tc>
      </w:tr>
      <w:tr w14:paraId="246DC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4" w:hRule="atLeast"/>
        </w:trPr>
        <w:tc>
          <w:tcPr>
            <w:tcW w:w="334" w:type="dxa"/>
            <w:tcBorders>
              <w:top w:val="nil"/>
              <w:left w:val="single" w:color="000000" w:sz="8" w:space="0"/>
              <w:bottom w:val="single" w:color="000000" w:sz="8" w:space="0"/>
              <w:right w:val="single" w:color="000000" w:sz="8" w:space="0"/>
            </w:tcBorders>
            <w:shd w:val="clear" w:color="auto" w:fill="auto"/>
            <w:vAlign w:val="center"/>
          </w:tcPr>
          <w:p w14:paraId="516224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 xml:space="preserve">92 </w:t>
            </w:r>
          </w:p>
        </w:tc>
        <w:tc>
          <w:tcPr>
            <w:tcW w:w="963" w:type="dxa"/>
            <w:vMerge w:val="continue"/>
            <w:tcBorders>
              <w:top w:val="nil"/>
              <w:left w:val="single" w:color="000000" w:sz="8" w:space="0"/>
              <w:bottom w:val="single" w:color="000000" w:sz="8" w:space="0"/>
              <w:right w:val="single" w:color="000000" w:sz="8" w:space="0"/>
            </w:tcBorders>
            <w:shd w:val="clear" w:color="auto" w:fill="auto"/>
            <w:vAlign w:val="center"/>
          </w:tcPr>
          <w:p w14:paraId="0113D551">
            <w:pPr>
              <w:jc w:val="center"/>
              <w:rPr>
                <w:rFonts w:hint="eastAsia" w:ascii="宋体" w:hAnsi="宋体" w:eastAsia="宋体" w:cs="宋体"/>
                <w:i w:val="0"/>
                <w:iCs w:val="0"/>
                <w:color w:val="000000"/>
                <w:sz w:val="20"/>
                <w:szCs w:val="20"/>
                <w:u w:val="none"/>
              </w:rPr>
            </w:pPr>
          </w:p>
        </w:tc>
        <w:tc>
          <w:tcPr>
            <w:tcW w:w="497" w:type="dxa"/>
            <w:tcBorders>
              <w:top w:val="nil"/>
              <w:left w:val="single" w:color="000000" w:sz="8" w:space="0"/>
              <w:bottom w:val="single" w:color="000000" w:sz="8" w:space="0"/>
              <w:right w:val="single" w:color="000000" w:sz="8" w:space="0"/>
            </w:tcBorders>
            <w:shd w:val="clear" w:color="auto" w:fill="auto"/>
            <w:vAlign w:val="center"/>
          </w:tcPr>
          <w:p w14:paraId="4A43B92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定位管理标签模块</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75EE9647">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468E4977">
            <w:pPr>
              <w:jc w:val="center"/>
              <w:rPr>
                <w:rFonts w:hint="eastAsia" w:ascii="宋体" w:hAnsi="宋体" w:eastAsia="宋体" w:cs="宋体"/>
                <w:i w:val="0"/>
                <w:iCs w:val="0"/>
                <w:color w:val="000000"/>
                <w:sz w:val="21"/>
                <w:szCs w:val="21"/>
                <w:u w:val="none"/>
              </w:rPr>
            </w:pPr>
          </w:p>
        </w:tc>
        <w:tc>
          <w:tcPr>
            <w:tcW w:w="334" w:type="dxa"/>
            <w:tcBorders>
              <w:top w:val="nil"/>
              <w:left w:val="single" w:color="000000" w:sz="8" w:space="0"/>
              <w:bottom w:val="single" w:color="000000" w:sz="8" w:space="0"/>
              <w:right w:val="single" w:color="000000" w:sz="8" w:space="0"/>
            </w:tcBorders>
            <w:shd w:val="clear" w:color="auto" w:fill="auto"/>
            <w:vAlign w:val="center"/>
          </w:tcPr>
          <w:p w14:paraId="55FA1348">
            <w:pPr>
              <w:jc w:val="center"/>
              <w:rPr>
                <w:rFonts w:hint="eastAsia" w:ascii="宋体" w:hAnsi="宋体" w:eastAsia="宋体" w:cs="宋体"/>
                <w:i w:val="0"/>
                <w:iCs w:val="0"/>
                <w:color w:val="000000"/>
                <w:sz w:val="21"/>
                <w:szCs w:val="21"/>
                <w:u w:val="none"/>
              </w:rPr>
            </w:pPr>
          </w:p>
        </w:tc>
        <w:tc>
          <w:tcPr>
            <w:tcW w:w="716" w:type="dxa"/>
            <w:tcBorders>
              <w:top w:val="nil"/>
              <w:left w:val="single" w:color="000000" w:sz="8" w:space="0"/>
              <w:bottom w:val="single" w:color="000000" w:sz="8" w:space="0"/>
              <w:right w:val="single" w:color="000000" w:sz="8" w:space="0"/>
            </w:tcBorders>
            <w:shd w:val="clear" w:color="auto" w:fill="auto"/>
            <w:vAlign w:val="center"/>
          </w:tcPr>
          <w:p w14:paraId="62997D5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34D2E48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套</w:t>
            </w:r>
          </w:p>
        </w:tc>
        <w:tc>
          <w:tcPr>
            <w:tcW w:w="334" w:type="dxa"/>
            <w:tcBorders>
              <w:top w:val="nil"/>
              <w:left w:val="single" w:color="000000" w:sz="8" w:space="0"/>
              <w:bottom w:val="single" w:color="000000" w:sz="8" w:space="0"/>
              <w:right w:val="single" w:color="000000" w:sz="8" w:space="0"/>
            </w:tcBorders>
            <w:shd w:val="clear" w:color="auto" w:fill="auto"/>
            <w:vAlign w:val="center"/>
          </w:tcPr>
          <w:p w14:paraId="2BB4318A">
            <w:pPr>
              <w:jc w:val="center"/>
              <w:rPr>
                <w:rFonts w:hint="eastAsia" w:ascii="宋体" w:hAnsi="宋体" w:eastAsia="宋体" w:cs="宋体"/>
                <w:i w:val="0"/>
                <w:iCs w:val="0"/>
                <w:color w:val="000000"/>
                <w:sz w:val="20"/>
                <w:szCs w:val="20"/>
                <w:u w:val="none"/>
              </w:rPr>
            </w:pPr>
          </w:p>
        </w:tc>
        <w:tc>
          <w:tcPr>
            <w:tcW w:w="1729" w:type="dxa"/>
            <w:tcBorders>
              <w:top w:val="nil"/>
              <w:left w:val="single" w:color="000000" w:sz="8" w:space="0"/>
              <w:bottom w:val="single" w:color="000000" w:sz="8" w:space="0"/>
              <w:right w:val="single" w:color="000000" w:sz="8" w:space="0"/>
            </w:tcBorders>
            <w:shd w:val="clear" w:color="auto" w:fill="auto"/>
            <w:vAlign w:val="center"/>
          </w:tcPr>
          <w:p w14:paraId="488C190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常规</w:t>
            </w:r>
          </w:p>
        </w:tc>
        <w:tc>
          <w:tcPr>
            <w:tcW w:w="664" w:type="dxa"/>
            <w:tcBorders>
              <w:top w:val="nil"/>
              <w:left w:val="single" w:color="000000" w:sz="8" w:space="0"/>
              <w:bottom w:val="single" w:color="000000" w:sz="8" w:space="0"/>
              <w:right w:val="single" w:color="000000" w:sz="8" w:space="0"/>
            </w:tcBorders>
            <w:shd w:val="clear" w:color="auto" w:fill="auto"/>
            <w:vAlign w:val="center"/>
          </w:tcPr>
          <w:p w14:paraId="65E3356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rPr>
              <w:t>/</w:t>
            </w:r>
          </w:p>
        </w:tc>
        <w:tc>
          <w:tcPr>
            <w:tcW w:w="499" w:type="dxa"/>
            <w:tcBorders>
              <w:top w:val="nil"/>
              <w:left w:val="single" w:color="000000" w:sz="8" w:space="0"/>
              <w:bottom w:val="single" w:color="000000" w:sz="8" w:space="0"/>
              <w:right w:val="single" w:color="000000" w:sz="8" w:space="0"/>
            </w:tcBorders>
            <w:shd w:val="clear" w:color="auto" w:fill="auto"/>
            <w:vAlign w:val="center"/>
          </w:tcPr>
          <w:p w14:paraId="1FD3305A">
            <w:pPr>
              <w:jc w:val="center"/>
              <w:rPr>
                <w:rFonts w:hint="eastAsia" w:ascii="宋体" w:hAnsi="宋体" w:eastAsia="宋体" w:cs="宋体"/>
                <w:i w:val="0"/>
                <w:iCs w:val="0"/>
                <w:color w:val="000000"/>
                <w:sz w:val="21"/>
                <w:szCs w:val="21"/>
                <w:u w:val="none"/>
              </w:rPr>
            </w:pPr>
          </w:p>
        </w:tc>
        <w:tc>
          <w:tcPr>
            <w:tcW w:w="499" w:type="dxa"/>
            <w:tcBorders>
              <w:top w:val="nil"/>
              <w:left w:val="single" w:color="000000" w:sz="8" w:space="0"/>
              <w:bottom w:val="single" w:color="000000" w:sz="8" w:space="0"/>
              <w:right w:val="single" w:color="000000" w:sz="8" w:space="0"/>
            </w:tcBorders>
            <w:shd w:val="clear" w:color="auto" w:fill="auto"/>
            <w:vAlign w:val="center"/>
          </w:tcPr>
          <w:p w14:paraId="4032E538">
            <w:pPr>
              <w:jc w:val="center"/>
              <w:rPr>
                <w:rFonts w:hint="eastAsia" w:ascii="宋体" w:hAnsi="宋体" w:eastAsia="宋体" w:cs="宋体"/>
                <w:i w:val="0"/>
                <w:iCs w:val="0"/>
                <w:color w:val="000000"/>
                <w:sz w:val="21"/>
                <w:szCs w:val="21"/>
                <w:u w:val="none"/>
              </w:rPr>
            </w:pPr>
          </w:p>
        </w:tc>
        <w:tc>
          <w:tcPr>
            <w:tcW w:w="744" w:type="dxa"/>
            <w:vMerge w:val="continue"/>
            <w:tcBorders>
              <w:top w:val="nil"/>
              <w:left w:val="single" w:color="000000" w:sz="8" w:space="0"/>
              <w:bottom w:val="single" w:color="000000" w:sz="8" w:space="0"/>
              <w:right w:val="single" w:color="000000" w:sz="8" w:space="0"/>
            </w:tcBorders>
            <w:shd w:val="clear" w:color="auto" w:fill="auto"/>
            <w:vAlign w:val="center"/>
          </w:tcPr>
          <w:p w14:paraId="3CA38EDC">
            <w:pPr>
              <w:jc w:val="center"/>
              <w:rPr>
                <w:rFonts w:hint="default" w:ascii="Times New Roman" w:hAnsi="Times New Roman" w:eastAsia="宋体" w:cs="Times New Roman"/>
                <w:i w:val="0"/>
                <w:iCs w:val="0"/>
                <w:color w:val="FF0000"/>
                <w:sz w:val="21"/>
                <w:szCs w:val="21"/>
                <w:u w:val="none"/>
              </w:rPr>
            </w:pPr>
          </w:p>
        </w:tc>
      </w:tr>
      <w:tr w14:paraId="0C9F4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3" w:hRule="atLeast"/>
        </w:trPr>
        <w:tc>
          <w:tcPr>
            <w:tcW w:w="8315" w:type="dxa"/>
            <w:gridSpan w:val="14"/>
            <w:tcBorders>
              <w:top w:val="nil"/>
              <w:left w:val="single" w:color="000000" w:sz="8" w:space="0"/>
              <w:bottom w:val="single" w:color="000000" w:sz="8" w:space="0"/>
              <w:right w:val="single" w:color="000000" w:sz="8" w:space="0"/>
            </w:tcBorders>
            <w:shd w:val="clear" w:color="auto" w:fill="auto"/>
            <w:vAlign w:val="center"/>
          </w:tcPr>
          <w:p w14:paraId="12A6BBE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rPr>
              <w:t>合计（即投标总价；币种：人民币；单位：元） 小写：            大写：</w:t>
            </w:r>
          </w:p>
        </w:tc>
      </w:tr>
    </w:tbl>
    <w:p w14:paraId="5AE1CFCC">
      <w:pPr>
        <w:ind w:firstLine="482" w:firstLineChars="200"/>
        <w:rPr>
          <w:rFonts w:hint="eastAsia" w:ascii="宋体" w:hAnsi="宋体"/>
          <w:b/>
          <w:sz w:val="24"/>
        </w:rPr>
      </w:pPr>
    </w:p>
    <w:p w14:paraId="58EDDC88">
      <w:pPr>
        <w:ind w:firstLine="482" w:firstLineChars="200"/>
        <w:rPr>
          <w:rFonts w:ascii="宋体" w:hAnsi="宋体"/>
          <w:b/>
          <w:sz w:val="24"/>
        </w:rPr>
      </w:pPr>
      <w:r>
        <w:rPr>
          <w:rFonts w:hint="eastAsia" w:ascii="宋体" w:hAnsi="宋体"/>
          <w:b/>
          <w:sz w:val="24"/>
        </w:rPr>
        <w:t>注：1.本表可按同样格式扩展。</w:t>
      </w:r>
    </w:p>
    <w:p w14:paraId="1B59B7FC">
      <w:pPr>
        <w:ind w:firstLine="472" w:firstLineChars="196"/>
        <w:rPr>
          <w:rFonts w:hint="default" w:ascii="宋体" w:hAnsi="宋体" w:eastAsia="宋体"/>
          <w:b/>
          <w:sz w:val="24"/>
          <w:lang w:val="en-US" w:eastAsia="zh-CN"/>
        </w:rPr>
      </w:pPr>
      <w:r>
        <w:rPr>
          <w:rFonts w:hint="eastAsia" w:ascii="宋体" w:hAnsi="宋体"/>
          <w:b/>
          <w:sz w:val="24"/>
        </w:rPr>
        <w:t>2</w:t>
      </w:r>
      <w:r>
        <w:rPr>
          <w:rFonts w:ascii="宋体" w:hAnsi="宋体"/>
          <w:b/>
          <w:sz w:val="24"/>
        </w:rPr>
        <w:t>.</w:t>
      </w:r>
      <w:r>
        <w:rPr>
          <w:rFonts w:hint="eastAsia" w:ascii="宋体" w:hAnsi="宋体"/>
          <w:b/>
          <w:sz w:val="24"/>
          <w:lang w:eastAsia="zh-CN"/>
        </w:rPr>
        <w:t>“</w:t>
      </w:r>
      <w:r>
        <w:rPr>
          <w:rFonts w:hint="eastAsia" w:ascii="宋体" w:hAnsi="宋体"/>
          <w:b/>
          <w:sz w:val="24"/>
          <w:lang w:val="en-US" w:eastAsia="zh-CN"/>
        </w:rPr>
        <w:t>品牌</w:t>
      </w:r>
      <w:r>
        <w:rPr>
          <w:rFonts w:hint="eastAsia" w:ascii="宋体" w:hAnsi="宋体"/>
          <w:b/>
          <w:sz w:val="24"/>
          <w:lang w:eastAsia="zh-CN"/>
        </w:rPr>
        <w:t>”</w:t>
      </w:r>
      <w:r>
        <w:rPr>
          <w:rFonts w:hint="eastAsia" w:ascii="宋体" w:hAnsi="宋体"/>
          <w:b/>
          <w:sz w:val="24"/>
          <w:lang w:val="en-US" w:eastAsia="zh-CN"/>
        </w:rPr>
        <w:t>可以与商标一致，也可以填写便于区分其他公司商品的制造商简称或者制造商认可的品牌名称</w:t>
      </w:r>
      <w:r>
        <w:rPr>
          <w:rFonts w:hint="eastAsia" w:ascii="宋体" w:hAnsi="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3D7CB6DA">
      <w:pPr>
        <w:ind w:firstLine="472" w:firstLineChars="196"/>
        <w:rPr>
          <w:rFonts w:hint="eastAsia"/>
          <w:b/>
          <w:sz w:val="24"/>
        </w:rPr>
      </w:pPr>
      <w:r>
        <w:rPr>
          <w:rFonts w:hint="eastAsia" w:ascii="宋体" w:hAnsi="宋体"/>
          <w:b/>
          <w:sz w:val="24"/>
          <w:lang w:val="en-US" w:eastAsia="zh-CN"/>
        </w:rPr>
        <w:t>3.</w:t>
      </w:r>
      <w:r>
        <w:rPr>
          <w:rFonts w:hint="eastAsia" w:ascii="宋体" w:hAnsi="宋体"/>
          <w:b/>
          <w:sz w:val="24"/>
        </w:rPr>
        <w:t>如所投货物属于定制类的非量产货物或无具体型号的货物，可以在“规格/型号”</w:t>
      </w:r>
      <w:r>
        <w:rPr>
          <w:rFonts w:hint="eastAsia" w:ascii="宋体" w:hAnsi="宋体"/>
          <w:b/>
          <w:sz w:val="24"/>
          <w:lang w:val="en-US" w:eastAsia="zh-CN"/>
        </w:rPr>
        <w:t>栏目</w:t>
      </w:r>
      <w:r>
        <w:rPr>
          <w:rFonts w:hint="eastAsia" w:ascii="宋体" w:hAnsi="宋体"/>
          <w:b/>
          <w:sz w:val="24"/>
        </w:rPr>
        <w:t>仅填写规格信息而不填型号信息（型号信息用“定制”描述即可）；</w:t>
      </w:r>
      <w:bookmarkStart w:id="210" w:name="_Hlk73646428"/>
      <w:r>
        <w:rPr>
          <w:rFonts w:hint="eastAsia" w:ascii="宋体" w:hAnsi="宋体"/>
          <w:b/>
          <w:sz w:val="24"/>
        </w:rPr>
        <w:t>此类填写错误</w:t>
      </w:r>
      <w:r>
        <w:rPr>
          <w:rFonts w:hint="eastAsia" w:ascii="宋体" w:hAnsi="宋体"/>
          <w:b/>
          <w:sz w:val="24"/>
          <w:lang w:val="en-US" w:eastAsia="zh-CN"/>
        </w:rPr>
        <w:t>或缺漏</w:t>
      </w:r>
      <w:r>
        <w:rPr>
          <w:rFonts w:hint="eastAsia" w:ascii="宋体" w:hAnsi="宋体"/>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210"/>
    </w:p>
    <w:p w14:paraId="3E11A3A5">
      <w:pPr>
        <w:ind w:firstLine="472" w:firstLineChars="196"/>
        <w:rPr>
          <w:rFonts w:ascii="宋体" w:hAnsi="宋体"/>
          <w:b/>
          <w:sz w:val="24"/>
        </w:rPr>
      </w:pPr>
      <w:r>
        <w:rPr>
          <w:rFonts w:ascii="宋体" w:hAnsi="宋体"/>
          <w:b/>
          <w:sz w:val="24"/>
        </w:rPr>
        <w:t>3</w:t>
      </w:r>
      <w:r>
        <w:rPr>
          <w:rFonts w:hint="eastAsia" w:ascii="宋体" w:hAnsi="宋体"/>
          <w:b/>
          <w:sz w:val="24"/>
        </w:rPr>
        <w:t>.“原产地”是指货物的实际生产加工地，非品牌所在地</w:t>
      </w:r>
    </w:p>
    <w:p w14:paraId="573B2CC0">
      <w:pPr>
        <w:ind w:firstLine="472" w:firstLineChars="196"/>
        <w:rPr>
          <w:rFonts w:ascii="宋体" w:hAnsi="宋体"/>
          <w:b/>
          <w:sz w:val="24"/>
        </w:rPr>
      </w:pPr>
      <w:r>
        <w:rPr>
          <w:rFonts w:ascii="宋体" w:hAnsi="宋体"/>
          <w:b/>
          <w:sz w:val="24"/>
        </w:rPr>
        <w:t>4</w:t>
      </w:r>
      <w:r>
        <w:rPr>
          <w:rFonts w:hint="eastAsia" w:ascii="宋体" w:hAnsi="宋体"/>
          <w:b/>
          <w:sz w:val="24"/>
        </w:rPr>
        <w:t>.所投货物均应填写制造商名称</w:t>
      </w:r>
      <w:r>
        <w:rPr>
          <w:rFonts w:hint="eastAsia" w:ascii="宋体" w:hAnsi="宋体"/>
          <w:b/>
          <w:sz w:val="24"/>
          <w:lang w:eastAsia="zh-CN"/>
        </w:rPr>
        <w:t>，</w:t>
      </w:r>
      <w:r>
        <w:rPr>
          <w:rFonts w:hint="eastAsia" w:ascii="宋体" w:hAnsi="宋体"/>
          <w:b/>
          <w:sz w:val="24"/>
        </w:rPr>
        <w:t>“制造商”是指产品品牌厂商，产品代工制造的，应填写接受委托生产制造的制造商。</w:t>
      </w:r>
    </w:p>
    <w:p w14:paraId="0493A4EB">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14:paraId="2AFDF8B3">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w:t>
      </w:r>
    </w:p>
    <w:p w14:paraId="2304ABDA">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7D7C87D9">
      <w:pPr>
        <w:ind w:firstLine="482" w:firstLineChars="200"/>
        <w:rPr>
          <w:rFonts w:ascii="宋体" w:hAnsi="宋体"/>
          <w:b/>
          <w:color w:val="FF0000"/>
          <w:sz w:val="24"/>
        </w:rPr>
      </w:pPr>
    </w:p>
    <w:p w14:paraId="38061BF8">
      <w:pPr>
        <w:ind w:firstLine="482" w:firstLineChars="200"/>
        <w:rPr>
          <w:rFonts w:ascii="宋体" w:hAnsi="宋体"/>
          <w:b/>
          <w:color w:val="FF0000"/>
          <w:sz w:val="24"/>
        </w:rPr>
      </w:pPr>
    </w:p>
    <w:p w14:paraId="76EC1975">
      <w:pPr>
        <w:tabs>
          <w:tab w:val="left" w:pos="720"/>
        </w:tabs>
        <w:jc w:val="center"/>
        <w:rPr>
          <w:b/>
          <w:sz w:val="24"/>
        </w:rPr>
      </w:pPr>
      <w:r>
        <w:rPr>
          <w:rFonts w:hint="eastAsia"/>
          <w:b/>
          <w:sz w:val="24"/>
        </w:rPr>
        <w:t>（二）核心产品品牌</w:t>
      </w:r>
    </w:p>
    <w:p w14:paraId="22D9E3E0">
      <w:pPr>
        <w:ind w:firstLine="482" w:firstLineChars="200"/>
        <w:rPr>
          <w:rFonts w:ascii="宋体" w:hAnsi="宋体"/>
          <w:b/>
          <w:color w:val="FF0000"/>
          <w:sz w:val="24"/>
        </w:rPr>
      </w:pPr>
    </w:p>
    <w:p w14:paraId="37213594">
      <w:pPr>
        <w:ind w:firstLine="482"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14:paraId="4E59588B">
      <w:pPr>
        <w:ind w:firstLine="482" w:firstLineChars="200"/>
        <w:rPr>
          <w:rFonts w:ascii="宋体" w:hAnsi="宋体"/>
          <w:b/>
          <w:color w:val="FF0000"/>
          <w:sz w:val="24"/>
        </w:rPr>
      </w:pPr>
    </w:p>
    <w:p w14:paraId="13B12DBB">
      <w:pPr>
        <w:ind w:firstLine="480" w:firstLineChars="200"/>
        <w:rPr>
          <w:rFonts w:hint="default" w:ascii="宋体" w:hAnsi="宋体" w:eastAsia="宋体"/>
          <w:sz w:val="24"/>
          <w:lang w:val="en-US" w:eastAsia="zh-CN"/>
        </w:rPr>
      </w:pPr>
      <w:r>
        <w:rPr>
          <w:rFonts w:hint="eastAsia" w:ascii="宋体" w:hAnsi="宋体"/>
          <w:sz w:val="24"/>
        </w:rPr>
        <w:t>备注：</w:t>
      </w:r>
      <w:r>
        <w:rPr>
          <w:rFonts w:hint="eastAsia" w:ascii="宋体" w:hAnsi="宋体"/>
          <w:sz w:val="24"/>
          <w:lang w:val="en-US" w:eastAsia="zh-CN"/>
        </w:rPr>
        <w:t>单一产品采购项目，核心产品即为该单一产品。</w:t>
      </w:r>
    </w:p>
    <w:p w14:paraId="0689DF53">
      <w:pPr>
        <w:ind w:firstLine="482" w:firstLineChars="200"/>
        <w:rPr>
          <w:rFonts w:ascii="宋体" w:hAnsi="宋体"/>
          <w:b/>
          <w:color w:val="FF0000"/>
          <w:sz w:val="24"/>
        </w:rPr>
      </w:pPr>
    </w:p>
    <w:p w14:paraId="69ABB3AF">
      <w:pPr>
        <w:ind w:firstLine="482" w:firstLineChars="200"/>
        <w:rPr>
          <w:rFonts w:ascii="宋体" w:hAnsi="宋体"/>
          <w:b/>
          <w:color w:val="FF0000"/>
          <w:sz w:val="24"/>
        </w:rPr>
      </w:pPr>
    </w:p>
    <w:p w14:paraId="68886D35">
      <w:pPr>
        <w:rPr>
          <w:b/>
          <w:sz w:val="24"/>
        </w:rPr>
      </w:pPr>
    </w:p>
    <w:p w14:paraId="6E5F308E">
      <w:pPr>
        <w:tabs>
          <w:tab w:val="left" w:pos="720"/>
        </w:tabs>
        <w:ind w:firstLine="1928" w:firstLineChars="800"/>
        <w:rPr>
          <w:b/>
          <w:sz w:val="24"/>
        </w:rPr>
      </w:pPr>
      <w:r>
        <w:rPr>
          <w:rFonts w:hint="eastAsia"/>
          <w:b/>
          <w:sz w:val="24"/>
        </w:rPr>
        <w:t>（三）可选配件报价清单（不包括在总报价内）</w:t>
      </w:r>
    </w:p>
    <w:p w14:paraId="748F0ED3">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14:paraId="137802B2">
      <w:pPr>
        <w:ind w:firstLine="482" w:firstLineChars="200"/>
        <w:rPr>
          <w:rFonts w:hAnsi="宋体"/>
          <w:b/>
          <w:bCs/>
          <w:sz w:val="24"/>
        </w:rPr>
      </w:pPr>
    </w:p>
    <w:p w14:paraId="167FFACA">
      <w:pPr>
        <w:ind w:firstLine="482" w:firstLineChars="200"/>
        <w:rPr>
          <w:rFonts w:hAnsi="宋体"/>
          <w:b/>
          <w:bCs/>
          <w:sz w:val="24"/>
        </w:rPr>
      </w:pPr>
    </w:p>
    <w:p w14:paraId="2FC8250E">
      <w:pPr>
        <w:tabs>
          <w:tab w:val="left" w:pos="720"/>
        </w:tabs>
        <w:jc w:val="center"/>
        <w:rPr>
          <w:b/>
          <w:sz w:val="24"/>
        </w:rPr>
      </w:pPr>
      <w:r>
        <w:rPr>
          <w:rFonts w:hint="eastAsia"/>
          <w:b/>
          <w:sz w:val="24"/>
        </w:rPr>
        <w:t>（四）</w:t>
      </w:r>
      <w:bookmarkStart w:id="211" w:name="_Hlk72073235"/>
      <w:r>
        <w:rPr>
          <w:rFonts w:hint="eastAsia"/>
          <w:b/>
          <w:sz w:val="24"/>
        </w:rPr>
        <w:t>投标人认为需要涉及的其他内容报价清单</w:t>
      </w:r>
      <w:bookmarkEnd w:id="211"/>
    </w:p>
    <w:p w14:paraId="4705E8E9">
      <w:pPr>
        <w:rPr>
          <w:b/>
          <w:bCs/>
        </w:rPr>
      </w:pPr>
    </w:p>
    <w:p w14:paraId="509B0DF3"/>
    <w:p w14:paraId="6E4DFC69">
      <w:pPr>
        <w:pStyle w:val="3"/>
        <w:jc w:val="center"/>
        <w:rPr>
          <w:rFonts w:hint="eastAsia" w:ascii="黑体" w:eastAsia="黑体"/>
          <w:b w:val="0"/>
          <w:sz w:val="24"/>
          <w:szCs w:val="24"/>
        </w:rPr>
      </w:pPr>
    </w:p>
    <w:p w14:paraId="3368E866">
      <w:pPr>
        <w:pStyle w:val="3"/>
        <w:jc w:val="center"/>
        <w:rPr>
          <w:rFonts w:hint="eastAsia" w:ascii="黑体" w:eastAsia="黑体"/>
          <w:b w:val="0"/>
          <w:sz w:val="24"/>
          <w:szCs w:val="24"/>
        </w:rPr>
      </w:pPr>
    </w:p>
    <w:p w14:paraId="544F6825">
      <w:pPr>
        <w:pStyle w:val="3"/>
        <w:jc w:val="center"/>
        <w:rPr>
          <w:rFonts w:ascii="黑体" w:eastAsia="黑体"/>
          <w:b w:val="0"/>
          <w:sz w:val="24"/>
          <w:szCs w:val="24"/>
        </w:rPr>
      </w:pPr>
      <w:r>
        <w:rPr>
          <w:rFonts w:hint="eastAsia" w:ascii="黑体" w:eastAsia="黑体"/>
          <w:b w:val="0"/>
          <w:sz w:val="24"/>
          <w:szCs w:val="24"/>
        </w:rPr>
        <w:t>五、同类业绩（格式自定）</w:t>
      </w:r>
    </w:p>
    <w:p w14:paraId="027C6847">
      <w:pPr>
        <w:pStyle w:val="20"/>
        <w:rPr>
          <w:b w:val="0"/>
          <w:bCs w:val="0"/>
        </w:rPr>
      </w:pPr>
      <w:r>
        <w:rPr>
          <w:rFonts w:hint="eastAsia"/>
          <w:b w:val="0"/>
          <w:bCs w:val="0"/>
        </w:rPr>
        <w:t>（特别提示：投标人须按本招标文件评标信息中这一评审因素要求，提供证明资料）</w:t>
      </w:r>
    </w:p>
    <w:p w14:paraId="48D71C53">
      <w:pPr>
        <w:pStyle w:val="3"/>
        <w:jc w:val="center"/>
        <w:rPr>
          <w:rFonts w:ascii="黑体" w:eastAsia="黑体"/>
          <w:b w:val="0"/>
          <w:sz w:val="24"/>
          <w:szCs w:val="24"/>
        </w:rPr>
      </w:pPr>
      <w:r>
        <w:rPr>
          <w:rFonts w:hint="eastAsia" w:ascii="黑体" w:eastAsia="黑体"/>
          <w:b w:val="0"/>
          <w:sz w:val="24"/>
          <w:szCs w:val="24"/>
        </w:rPr>
        <w:t>六、认证情况评价（格式自定）</w:t>
      </w:r>
    </w:p>
    <w:p w14:paraId="3107A700">
      <w:pPr>
        <w:pStyle w:val="20"/>
        <w:rPr>
          <w:b w:val="0"/>
          <w:bCs w:val="0"/>
        </w:rPr>
      </w:pPr>
      <w:r>
        <w:rPr>
          <w:rFonts w:hint="eastAsia"/>
          <w:b w:val="0"/>
          <w:bCs w:val="0"/>
        </w:rPr>
        <w:t>（特别提示：投标人须按本招标文件评标信息中这一评审因素要求，提供证明资料）</w:t>
      </w:r>
    </w:p>
    <w:p w14:paraId="1F101D23">
      <w:pPr>
        <w:pStyle w:val="18"/>
      </w:pPr>
    </w:p>
    <w:p w14:paraId="5E41CB8C"/>
    <w:p w14:paraId="09E19ADE">
      <w:pPr>
        <w:ind w:firstLine="723" w:firstLineChars="300"/>
        <w:rPr>
          <w:b/>
          <w:color w:val="FF0000"/>
          <w:sz w:val="24"/>
        </w:rPr>
      </w:pPr>
      <w:r>
        <w:rPr>
          <w:rFonts w:hint="eastAsia"/>
          <w:b/>
          <w:color w:val="FF0000"/>
          <w:sz w:val="24"/>
        </w:rPr>
        <w:t>（信息公开部分的内容到此为止！以下为信息不公开部分。）</w:t>
      </w:r>
      <w:bookmarkEnd w:id="209"/>
    </w:p>
    <w:p w14:paraId="1BAA6DB5">
      <w:r>
        <w:br w:type="page"/>
      </w:r>
    </w:p>
    <w:p w14:paraId="1D68C57F">
      <w:pPr>
        <w:outlineLvl w:val="1"/>
        <w:rPr>
          <w:rFonts w:ascii="宋体" w:hAnsi="宋体"/>
          <w:b/>
          <w:color w:val="FF0000"/>
          <w:sz w:val="28"/>
          <w:szCs w:val="28"/>
        </w:rPr>
      </w:pPr>
      <w:bookmarkStart w:id="212" w:name="_Hlk72260530"/>
      <w:r>
        <w:rPr>
          <w:rFonts w:hint="eastAsia" w:ascii="宋体" w:hAnsi="宋体"/>
          <w:b/>
          <w:color w:val="FF0000"/>
          <w:sz w:val="28"/>
          <w:szCs w:val="28"/>
        </w:rPr>
        <w:t>投标文件附件（信息不公开部分）</w:t>
      </w:r>
    </w:p>
    <w:p w14:paraId="08E662A5">
      <w:pPr>
        <w:pStyle w:val="3"/>
        <w:jc w:val="center"/>
        <w:rPr>
          <w:rFonts w:ascii="黑体" w:eastAsia="黑体"/>
          <w:b w:val="0"/>
          <w:sz w:val="24"/>
        </w:rPr>
      </w:pPr>
      <w:r>
        <w:rPr>
          <w:rFonts w:hint="eastAsia" w:ascii="黑体" w:eastAsia="黑体"/>
          <w:b w:val="0"/>
          <w:sz w:val="24"/>
          <w:lang w:val="en-US" w:eastAsia="zh-CN"/>
        </w:rPr>
        <w:t>一</w:t>
      </w:r>
      <w:r>
        <w:rPr>
          <w:rFonts w:hint="eastAsia" w:ascii="黑体" w:eastAsia="黑体"/>
          <w:b w:val="0"/>
          <w:sz w:val="24"/>
        </w:rPr>
        <w:t>、供应商基本情况表</w:t>
      </w:r>
    </w:p>
    <w:tbl>
      <w:tblPr>
        <w:tblStyle w:val="4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7158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noWrap w:val="0"/>
            <w:vAlign w:val="center"/>
          </w:tcPr>
          <w:p w14:paraId="1DA9159C">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1427" w:type="pct"/>
            <w:gridSpan w:val="2"/>
            <w:noWrap w:val="0"/>
            <w:vAlign w:val="center"/>
          </w:tcPr>
          <w:p w14:paraId="530523C9">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269C5C74">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1669" w:type="pct"/>
            <w:gridSpan w:val="2"/>
            <w:noWrap w:val="0"/>
            <w:vAlign w:val="center"/>
          </w:tcPr>
          <w:p w14:paraId="5AA50363">
            <w:pPr>
              <w:jc w:val="center"/>
              <w:rPr>
                <w:rFonts w:hint="eastAsia" w:ascii="宋体" w:hAnsi="宋体" w:eastAsia="宋体" w:cs="宋体"/>
                <w:color w:val="auto"/>
                <w:sz w:val="21"/>
                <w:szCs w:val="21"/>
                <w:vertAlign w:val="baseline"/>
                <w:lang w:val="en-US" w:eastAsia="zh-CN"/>
              </w:rPr>
            </w:pPr>
          </w:p>
        </w:tc>
      </w:tr>
      <w:tr w14:paraId="271B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690B3713">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3C99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257275BC">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1EF3E741">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529" w:type="pct"/>
            <w:tcBorders>
              <w:bottom w:val="single" w:color="auto" w:sz="4" w:space="0"/>
            </w:tcBorders>
            <w:noWrap w:val="0"/>
            <w:vAlign w:val="center"/>
          </w:tcPr>
          <w:p w14:paraId="08978090">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144C8CDD">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838" w:type="pct"/>
            <w:tcBorders>
              <w:bottom w:val="single" w:color="auto" w:sz="4" w:space="0"/>
            </w:tcBorders>
            <w:noWrap w:val="0"/>
            <w:vAlign w:val="center"/>
          </w:tcPr>
          <w:p w14:paraId="7186D994">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700EC4FC">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830" w:type="pct"/>
            <w:tcBorders>
              <w:bottom w:val="single" w:color="auto" w:sz="4" w:space="0"/>
            </w:tcBorders>
            <w:noWrap w:val="0"/>
            <w:vAlign w:val="center"/>
          </w:tcPr>
          <w:p w14:paraId="44AC1A6A">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16F15661">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4F78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DDECAFF">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74B61F83">
            <w:pPr>
              <w:spacing w:line="460" w:lineRule="exact"/>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6C684C20">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007B3446">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63B61AD0">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283E1BB4">
            <w:pPr>
              <w:jc w:val="center"/>
              <w:rPr>
                <w:rFonts w:hint="eastAsia" w:ascii="宋体" w:hAnsi="宋体" w:eastAsia="宋体" w:cs="宋体"/>
                <w:color w:val="auto"/>
                <w:sz w:val="21"/>
                <w:szCs w:val="21"/>
                <w:vertAlign w:val="baseline"/>
                <w:lang w:val="en-US" w:eastAsia="zh-CN"/>
              </w:rPr>
            </w:pPr>
          </w:p>
        </w:tc>
      </w:tr>
      <w:tr w14:paraId="5A9B3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73657580">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4C6CA539">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6D5A7BF7">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546D4FAC">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5CB85EC6">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51519466">
            <w:pPr>
              <w:jc w:val="center"/>
              <w:rPr>
                <w:rFonts w:hint="eastAsia" w:ascii="宋体" w:hAnsi="宋体" w:eastAsia="宋体" w:cs="宋体"/>
                <w:color w:val="auto"/>
                <w:sz w:val="21"/>
                <w:szCs w:val="21"/>
                <w:vertAlign w:val="baseline"/>
                <w:lang w:val="en-US" w:eastAsia="zh-CN"/>
              </w:rPr>
            </w:pPr>
          </w:p>
        </w:tc>
      </w:tr>
      <w:tr w14:paraId="59669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725AFC57">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3</w:t>
            </w:r>
          </w:p>
        </w:tc>
        <w:tc>
          <w:tcPr>
            <w:tcW w:w="1275" w:type="pct"/>
            <w:gridSpan w:val="2"/>
            <w:tcBorders>
              <w:top w:val="single" w:color="auto" w:sz="4" w:space="0"/>
            </w:tcBorders>
            <w:noWrap w:val="0"/>
            <w:vAlign w:val="center"/>
          </w:tcPr>
          <w:p w14:paraId="74A42CE5">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529" w:type="pct"/>
            <w:tcBorders>
              <w:top w:val="single" w:color="auto" w:sz="4" w:space="0"/>
            </w:tcBorders>
            <w:noWrap w:val="0"/>
            <w:vAlign w:val="center"/>
          </w:tcPr>
          <w:p w14:paraId="55C17A1A">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tcBorders>
            <w:noWrap w:val="0"/>
            <w:vAlign w:val="center"/>
          </w:tcPr>
          <w:p w14:paraId="75E6AB9A">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tcBorders>
            <w:noWrap w:val="0"/>
            <w:vAlign w:val="center"/>
          </w:tcPr>
          <w:p w14:paraId="3F90465F">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tcBorders>
            <w:noWrap w:val="0"/>
            <w:vAlign w:val="center"/>
          </w:tcPr>
          <w:p w14:paraId="02591E12">
            <w:pPr>
              <w:jc w:val="center"/>
              <w:rPr>
                <w:rFonts w:hint="eastAsia" w:ascii="宋体" w:hAnsi="宋体" w:eastAsia="宋体" w:cs="宋体"/>
                <w:color w:val="auto"/>
                <w:sz w:val="21"/>
                <w:szCs w:val="21"/>
                <w:vertAlign w:val="baseline"/>
                <w:lang w:val="en-US" w:eastAsia="zh-CN"/>
              </w:rPr>
            </w:pPr>
          </w:p>
        </w:tc>
      </w:tr>
      <w:tr w14:paraId="74BD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59C24C03">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4</w:t>
            </w:r>
          </w:p>
        </w:tc>
        <w:tc>
          <w:tcPr>
            <w:tcW w:w="1275" w:type="pct"/>
            <w:gridSpan w:val="2"/>
            <w:noWrap w:val="0"/>
            <w:vAlign w:val="center"/>
          </w:tcPr>
          <w:p w14:paraId="06447AA1">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529" w:type="pct"/>
            <w:noWrap w:val="0"/>
            <w:vAlign w:val="center"/>
          </w:tcPr>
          <w:p w14:paraId="5C572475">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2C396AEF">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53DFC8CD">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0233E9F2">
            <w:pPr>
              <w:jc w:val="center"/>
              <w:rPr>
                <w:rFonts w:hint="eastAsia" w:ascii="宋体" w:hAnsi="宋体" w:eastAsia="宋体" w:cs="宋体"/>
                <w:color w:val="auto"/>
                <w:sz w:val="21"/>
                <w:szCs w:val="21"/>
                <w:vertAlign w:val="baseline"/>
                <w:lang w:val="en-US" w:eastAsia="zh-CN"/>
              </w:rPr>
            </w:pPr>
          </w:p>
        </w:tc>
      </w:tr>
      <w:tr w14:paraId="1691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5107574F">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5</w:t>
            </w:r>
          </w:p>
        </w:tc>
        <w:tc>
          <w:tcPr>
            <w:tcW w:w="1275" w:type="pct"/>
            <w:gridSpan w:val="2"/>
            <w:noWrap w:val="0"/>
            <w:vAlign w:val="center"/>
          </w:tcPr>
          <w:p w14:paraId="62BDC433">
            <w:pPr>
              <w:widowControl w:val="0"/>
              <w:snapToGrid w:val="0"/>
              <w:ind w:left="0" w:leftChars="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529" w:type="pct"/>
            <w:noWrap w:val="0"/>
            <w:vAlign w:val="center"/>
          </w:tcPr>
          <w:p w14:paraId="23E7FBF2">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7A425B3C">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53631153">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4FC8A563">
            <w:pPr>
              <w:jc w:val="center"/>
              <w:rPr>
                <w:rFonts w:hint="eastAsia" w:ascii="宋体" w:hAnsi="宋体" w:eastAsia="宋体" w:cs="宋体"/>
                <w:color w:val="auto"/>
                <w:sz w:val="21"/>
                <w:szCs w:val="21"/>
                <w:vertAlign w:val="baseline"/>
                <w:lang w:val="en-US" w:eastAsia="zh-CN"/>
              </w:rPr>
            </w:pPr>
          </w:p>
        </w:tc>
      </w:tr>
      <w:tr w14:paraId="4601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2541BD4A">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2856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31F38EC8">
            <w:pPr>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051C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462BAFBB">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329DA812">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0593BAA9">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534A9840">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2705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3B5220CF">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06CAACCD">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590A3BD7">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43F42ABF">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5A9E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233D87F">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20DD64D0">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14AC2C32">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557B6CA5">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0A89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256114FD">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说明：同一关联关系类型有多个主体的，应分行填写。</w:t>
            </w:r>
          </w:p>
        </w:tc>
      </w:tr>
    </w:tbl>
    <w:p w14:paraId="7A00E11C">
      <w:pPr>
        <w:rPr>
          <w:sz w:val="24"/>
        </w:rPr>
      </w:pPr>
    </w:p>
    <w:p w14:paraId="1951CFE8">
      <w:pPr>
        <w:rPr>
          <w:rFonts w:hint="eastAsia" w:ascii="黑体" w:eastAsia="黑体"/>
          <w:b w:val="0"/>
          <w:sz w:val="24"/>
        </w:rPr>
      </w:pPr>
      <w:r>
        <w:br w:type="page"/>
      </w:r>
    </w:p>
    <w:p w14:paraId="1212DD49">
      <w:pPr>
        <w:pStyle w:val="3"/>
        <w:spacing w:before="120" w:after="120"/>
        <w:jc w:val="center"/>
        <w:rPr>
          <w:rFonts w:ascii="黑体" w:eastAsia="黑体"/>
          <w:b w:val="0"/>
          <w:sz w:val="24"/>
        </w:rPr>
      </w:pPr>
      <w:r>
        <w:rPr>
          <w:rFonts w:hint="eastAsia" w:ascii="黑体" w:eastAsia="黑体"/>
          <w:b w:val="0"/>
          <w:sz w:val="24"/>
        </w:rPr>
        <w:t>二、</w:t>
      </w:r>
      <w:bookmarkStart w:id="213" w:name="_Hlk72092499"/>
      <w:r>
        <w:rPr>
          <w:rFonts w:hint="eastAsia" w:ascii="黑体" w:eastAsia="黑体"/>
          <w:b w:val="0"/>
          <w:sz w:val="24"/>
        </w:rPr>
        <w:t>法定代表人（负责人）证明书</w:t>
      </w:r>
      <w:bookmarkEnd w:id="213"/>
    </w:p>
    <w:p w14:paraId="12EDE647">
      <w:pPr>
        <w:spacing w:line="360" w:lineRule="auto"/>
        <w:ind w:firstLine="420" w:firstLineChars="200"/>
        <w:rPr>
          <w:rFonts w:hint="default" w:eastAsia="宋体"/>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14:paraId="580563C1">
      <w:pPr>
        <w:spacing w:line="360" w:lineRule="auto"/>
        <w:ind w:firstLine="420" w:firstLineChars="200"/>
        <w:rPr>
          <w:szCs w:val="21"/>
        </w:rPr>
      </w:pPr>
      <w:r>
        <w:rPr>
          <w:rFonts w:hint="eastAsia"/>
          <w:szCs w:val="21"/>
        </w:rPr>
        <w:t>特此证明。</w:t>
      </w:r>
    </w:p>
    <w:p w14:paraId="39162215">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14:paraId="6C312521">
      <w:pPr>
        <w:numPr>
          <w:ilvl w:val="0"/>
          <w:numId w:val="11"/>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14:paraId="5872B877">
      <w:pPr>
        <w:numPr>
          <w:ilvl w:val="0"/>
          <w:numId w:val="11"/>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14:paraId="7362BACF">
      <w:pPr>
        <w:numPr>
          <w:ilvl w:val="0"/>
          <w:numId w:val="11"/>
        </w:numPr>
        <w:spacing w:line="360" w:lineRule="auto"/>
        <w:ind w:firstLine="420" w:firstLineChars="200"/>
        <w:rPr>
          <w:szCs w:val="21"/>
        </w:rPr>
      </w:pPr>
      <w:r>
        <w:rPr>
          <w:rFonts w:hint="eastAsia"/>
          <w:szCs w:val="21"/>
        </w:rPr>
        <w:t>内容必须填写真实、清楚，涂改无效，不得转让、买卖。</w:t>
      </w:r>
    </w:p>
    <w:tbl>
      <w:tblPr>
        <w:tblStyle w:val="46"/>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6650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26B92554">
            <w:pPr>
              <w:jc w:val="center"/>
              <w:rPr>
                <w:rFonts w:hint="eastAsia"/>
                <w:lang w:val="en-US" w:eastAsia="zh-CN"/>
              </w:rPr>
            </w:pPr>
            <w:r>
              <w:rPr>
                <w:rFonts w:hint="eastAsia"/>
                <w:lang w:val="en-US" w:eastAsia="zh-CN"/>
              </w:rPr>
              <w:t>证件扫描件正面</w:t>
            </w:r>
          </w:p>
          <w:p w14:paraId="2218DA9D">
            <w:pPr>
              <w:pStyle w:val="20"/>
              <w:jc w:val="center"/>
              <w:rPr>
                <w:rFonts w:hint="eastAsia"/>
                <w:lang w:val="en-US" w:eastAsia="zh-CN"/>
              </w:rPr>
            </w:pPr>
          </w:p>
          <w:p w14:paraId="383DCD79">
            <w:pPr>
              <w:pStyle w:val="38"/>
              <w:jc w:val="center"/>
              <w:rPr>
                <w:rFonts w:hint="default"/>
                <w:lang w:val="en-US" w:eastAsia="zh-CN"/>
              </w:rPr>
            </w:pPr>
          </w:p>
          <w:p w14:paraId="32B59095">
            <w:pPr>
              <w:pStyle w:val="38"/>
              <w:jc w:val="center"/>
              <w:rPr>
                <w:rFonts w:hint="default"/>
                <w:lang w:val="en-US" w:eastAsia="zh-CN"/>
              </w:rPr>
            </w:pPr>
          </w:p>
          <w:p w14:paraId="231EB959">
            <w:pPr>
              <w:pStyle w:val="38"/>
              <w:jc w:val="center"/>
              <w:rPr>
                <w:rFonts w:hint="default"/>
                <w:lang w:val="en-US" w:eastAsia="zh-CN"/>
              </w:rPr>
            </w:pPr>
          </w:p>
          <w:p w14:paraId="4516542B">
            <w:pPr>
              <w:pStyle w:val="38"/>
              <w:jc w:val="center"/>
              <w:rPr>
                <w:rFonts w:hint="default"/>
                <w:lang w:val="en-US" w:eastAsia="zh-CN"/>
              </w:rPr>
            </w:pPr>
          </w:p>
          <w:p w14:paraId="5ADA8FE6">
            <w:pPr>
              <w:pStyle w:val="38"/>
              <w:jc w:val="center"/>
              <w:rPr>
                <w:rFonts w:hint="default"/>
                <w:lang w:val="en-US" w:eastAsia="zh-CN"/>
              </w:rPr>
            </w:pPr>
          </w:p>
          <w:p w14:paraId="6B19C91C">
            <w:pPr>
              <w:pStyle w:val="38"/>
              <w:jc w:val="center"/>
              <w:rPr>
                <w:rFonts w:hint="default"/>
                <w:lang w:val="en-US" w:eastAsia="zh-CN"/>
              </w:rPr>
            </w:pPr>
          </w:p>
        </w:tc>
        <w:tc>
          <w:tcPr>
            <w:tcW w:w="4265" w:type="dxa"/>
          </w:tcPr>
          <w:p w14:paraId="55F7B1A0">
            <w:pPr>
              <w:jc w:val="center"/>
              <w:rPr>
                <w:rFonts w:hint="eastAsia"/>
                <w:lang w:val="en-US" w:eastAsia="zh-CN"/>
              </w:rPr>
            </w:pPr>
            <w:r>
              <w:rPr>
                <w:rFonts w:hint="eastAsia"/>
                <w:lang w:val="en-US" w:eastAsia="zh-CN"/>
              </w:rPr>
              <w:t>证件扫描件反面</w:t>
            </w:r>
          </w:p>
          <w:p w14:paraId="0551AAB9">
            <w:pPr>
              <w:pStyle w:val="20"/>
              <w:jc w:val="center"/>
              <w:rPr>
                <w:rFonts w:hint="eastAsia"/>
                <w:lang w:val="en-US" w:eastAsia="zh-CN"/>
              </w:rPr>
            </w:pPr>
          </w:p>
          <w:p w14:paraId="5000685C">
            <w:pPr>
              <w:pStyle w:val="38"/>
              <w:jc w:val="center"/>
              <w:rPr>
                <w:rFonts w:hint="eastAsia"/>
                <w:sz w:val="24"/>
                <w:vertAlign w:val="baseline"/>
                <w:lang w:val="en-US" w:eastAsia="zh-CN"/>
              </w:rPr>
            </w:pPr>
          </w:p>
        </w:tc>
      </w:tr>
    </w:tbl>
    <w:p w14:paraId="5024889D">
      <w:pPr>
        <w:rPr>
          <w:sz w:val="24"/>
        </w:rPr>
      </w:pPr>
    </w:p>
    <w:p w14:paraId="08A3A3F3">
      <w:pPr>
        <w:rPr>
          <w:rFonts w:hint="eastAsia" w:ascii="黑体" w:eastAsia="黑体"/>
          <w:b w:val="0"/>
          <w:kern w:val="0"/>
          <w:sz w:val="24"/>
          <w:szCs w:val="24"/>
        </w:rPr>
      </w:pPr>
      <w:r>
        <w:rPr>
          <w:rFonts w:hint="eastAsia" w:ascii="黑体" w:hAnsi="黑体" w:eastAsia="黑体" w:cs="黑体"/>
          <w:b/>
          <w:bCs/>
          <w:color w:val="auto"/>
          <w:sz w:val="24"/>
          <w:szCs w:val="24"/>
          <w:u w:val="none"/>
          <w:lang w:val="en-US" w:eastAsia="zh-CN"/>
        </w:rPr>
        <w:t>温馨提示</w:t>
      </w:r>
      <w:r>
        <w:rPr>
          <w:rFonts w:hint="eastAsia" w:ascii="黑体" w:hAnsi="黑体" w:eastAsia="黑体" w:cs="黑体"/>
          <w:color w:val="auto"/>
          <w:sz w:val="24"/>
          <w:szCs w:val="24"/>
          <w:u w:val="none"/>
          <w:lang w:val="en-US" w:eastAsia="zh-CN"/>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3BCB0FDA">
      <w:pPr>
        <w:rPr>
          <w:rFonts w:hint="eastAsia" w:ascii="黑体" w:eastAsia="黑体"/>
          <w:b w:val="0"/>
          <w:kern w:val="0"/>
          <w:sz w:val="24"/>
          <w:szCs w:val="24"/>
        </w:rPr>
      </w:pPr>
      <w:r>
        <w:br w:type="page"/>
      </w:r>
    </w:p>
    <w:p w14:paraId="28E871F8">
      <w:pPr>
        <w:pStyle w:val="3"/>
        <w:jc w:val="center"/>
        <w:rPr>
          <w:rFonts w:ascii="黑体" w:eastAsia="黑体"/>
          <w:b w:val="0"/>
          <w:kern w:val="0"/>
          <w:sz w:val="24"/>
          <w:szCs w:val="24"/>
        </w:rPr>
      </w:pPr>
      <w:r>
        <w:rPr>
          <w:rFonts w:hint="eastAsia" w:ascii="黑体" w:eastAsia="黑体"/>
          <w:b w:val="0"/>
          <w:kern w:val="0"/>
          <w:sz w:val="24"/>
          <w:szCs w:val="24"/>
        </w:rPr>
        <w:t>三、</w:t>
      </w:r>
      <w:r>
        <w:rPr>
          <w:rFonts w:hint="eastAsia" w:ascii="黑体" w:eastAsia="黑体"/>
          <w:b w:val="0"/>
          <w:sz w:val="24"/>
        </w:rPr>
        <w:t>投标文件签署授权委托书</w:t>
      </w:r>
    </w:p>
    <w:bookmarkEnd w:id="212"/>
    <w:p w14:paraId="7B764DDB">
      <w:pPr>
        <w:ind w:firstLine="482" w:firstLineChars="200"/>
        <w:rPr>
          <w:b/>
          <w:sz w:val="24"/>
          <w:szCs w:val="22"/>
        </w:rPr>
      </w:pPr>
    </w:p>
    <w:p w14:paraId="4B020B99">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5D8B7CD6">
      <w:pPr>
        <w:spacing w:line="360" w:lineRule="auto"/>
        <w:ind w:firstLine="420" w:firstLineChars="200"/>
        <w:rPr>
          <w:rFonts w:hint="eastAsia"/>
          <w:szCs w:val="21"/>
        </w:rPr>
      </w:pPr>
      <w:r>
        <w:rPr>
          <w:rFonts w:hint="eastAsia"/>
          <w:szCs w:val="21"/>
        </w:rPr>
        <w:t>代理人无转委托权，特此委托。</w:t>
      </w:r>
    </w:p>
    <w:p w14:paraId="32A8FF1D">
      <w:pPr>
        <w:spacing w:line="360" w:lineRule="auto"/>
        <w:ind w:firstLine="420" w:firstLineChars="200"/>
        <w:rPr>
          <w:rFonts w:hint="eastAsia"/>
          <w:szCs w:val="21"/>
        </w:rPr>
      </w:pPr>
    </w:p>
    <w:p w14:paraId="5147A514">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14:paraId="5908F65F">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14:paraId="16A1CE44">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12DF5702">
      <w:pPr>
        <w:spacing w:line="360" w:lineRule="auto"/>
        <w:ind w:firstLine="420" w:firstLineChars="200"/>
        <w:rPr>
          <w:rFonts w:hint="eastAsia" w:eastAsia="宋体"/>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14:paraId="71FC1ACF">
      <w:pPr>
        <w:spacing w:line="360" w:lineRule="auto"/>
        <w:ind w:firstLine="422"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46"/>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072A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29B2306F">
            <w:pPr>
              <w:jc w:val="center"/>
              <w:rPr>
                <w:rFonts w:hint="eastAsia"/>
                <w:lang w:val="en-US" w:eastAsia="zh-CN"/>
              </w:rPr>
            </w:pPr>
            <w:r>
              <w:rPr>
                <w:rFonts w:hint="eastAsia" w:ascii="Times New Roman" w:eastAsia="宋体"/>
                <w:lang w:val="en-US" w:eastAsia="zh-CN"/>
              </w:rPr>
              <w:t>证件扫描件正面</w:t>
            </w:r>
          </w:p>
          <w:p w14:paraId="0AEDF712">
            <w:pPr>
              <w:pStyle w:val="20"/>
              <w:jc w:val="center"/>
              <w:rPr>
                <w:rFonts w:hint="eastAsia"/>
                <w:lang w:val="en-US" w:eastAsia="zh-CN"/>
              </w:rPr>
            </w:pPr>
          </w:p>
          <w:p w14:paraId="05965723">
            <w:pPr>
              <w:pStyle w:val="38"/>
              <w:jc w:val="center"/>
              <w:rPr>
                <w:rFonts w:hint="default"/>
                <w:lang w:val="en-US" w:eastAsia="zh-CN"/>
              </w:rPr>
            </w:pPr>
          </w:p>
          <w:p w14:paraId="4BBF974C">
            <w:pPr>
              <w:pStyle w:val="38"/>
              <w:jc w:val="center"/>
              <w:rPr>
                <w:rFonts w:hint="default"/>
                <w:lang w:val="en-US" w:eastAsia="zh-CN"/>
              </w:rPr>
            </w:pPr>
          </w:p>
          <w:p w14:paraId="504A458E">
            <w:pPr>
              <w:pStyle w:val="38"/>
              <w:jc w:val="center"/>
              <w:rPr>
                <w:rFonts w:hint="default"/>
                <w:lang w:val="en-US" w:eastAsia="zh-CN"/>
              </w:rPr>
            </w:pPr>
          </w:p>
          <w:p w14:paraId="464E0A6D">
            <w:pPr>
              <w:pStyle w:val="38"/>
              <w:jc w:val="center"/>
              <w:rPr>
                <w:rFonts w:hint="default"/>
                <w:lang w:val="en-US" w:eastAsia="zh-CN"/>
              </w:rPr>
            </w:pPr>
          </w:p>
          <w:p w14:paraId="283AF54F">
            <w:pPr>
              <w:pStyle w:val="38"/>
              <w:jc w:val="center"/>
              <w:rPr>
                <w:rFonts w:hint="default"/>
                <w:lang w:val="en-US" w:eastAsia="zh-CN"/>
              </w:rPr>
            </w:pPr>
          </w:p>
          <w:p w14:paraId="4200CF89">
            <w:pPr>
              <w:pStyle w:val="38"/>
              <w:jc w:val="center"/>
              <w:rPr>
                <w:rFonts w:hint="default"/>
                <w:lang w:val="en-US" w:eastAsia="zh-CN"/>
              </w:rPr>
            </w:pPr>
          </w:p>
        </w:tc>
        <w:tc>
          <w:tcPr>
            <w:tcW w:w="4265" w:type="dxa"/>
          </w:tcPr>
          <w:p w14:paraId="70F8E936">
            <w:pPr>
              <w:jc w:val="center"/>
              <w:rPr>
                <w:rFonts w:hint="eastAsia"/>
                <w:lang w:val="en-US" w:eastAsia="zh-CN"/>
              </w:rPr>
            </w:pPr>
            <w:r>
              <w:rPr>
                <w:rFonts w:hint="eastAsia" w:ascii="Times New Roman" w:eastAsia="宋体"/>
                <w:lang w:val="en-US" w:eastAsia="zh-CN"/>
              </w:rPr>
              <w:t>证件扫描件反面</w:t>
            </w:r>
          </w:p>
          <w:p w14:paraId="48D5F6F0">
            <w:pPr>
              <w:pStyle w:val="20"/>
              <w:jc w:val="center"/>
              <w:rPr>
                <w:rFonts w:hint="eastAsia"/>
                <w:lang w:val="en-US" w:eastAsia="zh-CN"/>
              </w:rPr>
            </w:pPr>
          </w:p>
          <w:p w14:paraId="6C1B4312">
            <w:pPr>
              <w:pStyle w:val="38"/>
              <w:jc w:val="center"/>
              <w:rPr>
                <w:rFonts w:hint="eastAsia"/>
                <w:sz w:val="24"/>
                <w:vertAlign w:val="baseline"/>
                <w:lang w:val="en-US" w:eastAsia="zh-CN"/>
              </w:rPr>
            </w:pPr>
          </w:p>
        </w:tc>
      </w:tr>
    </w:tbl>
    <w:p w14:paraId="4841E050">
      <w:pPr>
        <w:widowControl w:val="0"/>
        <w:jc w:val="both"/>
        <w:rPr>
          <w:rFonts w:hint="eastAsia" w:ascii="黑体" w:hAnsi="黑体" w:eastAsia="黑体" w:cs="黑体"/>
          <w:b/>
          <w:bCs/>
          <w:color w:val="auto"/>
          <w:kern w:val="2"/>
          <w:sz w:val="24"/>
          <w:szCs w:val="24"/>
          <w:u w:val="none"/>
          <w:lang w:val="en-US" w:eastAsia="zh-CN" w:bidi="ar-SA"/>
        </w:rPr>
      </w:pPr>
    </w:p>
    <w:p w14:paraId="02DEF600">
      <w:pPr>
        <w:ind w:firstLine="482" w:firstLineChars="200"/>
        <w:rPr>
          <w:b/>
          <w:sz w:val="24"/>
          <w:szCs w:val="22"/>
        </w:rPr>
      </w:pPr>
      <w:r>
        <w:rPr>
          <w:rFonts w:hint="eastAsia" w:ascii="黑体" w:hAnsi="黑体" w:eastAsia="黑体" w:cs="黑体"/>
          <w:b/>
          <w:bCs/>
          <w:color w:val="auto"/>
          <w:kern w:val="2"/>
          <w:sz w:val="24"/>
          <w:szCs w:val="24"/>
          <w:u w:val="none"/>
          <w:lang w:val="en-US" w:eastAsia="zh-CN" w:bidi="ar-SA"/>
        </w:rPr>
        <w:t>温馨提示</w:t>
      </w:r>
      <w:r>
        <w:rPr>
          <w:rFonts w:hint="eastAsia" w:ascii="黑体" w:hAnsi="黑体" w:eastAsia="黑体" w:cs="黑体"/>
          <w:color w:val="auto"/>
          <w:kern w:val="2"/>
          <w:sz w:val="24"/>
          <w:szCs w:val="24"/>
          <w:u w:val="none"/>
          <w:lang w:val="en-US" w:eastAsia="zh-CN" w:bidi="ar-SA"/>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736F135F"/>
    <w:p w14:paraId="2FBC76F5">
      <w:pPr>
        <w:rPr>
          <w:rFonts w:hint="eastAsia" w:ascii="黑体" w:hAnsi="宋体" w:eastAsia="黑体" w:cs="Times New Roman"/>
          <w:b w:val="0"/>
          <w:bCs/>
          <w:kern w:val="0"/>
          <w:sz w:val="24"/>
          <w:szCs w:val="24"/>
          <w:lang w:val="en-US" w:eastAsia="zh-CN" w:bidi="ar-SA"/>
        </w:rPr>
      </w:pPr>
      <w:r>
        <w:br w:type="page"/>
      </w:r>
    </w:p>
    <w:p w14:paraId="5296E3F3">
      <w:pPr>
        <w:pStyle w:val="42"/>
        <w:snapToGrid w:val="0"/>
        <w:spacing w:before="0" w:after="0" w:line="240" w:lineRule="auto"/>
        <w:outlineLvl w:val="2"/>
        <w:rPr>
          <w:rFonts w:hint="eastAsia" w:ascii="黑体" w:hAnsi="宋体" w:eastAsia="黑体" w:cs="Times New Roman"/>
          <w:b w:val="0"/>
          <w:bCs/>
          <w:kern w:val="0"/>
          <w:sz w:val="24"/>
          <w:szCs w:val="24"/>
          <w:lang w:val="en-US" w:eastAsia="zh-CN" w:bidi="ar-SA"/>
        </w:rPr>
      </w:pPr>
      <w:r>
        <w:rPr>
          <w:rFonts w:hint="eastAsia" w:ascii="黑体" w:hAnsi="宋体" w:eastAsia="黑体" w:cs="Times New Roman"/>
          <w:b w:val="0"/>
          <w:bCs/>
          <w:kern w:val="0"/>
          <w:sz w:val="24"/>
          <w:szCs w:val="24"/>
          <w:lang w:val="en-US" w:eastAsia="zh-CN" w:bidi="ar-SA"/>
        </w:rPr>
        <w:t>四、实质性条款响应情况表</w:t>
      </w:r>
    </w:p>
    <w:tbl>
      <w:tblPr>
        <w:tblStyle w:val="45"/>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36C1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41522388">
            <w:pPr>
              <w:adjustRightInd w:val="0"/>
              <w:snapToGrid w:val="0"/>
              <w:spacing w:line="360" w:lineRule="auto"/>
              <w:jc w:val="center"/>
              <w:rPr>
                <w:rFonts w:ascii="宋体" w:hAnsi="宋体"/>
                <w:kern w:val="0"/>
                <w:szCs w:val="21"/>
              </w:rPr>
            </w:pPr>
            <w:bookmarkStart w:id="214" w:name="_Hlk72092651"/>
            <w:r>
              <w:rPr>
                <w:rFonts w:hint="eastAsia" w:ascii="宋体" w:hAnsi="宋体"/>
                <w:kern w:val="0"/>
                <w:szCs w:val="21"/>
              </w:rPr>
              <w:t>序号</w:t>
            </w:r>
          </w:p>
        </w:tc>
        <w:tc>
          <w:tcPr>
            <w:tcW w:w="2664" w:type="dxa"/>
            <w:vAlign w:val="center"/>
          </w:tcPr>
          <w:p w14:paraId="1DB4C6AD">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1588" w:type="dxa"/>
            <w:vAlign w:val="center"/>
          </w:tcPr>
          <w:p w14:paraId="13101B08">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14:paraId="31F6D99E">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14:paraId="2A2ED5B0">
            <w:pPr>
              <w:adjustRightInd w:val="0"/>
              <w:snapToGrid w:val="0"/>
              <w:spacing w:line="360" w:lineRule="auto"/>
              <w:jc w:val="center"/>
              <w:rPr>
                <w:rFonts w:ascii="宋体" w:hAnsi="宋体"/>
                <w:kern w:val="0"/>
                <w:szCs w:val="21"/>
              </w:rPr>
            </w:pPr>
            <w:r>
              <w:rPr>
                <w:rFonts w:hint="eastAsia"/>
              </w:rPr>
              <w:t>说明</w:t>
            </w:r>
            <w:bookmarkEnd w:id="214"/>
          </w:p>
        </w:tc>
      </w:tr>
      <w:tr w14:paraId="4170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1CBC7503">
            <w:pPr>
              <w:adjustRightInd w:val="0"/>
              <w:snapToGrid w:val="0"/>
              <w:spacing w:line="360" w:lineRule="auto"/>
              <w:rPr>
                <w:rFonts w:ascii="宋体" w:hAnsi="宋体"/>
                <w:kern w:val="0"/>
                <w:szCs w:val="21"/>
              </w:rPr>
            </w:pPr>
            <w:r>
              <w:rPr>
                <w:rFonts w:hint="eastAsia" w:ascii="宋体" w:hAnsi="宋体"/>
                <w:kern w:val="0"/>
                <w:szCs w:val="21"/>
              </w:rPr>
              <w:t>1</w:t>
            </w:r>
          </w:p>
        </w:tc>
        <w:tc>
          <w:tcPr>
            <w:tcW w:w="2664" w:type="dxa"/>
            <w:vAlign w:val="center"/>
          </w:tcPr>
          <w:p w14:paraId="5718C953">
            <w:pPr>
              <w:adjustRightInd w:val="0"/>
              <w:snapToGrid w:val="0"/>
              <w:spacing w:line="360" w:lineRule="auto"/>
              <w:jc w:val="left"/>
              <w:rPr>
                <w:rFonts w:hAnsi="宋体"/>
                <w:kern w:val="0"/>
                <w:szCs w:val="21"/>
              </w:rPr>
            </w:pPr>
            <w:r>
              <w:rPr>
                <w:rFonts w:hint="eastAsia" w:hAnsi="宋体"/>
                <w:color w:val="FF0000"/>
                <w:kern w:val="0"/>
                <w:szCs w:val="21"/>
              </w:rPr>
              <w:t>本项目招标文件中所有带★号条款内容</w:t>
            </w:r>
          </w:p>
        </w:tc>
        <w:tc>
          <w:tcPr>
            <w:tcW w:w="1588" w:type="dxa"/>
          </w:tcPr>
          <w:p w14:paraId="71922B83">
            <w:pPr>
              <w:adjustRightInd w:val="0"/>
              <w:snapToGrid w:val="0"/>
              <w:spacing w:line="360" w:lineRule="auto"/>
              <w:rPr>
                <w:rFonts w:ascii="宋体" w:hAnsi="宋体"/>
                <w:kern w:val="0"/>
                <w:szCs w:val="21"/>
              </w:rPr>
            </w:pPr>
          </w:p>
        </w:tc>
        <w:tc>
          <w:tcPr>
            <w:tcW w:w="1842" w:type="dxa"/>
          </w:tcPr>
          <w:p w14:paraId="694CA7D7">
            <w:pPr>
              <w:adjustRightInd w:val="0"/>
              <w:snapToGrid w:val="0"/>
              <w:spacing w:line="360" w:lineRule="auto"/>
              <w:rPr>
                <w:rFonts w:ascii="宋体" w:hAnsi="宋体"/>
                <w:kern w:val="0"/>
                <w:szCs w:val="21"/>
              </w:rPr>
            </w:pPr>
          </w:p>
        </w:tc>
        <w:tc>
          <w:tcPr>
            <w:tcW w:w="1418" w:type="dxa"/>
          </w:tcPr>
          <w:p w14:paraId="04C44E8F">
            <w:pPr>
              <w:adjustRightInd w:val="0"/>
              <w:snapToGrid w:val="0"/>
              <w:spacing w:line="360" w:lineRule="auto"/>
              <w:rPr>
                <w:rFonts w:ascii="宋体" w:hAnsi="宋体"/>
                <w:kern w:val="0"/>
                <w:szCs w:val="21"/>
              </w:rPr>
            </w:pPr>
          </w:p>
        </w:tc>
      </w:tr>
    </w:tbl>
    <w:p w14:paraId="05C885ED">
      <w:pPr>
        <w:ind w:firstLine="482" w:firstLineChars="200"/>
        <w:rPr>
          <w:b/>
          <w:sz w:val="24"/>
          <w:szCs w:val="22"/>
        </w:rPr>
      </w:pPr>
    </w:p>
    <w:p w14:paraId="605D0100">
      <w:pPr>
        <w:ind w:firstLine="482" w:firstLineChars="200"/>
        <w:rPr>
          <w:b/>
          <w:sz w:val="24"/>
          <w:szCs w:val="22"/>
        </w:rPr>
      </w:pPr>
      <w:r>
        <w:rPr>
          <w:rFonts w:hint="eastAsia"/>
          <w:b/>
          <w:sz w:val="24"/>
          <w:szCs w:val="22"/>
        </w:rPr>
        <w:t>注：1.上表所列各项均为不可负偏离条款。</w:t>
      </w:r>
    </w:p>
    <w:p w14:paraId="3F53F678">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14:paraId="2EC7B700">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445360CF">
      <w:pPr>
        <w:ind w:firstLine="482" w:firstLineChars="200"/>
        <w:rPr>
          <w:b/>
          <w:sz w:val="24"/>
        </w:rPr>
      </w:pPr>
      <w:r>
        <w:rPr>
          <w:b/>
          <w:sz w:val="24"/>
        </w:rPr>
        <w:t>4.</w:t>
      </w:r>
      <w:r>
        <w:rPr>
          <w:rFonts w:hint="eastAsia"/>
          <w:b/>
          <w:sz w:val="24"/>
        </w:rPr>
        <w:t>评审委员会有权对投标响应情况作出判断（作出评审结论）。</w:t>
      </w:r>
    </w:p>
    <w:p w14:paraId="41284D61">
      <w:pPr>
        <w:ind w:firstLine="482"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14:paraId="023B8C5A">
      <w:pPr>
        <w:ind w:firstLine="482" w:firstLineChars="200"/>
        <w:rPr>
          <w:rFonts w:hint="eastAsia" w:eastAsia="宋体"/>
          <w:lang w:eastAsia="zh-CN"/>
        </w:rPr>
      </w:pPr>
      <w:r>
        <w:rPr>
          <w:rFonts w:hint="eastAsia"/>
          <w:b/>
          <w:sz w:val="24"/>
          <w:szCs w:val="22"/>
        </w:rPr>
        <w:t>6.要求提供证明资料，在“说明”一栏中列明证明资料的位置,以便评审；未要求提供证明材料的，投标人可以不提供</w:t>
      </w:r>
      <w:r>
        <w:rPr>
          <w:rFonts w:hint="eastAsia"/>
          <w:b/>
          <w:sz w:val="24"/>
          <w:szCs w:val="22"/>
          <w:lang w:eastAsia="zh-CN"/>
        </w:rPr>
        <w:t>。</w:t>
      </w:r>
    </w:p>
    <w:p w14:paraId="1CF3B614">
      <w:pPr>
        <w:rPr>
          <w:rFonts w:hint="eastAsia" w:ascii="黑体" w:eastAsia="黑体"/>
          <w:b w:val="0"/>
          <w:sz w:val="24"/>
          <w:szCs w:val="24"/>
          <w:lang w:val="en-US" w:eastAsia="zh-CN"/>
        </w:rPr>
      </w:pPr>
      <w:r>
        <w:br w:type="page"/>
      </w:r>
    </w:p>
    <w:p w14:paraId="4AAD4427">
      <w:pPr>
        <w:pStyle w:val="3"/>
        <w:jc w:val="center"/>
        <w:rPr>
          <w:sz w:val="24"/>
        </w:rPr>
      </w:pPr>
      <w:r>
        <w:rPr>
          <w:rFonts w:hint="eastAsia" w:ascii="黑体" w:eastAsia="黑体"/>
          <w:b w:val="0"/>
          <w:sz w:val="24"/>
          <w:szCs w:val="24"/>
          <w:lang w:val="en-US" w:eastAsia="zh-CN"/>
        </w:rPr>
        <w:t>五</w:t>
      </w:r>
      <w:r>
        <w:rPr>
          <w:rFonts w:hint="eastAsia" w:ascii="黑体" w:eastAsia="黑体"/>
          <w:b w:val="0"/>
          <w:sz w:val="24"/>
          <w:szCs w:val="24"/>
        </w:rPr>
        <w:t>、技术要求偏离表</w:t>
      </w:r>
    </w:p>
    <w:tbl>
      <w:tblPr>
        <w:tblStyle w:val="45"/>
        <w:tblpPr w:leftFromText="180" w:rightFromText="180" w:vertAnchor="text" w:horzAnchor="page" w:tblpX="1790" w:tblpY="237"/>
        <w:tblOverlap w:val="never"/>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
        <w:gridCol w:w="960"/>
        <w:gridCol w:w="3241"/>
        <w:gridCol w:w="1032"/>
        <w:gridCol w:w="1032"/>
        <w:gridCol w:w="1032"/>
      </w:tblGrid>
      <w:tr w14:paraId="1342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tcBorders>
              <w:top w:val="single" w:color="auto" w:sz="4" w:space="0"/>
              <w:left w:val="single" w:color="auto" w:sz="4" w:space="0"/>
              <w:bottom w:val="single" w:color="auto" w:sz="4" w:space="0"/>
              <w:right w:val="single" w:color="auto" w:sz="4" w:space="0"/>
            </w:tcBorders>
            <w:noWrap w:val="0"/>
            <w:vAlign w:val="center"/>
          </w:tcPr>
          <w:p w14:paraId="4EA17031">
            <w:pPr>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1FA88137">
            <w:pPr>
              <w:jc w:val="center"/>
              <w:rPr>
                <w:rFonts w:hint="eastAsia" w:ascii="宋体" w:hAnsi="宋体" w:eastAsia="宋体" w:cs="宋体"/>
                <w:szCs w:val="21"/>
                <w:highlight w:val="none"/>
              </w:rPr>
            </w:pPr>
            <w:r>
              <w:rPr>
                <w:rFonts w:hint="eastAsia" w:ascii="宋体" w:hAnsi="宋体" w:eastAsia="宋体" w:cs="宋体"/>
                <w:szCs w:val="21"/>
                <w:highlight w:val="none"/>
              </w:rPr>
              <w:t>货物名称</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15C67827">
            <w:pPr>
              <w:jc w:val="center"/>
              <w:rPr>
                <w:rFonts w:hint="eastAsia" w:ascii="宋体" w:hAnsi="宋体" w:eastAsia="宋体" w:cs="宋体"/>
                <w:szCs w:val="21"/>
                <w:highlight w:val="none"/>
              </w:rPr>
            </w:pPr>
            <w:r>
              <w:rPr>
                <w:rFonts w:hint="eastAsia" w:ascii="宋体" w:hAnsi="宋体" w:eastAsia="宋体" w:cs="宋体"/>
                <w:szCs w:val="21"/>
                <w:highlight w:val="none"/>
              </w:rPr>
              <w:t>招标技术要求</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1627EAC">
            <w:pPr>
              <w:jc w:val="center"/>
              <w:rPr>
                <w:rFonts w:hint="eastAsia" w:ascii="宋体" w:hAnsi="宋体" w:eastAsia="宋体" w:cs="宋体"/>
                <w:szCs w:val="21"/>
                <w:highlight w:val="none"/>
              </w:rPr>
            </w:pPr>
            <w:r>
              <w:rPr>
                <w:rFonts w:hint="eastAsia" w:ascii="宋体" w:hAnsi="宋体" w:eastAsia="宋体" w:cs="宋体"/>
                <w:szCs w:val="21"/>
                <w:highlight w:val="none"/>
              </w:rPr>
              <w:t>投标技术响应</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BA67ADB">
            <w:pPr>
              <w:jc w:val="center"/>
              <w:rPr>
                <w:rFonts w:hint="eastAsia" w:ascii="宋体" w:hAnsi="宋体" w:eastAsia="宋体" w:cs="宋体"/>
                <w:szCs w:val="21"/>
                <w:highlight w:val="none"/>
              </w:rPr>
            </w:pPr>
            <w:r>
              <w:rPr>
                <w:rFonts w:hint="eastAsia" w:ascii="宋体" w:hAnsi="宋体" w:eastAsia="宋体" w:cs="宋体"/>
                <w:szCs w:val="21"/>
                <w:highlight w:val="none"/>
              </w:rPr>
              <w:t>偏离情况</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9C61DE9">
            <w:pPr>
              <w:jc w:val="center"/>
              <w:rPr>
                <w:rFonts w:hint="eastAsia" w:ascii="宋体" w:hAnsi="宋体" w:eastAsia="宋体" w:cs="宋体"/>
                <w:szCs w:val="21"/>
                <w:highlight w:val="none"/>
              </w:rPr>
            </w:pPr>
            <w:r>
              <w:rPr>
                <w:rFonts w:hint="eastAsia" w:ascii="宋体" w:hAnsi="宋体" w:eastAsia="宋体" w:cs="宋体"/>
                <w:szCs w:val="21"/>
                <w:highlight w:val="none"/>
              </w:rPr>
              <w:t>说明</w:t>
            </w:r>
          </w:p>
        </w:tc>
      </w:tr>
      <w:tr w14:paraId="1588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640" w:type="dxa"/>
            <w:vMerge w:val="restart"/>
            <w:tcBorders>
              <w:left w:val="single" w:color="auto" w:sz="4" w:space="0"/>
              <w:right w:val="single" w:color="auto" w:sz="4" w:space="0"/>
            </w:tcBorders>
            <w:noWrap w:val="0"/>
            <w:vAlign w:val="center"/>
          </w:tcPr>
          <w:p w14:paraId="2A4F4F9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w:t>
            </w:r>
          </w:p>
        </w:tc>
        <w:tc>
          <w:tcPr>
            <w:tcW w:w="960" w:type="dxa"/>
            <w:vMerge w:val="restart"/>
            <w:tcBorders>
              <w:left w:val="single" w:color="auto" w:sz="4" w:space="0"/>
              <w:right w:val="single" w:color="auto" w:sz="4" w:space="0"/>
            </w:tcBorders>
            <w:noWrap w:val="0"/>
            <w:vAlign w:val="center"/>
          </w:tcPr>
          <w:p w14:paraId="10518A8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方凳</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1A8FA50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1、凳面采用聚合物多元醇制备自结皮聚氨酯（ PU ）材质，凳面颜色可换；</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C168E7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CFA279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70BD2C3">
            <w:pPr>
              <w:widowControl/>
              <w:jc w:val="left"/>
              <w:textAlignment w:val="center"/>
              <w:rPr>
                <w:rFonts w:hint="eastAsia" w:ascii="宋体" w:hAnsi="宋体" w:eastAsia="宋体" w:cs="Times New Roman"/>
                <w:highlight w:val="none"/>
              </w:rPr>
            </w:pPr>
          </w:p>
        </w:tc>
      </w:tr>
      <w:tr w14:paraId="0410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640" w:type="dxa"/>
            <w:vMerge w:val="continue"/>
            <w:tcBorders>
              <w:left w:val="single" w:color="auto" w:sz="4" w:space="0"/>
              <w:right w:val="single" w:color="auto" w:sz="4" w:space="0"/>
            </w:tcBorders>
            <w:noWrap w:val="0"/>
            <w:vAlign w:val="center"/>
          </w:tcPr>
          <w:p w14:paraId="24EB51A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2B1803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DEF5F6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2、脚架采用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1.0mm</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直径≥</w:t>
            </w:r>
            <w:r>
              <w:rPr>
                <w:rFonts w:hint="eastAsia" w:ascii="宋体" w:hAnsi="宋体" w:eastAsia="宋体" w:cs="Times New Roman"/>
                <w:highlight w:val="none"/>
              </w:rPr>
              <w:t>38mm圆管，表面喷涂处理。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A3EBA0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9C6F1B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9D5EF5">
            <w:pPr>
              <w:widowControl/>
              <w:jc w:val="left"/>
              <w:textAlignment w:val="center"/>
              <w:rPr>
                <w:rFonts w:hint="eastAsia" w:ascii="宋体" w:hAnsi="宋体" w:eastAsia="宋体" w:cs="Times New Roman"/>
                <w:highlight w:val="none"/>
              </w:rPr>
            </w:pPr>
          </w:p>
        </w:tc>
      </w:tr>
      <w:tr w14:paraId="7ACC3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0" w:type="dxa"/>
            <w:vMerge w:val="restart"/>
            <w:tcBorders>
              <w:left w:val="single" w:color="auto" w:sz="4" w:space="0"/>
              <w:right w:val="single" w:color="auto" w:sz="4" w:space="0"/>
            </w:tcBorders>
            <w:noWrap w:val="0"/>
            <w:vAlign w:val="center"/>
          </w:tcPr>
          <w:p w14:paraId="527D556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w:t>
            </w:r>
          </w:p>
        </w:tc>
        <w:tc>
          <w:tcPr>
            <w:tcW w:w="960" w:type="dxa"/>
            <w:vMerge w:val="restart"/>
            <w:tcBorders>
              <w:left w:val="single" w:color="auto" w:sz="4" w:space="0"/>
              <w:right w:val="single" w:color="auto" w:sz="4" w:space="0"/>
            </w:tcBorders>
            <w:noWrap w:val="0"/>
            <w:vAlign w:val="center"/>
          </w:tcPr>
          <w:p w14:paraId="5EE00B1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办公椅</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1D16675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1、椅背：采用网布，整个框架为工程塑胶框架，升降腰靠，曲线造型。</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2EFB2C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0F5078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3E731A7">
            <w:pPr>
              <w:widowControl/>
              <w:jc w:val="left"/>
              <w:textAlignment w:val="center"/>
              <w:rPr>
                <w:rFonts w:hint="eastAsia" w:ascii="宋体" w:hAnsi="宋体" w:eastAsia="宋体" w:cs="Times New Roman"/>
                <w:highlight w:val="none"/>
              </w:rPr>
            </w:pPr>
          </w:p>
        </w:tc>
      </w:tr>
      <w:tr w14:paraId="0F2A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4D169D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338AD1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3071645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2、座垫：采用</w:t>
            </w:r>
            <w:r>
              <w:rPr>
                <w:rFonts w:hint="eastAsia" w:ascii="宋体" w:hAnsi="宋体" w:eastAsia="宋体" w:cs="Times New Roman"/>
                <w:highlight w:val="none"/>
                <w:lang w:val="en-US" w:eastAsia="zh-CN"/>
              </w:rPr>
              <w:t>定型海绵</w:t>
            </w:r>
            <w:r>
              <w:rPr>
                <w:rFonts w:hint="eastAsia" w:ascii="宋体" w:hAnsi="宋体" w:eastAsia="宋体" w:cs="Times New Roman"/>
                <w:highlight w:val="none"/>
              </w:rPr>
              <w:t>，面覆网布；</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326408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34BADD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E9E484E">
            <w:pPr>
              <w:widowControl/>
              <w:jc w:val="left"/>
              <w:textAlignment w:val="center"/>
              <w:rPr>
                <w:rFonts w:hint="eastAsia" w:ascii="宋体" w:hAnsi="宋体" w:eastAsia="宋体" w:cs="Times New Roman"/>
                <w:highlight w:val="none"/>
              </w:rPr>
            </w:pPr>
          </w:p>
        </w:tc>
      </w:tr>
      <w:tr w14:paraId="3A49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95E50E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38FACD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D2318D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3、扶手：分体固定扶手；</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114A01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FE89E8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85564C4">
            <w:pPr>
              <w:widowControl/>
              <w:jc w:val="left"/>
              <w:textAlignment w:val="center"/>
              <w:rPr>
                <w:rFonts w:hint="eastAsia" w:ascii="宋体" w:hAnsi="宋体" w:eastAsia="宋体" w:cs="Times New Roman"/>
                <w:highlight w:val="none"/>
              </w:rPr>
            </w:pPr>
          </w:p>
        </w:tc>
      </w:tr>
      <w:tr w14:paraId="3224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FD9E98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99478B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1ED292A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4、脚架：采用尼龙五星脚架。</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D1F000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F87B65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A17EBE7">
            <w:pPr>
              <w:widowControl/>
              <w:jc w:val="left"/>
              <w:textAlignment w:val="center"/>
              <w:rPr>
                <w:rFonts w:hint="eastAsia" w:ascii="宋体" w:hAnsi="宋体" w:eastAsia="宋体" w:cs="Times New Roman"/>
                <w:highlight w:val="none"/>
              </w:rPr>
            </w:pPr>
          </w:p>
        </w:tc>
      </w:tr>
      <w:tr w14:paraId="5275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6" w:hRule="atLeast"/>
        </w:trPr>
        <w:tc>
          <w:tcPr>
            <w:tcW w:w="640" w:type="dxa"/>
            <w:vMerge w:val="continue"/>
            <w:tcBorders>
              <w:left w:val="single" w:color="auto" w:sz="4" w:space="0"/>
              <w:right w:val="single" w:color="auto" w:sz="4" w:space="0"/>
            </w:tcBorders>
            <w:noWrap w:val="0"/>
            <w:vAlign w:val="center"/>
          </w:tcPr>
          <w:p w14:paraId="6087455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EA4353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3428624">
            <w:pPr>
              <w:widowControl/>
              <w:jc w:val="left"/>
              <w:textAlignment w:val="center"/>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5、</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办公</w:t>
            </w:r>
            <w:r>
              <w:rPr>
                <w:rFonts w:hint="eastAsia" w:ascii="宋体" w:hAnsi="宋体" w:eastAsia="宋体" w:cs="宋体"/>
                <w:b/>
                <w:bCs/>
                <w:color w:val="FF0000"/>
                <w:sz w:val="21"/>
                <w:szCs w:val="21"/>
                <w:highlight w:val="none"/>
              </w:rPr>
              <w:t>椅的</w:t>
            </w:r>
            <w:r>
              <w:rPr>
                <w:rFonts w:hint="eastAsia" w:ascii="宋体" w:hAnsi="宋体" w:eastAsia="宋体" w:cs="宋体"/>
                <w:b/>
                <w:bCs/>
                <w:color w:val="FF0000"/>
                <w:sz w:val="21"/>
                <w:szCs w:val="21"/>
                <w:highlight w:val="none"/>
                <w:lang w:val="en-US" w:eastAsia="zh-CN"/>
              </w:rPr>
              <w:t>成品</w:t>
            </w:r>
            <w:r>
              <w:rPr>
                <w:rFonts w:hint="eastAsia" w:ascii="宋体" w:hAnsi="宋体" w:eastAsia="宋体" w:cs="宋体"/>
                <w:b/>
                <w:bCs/>
                <w:color w:val="FF0000"/>
                <w:sz w:val="21"/>
                <w:szCs w:val="21"/>
                <w:highlight w:val="none"/>
              </w:rPr>
              <w:t>技术要求：</w:t>
            </w:r>
            <w:r>
              <w:rPr>
                <w:rFonts w:hint="eastAsia" w:ascii="宋体" w:hAnsi="宋体" w:eastAsia="宋体" w:cs="宋体"/>
                <w:b/>
                <w:bCs/>
                <w:color w:val="FF0000"/>
                <w:sz w:val="21"/>
                <w:szCs w:val="21"/>
                <w:highlight w:val="none"/>
                <w:lang w:val="en-US" w:eastAsia="zh-CN"/>
              </w:rPr>
              <w:t>依据</w:t>
            </w:r>
            <w:r>
              <w:rPr>
                <w:rFonts w:hint="eastAsia" w:ascii="宋体" w:hAnsi="宋体" w:eastAsia="宋体" w:cs="宋体"/>
                <w:b/>
                <w:bCs/>
                <w:color w:val="FF0000"/>
                <w:sz w:val="21"/>
                <w:szCs w:val="21"/>
                <w:highlight w:val="none"/>
              </w:rPr>
              <w:t>QB/T 2280《办公家具 办公椅》、GB/T 35607《绿色产品评价 家具》、GB/T 17592《纺织品 禁用偶氮染料的测定》、GB/T 39223.3《健康家居的人类工效学要求 第3部分：办公桌椅》、GB/T 2406.2《塑料 用氧指数法测定燃烧行为 第2部分：室温试验》</w:t>
            </w:r>
            <w:r>
              <w:rPr>
                <w:rFonts w:hint="eastAsia" w:ascii="宋体" w:hAnsi="宋体" w:eastAsia="宋体" w:cs="宋体"/>
                <w:b/>
                <w:bCs/>
                <w:color w:val="FF0000"/>
                <w:sz w:val="21"/>
                <w:szCs w:val="21"/>
                <w:highlight w:val="none"/>
                <w:lang w:eastAsia="zh-CN"/>
              </w:rPr>
              <w:t>；</w:t>
            </w:r>
          </w:p>
          <w:p w14:paraId="737F348E">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（1）形状与位置公差：外形对称度≤6mm，座面左右水平偏差≤6mm，着地平稳性≤2mm；</w:t>
            </w:r>
          </w:p>
          <w:p w14:paraId="65436C3B">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（2）软质聚氨酯泡沫塑料：密度：座面≥25kg/m³；软质聚氨酯泡沫塑料回弹性≥35%；软质聚氨酯泡沫塑料75%压缩永久变形≤10%；</w:t>
            </w:r>
          </w:p>
          <w:p w14:paraId="403ECEFD">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（3）纺织面料：干摩擦色牢度≥3级；</w:t>
            </w:r>
          </w:p>
          <w:p w14:paraId="6905B84A">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（4）甲醛释放量≤0.006mg/m³；</w:t>
            </w:r>
          </w:p>
          <w:p w14:paraId="00060DBE">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（5）苯≤0.05mg/m³；甲苯≤0.05mg/m³；二甲苯≤0.05mg/m³；总挥发性有机化合物（TVOC）≤0.03mg/m³；</w:t>
            </w:r>
          </w:p>
          <w:p w14:paraId="75958332">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（6）家具涂层可迁移元素：铅Pb、镉Cd、铬Cr、汞Hg、锑Sb、钡 Ba、硒Se、砷As均未检出；</w:t>
            </w:r>
          </w:p>
          <w:p w14:paraId="7CBBEDFD">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（7）可分解致癌芳香胺染料未检出。</w:t>
            </w:r>
          </w:p>
          <w:p w14:paraId="0933AB7B">
            <w:pPr>
              <w:widowControl/>
              <w:jc w:val="left"/>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8</w:t>
            </w:r>
            <w:r>
              <w:rPr>
                <w:rFonts w:hint="eastAsia" w:ascii="宋体" w:hAnsi="宋体" w:eastAsia="宋体" w:cs="宋体"/>
                <w:b/>
                <w:bCs/>
                <w:color w:val="FF0000"/>
                <w:sz w:val="21"/>
                <w:szCs w:val="21"/>
                <w:highlight w:val="none"/>
              </w:rPr>
              <w:t>）其它功效学要求：接触面软硬度、接触面触感、调节性、移动和旋转、结构形状、外观符合标准要求。</w:t>
            </w:r>
          </w:p>
          <w:p w14:paraId="70310289">
            <w:pPr>
              <w:widowControl/>
              <w:jc w:val="left"/>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9</w:t>
            </w:r>
            <w:r>
              <w:rPr>
                <w:rFonts w:hint="eastAsia" w:ascii="宋体" w:hAnsi="宋体" w:eastAsia="宋体" w:cs="宋体"/>
                <w:b/>
                <w:bCs/>
                <w:color w:val="FF0000"/>
                <w:sz w:val="21"/>
                <w:szCs w:val="21"/>
                <w:highlight w:val="none"/>
              </w:rPr>
              <w:t>）塑料燃烧性能</w:t>
            </w:r>
            <w:r>
              <w:rPr>
                <w:rFonts w:hint="eastAsia" w:ascii="宋体" w:hAnsi="宋体" w:eastAsia="宋体" w:cs="宋体"/>
                <w:b/>
                <w:bCs/>
                <w:color w:val="FF0000"/>
                <w:sz w:val="21"/>
                <w:szCs w:val="21"/>
                <w:highlight w:val="none"/>
                <w:lang w:val="en-US" w:eastAsia="zh-CN"/>
              </w:rPr>
              <w:t>符合标准要求。</w:t>
            </w:r>
          </w:p>
          <w:p w14:paraId="067814F9">
            <w:pPr>
              <w:widowControl w:val="0"/>
              <w:autoSpaceDE w:val="0"/>
              <w:autoSpaceDN w:val="0"/>
              <w:adjustRightInd w:val="0"/>
              <w:jc w:val="left"/>
              <w:textAlignment w:val="baseline"/>
              <w:rPr>
                <w:rFonts w:hint="default" w:ascii="Tahoma" w:hAnsi="Tahoma" w:eastAsia="微软雅黑" w:cs="Times New Roman"/>
                <w:kern w:val="0"/>
                <w:sz w:val="22"/>
                <w:szCs w:val="22"/>
                <w:highlight w:val="none"/>
                <w:lang w:val="en-US" w:eastAsia="zh-CN" w:bidi="ar-SA"/>
              </w:rPr>
            </w:pPr>
            <w:r>
              <w:rPr>
                <w:rFonts w:hint="eastAsia" w:ascii="宋体" w:hAnsi="宋体" w:eastAsia="宋体" w:cs="宋体"/>
                <w:b/>
                <w:bCs/>
                <w:color w:val="FF0000"/>
                <w:kern w:val="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若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0B86851">
            <w:pPr>
              <w:widowControl w:val="0"/>
              <w:autoSpaceDE w:val="0"/>
              <w:autoSpaceDN w:val="0"/>
              <w:adjustRightInd w:val="0"/>
              <w:jc w:val="left"/>
              <w:textAlignment w:val="baseline"/>
              <w:rPr>
                <w:rFonts w:hint="eastAsia" w:ascii="宋体" w:hAnsi="宋体" w:eastAsia="宋体" w:cs="宋体"/>
                <w:b/>
                <w:bCs/>
                <w:color w:val="FF0000"/>
                <w:kern w:val="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6754F03">
            <w:pPr>
              <w:widowControl w:val="0"/>
              <w:autoSpaceDE w:val="0"/>
              <w:autoSpaceDN w:val="0"/>
              <w:adjustRightInd w:val="0"/>
              <w:jc w:val="left"/>
              <w:textAlignment w:val="baseline"/>
              <w:rPr>
                <w:rFonts w:hint="eastAsia" w:ascii="宋体" w:hAnsi="宋体" w:eastAsia="宋体" w:cs="宋体"/>
                <w:b/>
                <w:bCs/>
                <w:color w:val="FF0000"/>
                <w:kern w:val="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4278C30">
            <w:pPr>
              <w:widowControl w:val="0"/>
              <w:autoSpaceDE w:val="0"/>
              <w:autoSpaceDN w:val="0"/>
              <w:adjustRightInd w:val="0"/>
              <w:jc w:val="left"/>
              <w:textAlignment w:val="baseline"/>
              <w:rPr>
                <w:rFonts w:hint="eastAsia" w:ascii="宋体" w:hAnsi="宋体" w:eastAsia="宋体" w:cs="宋体"/>
                <w:b/>
                <w:bCs/>
                <w:color w:val="FF0000"/>
                <w:kern w:val="0"/>
                <w:sz w:val="21"/>
                <w:szCs w:val="21"/>
                <w:highlight w:val="none"/>
                <w:lang w:val="en-US" w:eastAsia="zh-CN" w:bidi="ar-SA"/>
              </w:rPr>
            </w:pPr>
          </w:p>
        </w:tc>
      </w:tr>
      <w:tr w14:paraId="3322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395E347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w:t>
            </w:r>
          </w:p>
        </w:tc>
        <w:tc>
          <w:tcPr>
            <w:tcW w:w="960" w:type="dxa"/>
            <w:vMerge w:val="restart"/>
            <w:tcBorders>
              <w:left w:val="single" w:color="auto" w:sz="4" w:space="0"/>
              <w:right w:val="single" w:color="auto" w:sz="4" w:space="0"/>
            </w:tcBorders>
            <w:noWrap w:val="0"/>
            <w:vAlign w:val="center"/>
          </w:tcPr>
          <w:p w14:paraId="4AC42CC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办公桌</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654BEF0E">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1、板材：采用enf级三聚氰胺板  ,甲醛释放限量≦0.025mg/m³</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29D96C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859E79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2EA33DE">
            <w:pPr>
              <w:widowControl/>
              <w:jc w:val="left"/>
              <w:textAlignment w:val="center"/>
              <w:rPr>
                <w:rFonts w:hint="eastAsia" w:ascii="宋体" w:hAnsi="宋体" w:eastAsia="宋体" w:cs="Times New Roman"/>
                <w:highlight w:val="none"/>
              </w:rPr>
            </w:pPr>
          </w:p>
        </w:tc>
      </w:tr>
      <w:tr w14:paraId="6ED2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6FC201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0FA239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46EF6AF4">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1565C8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22CF11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148F585">
            <w:pPr>
              <w:widowControl/>
              <w:jc w:val="left"/>
              <w:textAlignment w:val="center"/>
              <w:rPr>
                <w:rFonts w:hint="eastAsia" w:ascii="宋体" w:hAnsi="宋体" w:eastAsia="宋体" w:cs="Times New Roman"/>
                <w:highlight w:val="none"/>
              </w:rPr>
            </w:pPr>
          </w:p>
        </w:tc>
      </w:tr>
      <w:tr w14:paraId="083A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0AC5E4E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C59A14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6661C1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2mm塑料封边条，热熔胶。</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3F5353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704082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C08FDE6">
            <w:pPr>
              <w:widowControl/>
              <w:jc w:val="left"/>
              <w:textAlignment w:val="center"/>
              <w:rPr>
                <w:rFonts w:hint="eastAsia" w:ascii="宋体" w:hAnsi="宋体" w:eastAsia="宋体" w:cs="Times New Roman"/>
                <w:highlight w:val="none"/>
              </w:rPr>
            </w:pPr>
          </w:p>
        </w:tc>
      </w:tr>
      <w:tr w14:paraId="28AC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4E31E1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41E091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37F22E4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4、配置医用静音缓冲三节导轨；</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46CA4B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950273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4F5EB88">
            <w:pPr>
              <w:widowControl/>
              <w:jc w:val="left"/>
              <w:textAlignment w:val="center"/>
              <w:rPr>
                <w:rFonts w:hint="eastAsia" w:ascii="宋体" w:hAnsi="宋体" w:eastAsia="宋体" w:cs="Times New Roman"/>
                <w:highlight w:val="none"/>
              </w:rPr>
            </w:pPr>
          </w:p>
        </w:tc>
      </w:tr>
      <w:tr w14:paraId="6D40F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5E1555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82F831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2AA9C34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5、脚架：采用抗菌防霉粉末。</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EF8BCA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AE0FA1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27423C9">
            <w:pPr>
              <w:widowControl/>
              <w:jc w:val="left"/>
              <w:textAlignment w:val="center"/>
              <w:rPr>
                <w:rFonts w:hint="eastAsia" w:ascii="宋体" w:hAnsi="宋体" w:eastAsia="宋体" w:cs="Times New Roman"/>
                <w:highlight w:val="none"/>
              </w:rPr>
            </w:pPr>
          </w:p>
        </w:tc>
      </w:tr>
      <w:tr w14:paraId="2F30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DE9DF3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67F939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9DACD2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6、每个位配活动三抽柜一组。</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A35DBC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F56291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2A5C189">
            <w:pPr>
              <w:widowControl/>
              <w:jc w:val="left"/>
              <w:textAlignment w:val="center"/>
              <w:rPr>
                <w:rFonts w:hint="eastAsia" w:ascii="宋体" w:hAnsi="宋体" w:eastAsia="宋体" w:cs="Times New Roman"/>
                <w:highlight w:val="none"/>
              </w:rPr>
            </w:pPr>
          </w:p>
        </w:tc>
      </w:tr>
      <w:tr w14:paraId="5AF3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restart"/>
            <w:tcBorders>
              <w:left w:val="single" w:color="auto" w:sz="4" w:space="0"/>
              <w:right w:val="single" w:color="auto" w:sz="4" w:space="0"/>
            </w:tcBorders>
            <w:noWrap w:val="0"/>
            <w:vAlign w:val="center"/>
          </w:tcPr>
          <w:p w14:paraId="4263A30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w:t>
            </w:r>
          </w:p>
        </w:tc>
        <w:tc>
          <w:tcPr>
            <w:tcW w:w="960" w:type="dxa"/>
            <w:vMerge w:val="restart"/>
            <w:tcBorders>
              <w:left w:val="single" w:color="auto" w:sz="4" w:space="0"/>
              <w:right w:val="single" w:color="auto" w:sz="4" w:space="0"/>
            </w:tcBorders>
            <w:noWrap w:val="0"/>
            <w:vAlign w:val="center"/>
          </w:tcPr>
          <w:p w14:paraId="081552F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四人位等候椅</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59C1721D">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w:t>
            </w:r>
            <w:r>
              <w:rPr>
                <w:rFonts w:hint="eastAsia" w:ascii="宋体" w:hAnsi="宋体" w:eastAsia="宋体" w:cs="Times New Roman"/>
                <w:highlight w:val="none"/>
                <w:lang w:eastAsia="zh-CN"/>
              </w:rPr>
              <w:t>、</w:t>
            </w:r>
            <w:r>
              <w:rPr>
                <w:rFonts w:hint="eastAsia" w:ascii="宋体" w:hAnsi="宋体" w:eastAsia="宋体" w:cs="Times New Roman"/>
                <w:sz w:val="21"/>
                <w:szCs w:val="21"/>
                <w:highlight w:val="none"/>
              </w:rPr>
              <w:t>椅座及椅背：主要材质为“聚氨基甲酸酯”共聚合物（英文缩写PU），模具内一体成型。椅座，椅背PU（整体座背板）。</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057A93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FE7980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B1BF12D">
            <w:pPr>
              <w:widowControl/>
              <w:jc w:val="left"/>
              <w:textAlignment w:val="center"/>
              <w:rPr>
                <w:rFonts w:hint="eastAsia" w:ascii="宋体" w:hAnsi="宋体" w:eastAsia="宋体" w:cs="Times New Roman"/>
                <w:highlight w:val="none"/>
              </w:rPr>
            </w:pPr>
          </w:p>
        </w:tc>
      </w:tr>
      <w:tr w14:paraId="7FC6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3C062B6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14BF53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2E42A3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2、扶手与椅脚：采用铝合金压铸成型，表面做静电喷粉喷涂处理。扶手位呈倒三角密封形状。调节脚垫为黑色橡胶PVC防滑脚垫，与地面接触无响声。</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837AA0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7FFB3D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E39E996">
            <w:pPr>
              <w:widowControl/>
              <w:jc w:val="left"/>
              <w:textAlignment w:val="center"/>
              <w:rPr>
                <w:rFonts w:hint="eastAsia" w:ascii="宋体" w:hAnsi="宋体" w:eastAsia="宋体" w:cs="Times New Roman"/>
                <w:highlight w:val="none"/>
              </w:rPr>
            </w:pPr>
          </w:p>
        </w:tc>
      </w:tr>
      <w:tr w14:paraId="095F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1E821E3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5DA217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5B7E17D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3、承重横梁：承重梁采用直径</w:t>
            </w:r>
            <w:r>
              <w:rPr>
                <w:rFonts w:hint="eastAsia" w:ascii="宋体" w:hAnsi="宋体" w:eastAsia="宋体" w:cs="Times New Roman"/>
                <w:highlight w:val="none"/>
                <w:lang w:val="en-US" w:eastAsia="zh-CN"/>
              </w:rPr>
              <w:t>≥</w:t>
            </w:r>
            <w:r>
              <w:rPr>
                <w:rFonts w:hint="eastAsia" w:ascii="宋体" w:hAnsi="宋体" w:eastAsia="宋体" w:cs="Times New Roman"/>
                <w:highlight w:val="none"/>
              </w:rPr>
              <w:t>60</w:t>
            </w:r>
            <w:r>
              <w:rPr>
                <w:rFonts w:hint="eastAsia" w:ascii="宋体" w:hAnsi="宋体" w:eastAsia="宋体" w:cs="Times New Roman"/>
                <w:highlight w:val="none"/>
                <w:lang w:val="en-US" w:eastAsia="zh-CN"/>
              </w:rPr>
              <w:t>mm，</w:t>
            </w:r>
            <w:r>
              <w:rPr>
                <w:rFonts w:hint="eastAsia" w:ascii="宋体" w:hAnsi="宋体" w:eastAsia="宋体" w:cs="Times New Roman"/>
                <w:highlight w:val="none"/>
              </w:rPr>
              <w:t>厚度</w:t>
            </w:r>
            <w:r>
              <w:rPr>
                <w:rFonts w:hint="eastAsia" w:ascii="宋体" w:hAnsi="宋体" w:eastAsia="宋体" w:cs="Times New Roman"/>
                <w:highlight w:val="none"/>
                <w:lang w:val="en-US" w:eastAsia="zh-CN"/>
              </w:rPr>
              <w:t>≥</w:t>
            </w:r>
            <w:r>
              <w:rPr>
                <w:rFonts w:hint="eastAsia" w:ascii="宋体" w:hAnsi="宋体" w:eastAsia="宋体" w:cs="Times New Roman"/>
                <w:highlight w:val="none"/>
              </w:rPr>
              <w:t>2.0mm 六角钢管钻孔加工成型。</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B4D189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09C509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A682BCE">
            <w:pPr>
              <w:widowControl/>
              <w:jc w:val="left"/>
              <w:textAlignment w:val="center"/>
              <w:rPr>
                <w:rFonts w:hint="eastAsia" w:ascii="宋体" w:hAnsi="宋体" w:eastAsia="宋体" w:cs="Times New Roman"/>
                <w:highlight w:val="none"/>
              </w:rPr>
            </w:pPr>
          </w:p>
        </w:tc>
      </w:tr>
      <w:tr w14:paraId="5E90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40" w:type="dxa"/>
            <w:vMerge w:val="continue"/>
            <w:tcBorders>
              <w:left w:val="single" w:color="auto" w:sz="4" w:space="0"/>
              <w:right w:val="single" w:color="auto" w:sz="4" w:space="0"/>
            </w:tcBorders>
            <w:noWrap w:val="0"/>
            <w:vAlign w:val="center"/>
          </w:tcPr>
          <w:p w14:paraId="5E2A06A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8971E7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FB3E22C">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4、▲等候椅的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GB/T 3325《金属家具通用技术条件》、GB 18584《室内装饰装修材料 木家具中有害物质限量》</w:t>
            </w:r>
            <w:r>
              <w:rPr>
                <w:rFonts w:hint="eastAsia" w:ascii="宋体" w:hAnsi="宋体" w:eastAsia="宋体" w:cs="Times New Roman"/>
                <w:b/>
                <w:bCs/>
                <w:color w:val="FF0000"/>
                <w:highlight w:val="none"/>
                <w:lang w:val="en-US" w:eastAsia="zh-CN"/>
              </w:rPr>
              <w:t>或</w:t>
            </w:r>
            <w:r>
              <w:rPr>
                <w:rFonts w:hint="eastAsia" w:ascii="宋体" w:hAnsi="宋体" w:eastAsia="宋体" w:cs="Times New Roman"/>
                <w:b/>
                <w:bCs/>
                <w:color w:val="FF0000"/>
                <w:highlight w:val="none"/>
              </w:rPr>
              <w:t>《家具中有害物质限量》、QB/T 3827《轻工产品金属镀层和化学处理层的耐腐蚀试验方法 乙酸盐雾试验(ASS)法》、QB/T 4371《家具抗菌性能的评价》；</w:t>
            </w:r>
          </w:p>
          <w:p w14:paraId="71FF18E7">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（1）金属件，管材：应无裂缝、叠缝；外露管口端面应封闭；圆管和扁线管弯曲处弧形应圆滑一致；焊接件：焊接处应无脱焊、虚焊、焊穿、错位；焊接处应无夹渣、气孔、焊瘤、焊丝头 、咬边、飞溅；焊接处表面波纹应均匀；喷漆（塑）涂层：应无漏喷、锈蚀、脱色、掉色等；应光滑均匀，色泽一致，应无流挂、疙 瘩、皱皮、飞漆等；</w:t>
            </w:r>
          </w:p>
          <w:p w14:paraId="3DD04620">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（2）金属 喷漆 （塑 ) 涂 层：冲击强度，冲击高度400mm，应无剥落、裂纹、皱纹；耐盐浴，划道两侧3mm外，应无鼓泡、锈蚀、剥落 和起皱等现象；附着力不低于0级；</w:t>
            </w:r>
          </w:p>
          <w:p w14:paraId="1744BBD4">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（3）可迁移有害元素：锑（Sb）、砷（As)、钡（Ba）、镉（Cd）、铬（Cr)、铅（Pb）、汞（Hg）、硒（Se）均未检出；甲醛释放量未检出；</w:t>
            </w:r>
          </w:p>
          <w:p w14:paraId="57E0F0D4">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（4）乙酸盐雾试验（ASS），连续喷雾</w:t>
            </w:r>
            <w:r>
              <w:rPr>
                <w:rFonts w:hint="eastAsia" w:ascii="宋体" w:hAnsi="宋体" w:eastAsia="宋体" w:cs="Times New Roman"/>
                <w:b/>
                <w:bCs/>
                <w:color w:val="FF0000"/>
                <w:highlight w:val="none"/>
                <w:lang w:val="en-US" w:eastAsia="zh-CN"/>
              </w:rPr>
              <w:t>不少于18</w:t>
            </w:r>
            <w:r>
              <w:rPr>
                <w:rFonts w:hint="eastAsia" w:ascii="宋体" w:hAnsi="宋体" w:eastAsia="宋体" w:cs="Times New Roman"/>
                <w:b/>
                <w:bCs/>
                <w:color w:val="FF0000"/>
                <w:highlight w:val="none"/>
              </w:rPr>
              <w:t>0H</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涂（镀）层本身的 耐腐蚀等级</w:t>
            </w:r>
            <w:r>
              <w:rPr>
                <w:rFonts w:hint="eastAsia" w:ascii="宋体" w:hAnsi="宋体" w:eastAsia="宋体" w:cs="Times New Roman"/>
                <w:b/>
                <w:bCs/>
                <w:color w:val="FF0000"/>
                <w:highlight w:val="none"/>
                <w:lang w:val="en-US" w:eastAsia="zh-CN"/>
              </w:rPr>
              <w:t>≥9级</w:t>
            </w:r>
            <w:r>
              <w:rPr>
                <w:rFonts w:hint="eastAsia" w:ascii="宋体" w:hAnsi="宋体" w:eastAsia="宋体" w:cs="Times New Roman"/>
                <w:b/>
                <w:bCs/>
                <w:color w:val="FF0000"/>
                <w:highlight w:val="none"/>
              </w:rPr>
              <w:t>；涂（镀）层对基体 的保护等级</w:t>
            </w:r>
            <w:r>
              <w:rPr>
                <w:rFonts w:hint="eastAsia" w:ascii="宋体" w:hAnsi="宋体" w:eastAsia="宋体" w:cs="Times New Roman"/>
                <w:b/>
                <w:bCs/>
                <w:color w:val="FF0000"/>
                <w:highlight w:val="none"/>
                <w:lang w:val="en-US" w:eastAsia="zh-CN"/>
              </w:rPr>
              <w:t>≥9级</w:t>
            </w:r>
            <w:r>
              <w:rPr>
                <w:rFonts w:hint="eastAsia" w:ascii="宋体" w:hAnsi="宋体" w:eastAsia="宋体" w:cs="Times New Roman"/>
                <w:b/>
                <w:bCs/>
                <w:color w:val="FF0000"/>
                <w:highlight w:val="none"/>
              </w:rPr>
              <w:t>（10级最好，1级最差）；</w:t>
            </w:r>
          </w:p>
          <w:p w14:paraId="0E56B2B7">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（5）抗菌性能：金黄色葡萄球菌、大肠杆菌、肺炎克雷伯氏菌、鼠伤寒沙门氏菌、宋内氏志贺氏菌、痤疮丙酸杆菌，抑菌率≥99%。</w:t>
            </w:r>
          </w:p>
          <w:p w14:paraId="0E0FB142">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2DFE1C2">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5DD49FE">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D711B25">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4584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CD8FF5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w:t>
            </w:r>
          </w:p>
        </w:tc>
        <w:tc>
          <w:tcPr>
            <w:tcW w:w="960" w:type="dxa"/>
            <w:vMerge w:val="restart"/>
            <w:tcBorders>
              <w:left w:val="single" w:color="auto" w:sz="4" w:space="0"/>
              <w:right w:val="single" w:color="auto" w:sz="4" w:space="0"/>
            </w:tcBorders>
            <w:noWrap w:val="0"/>
            <w:vAlign w:val="center"/>
          </w:tcPr>
          <w:p w14:paraId="66C6ECD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靠背圆凳</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405E74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C83767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21123E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B8B0AA">
            <w:pPr>
              <w:widowControl/>
              <w:jc w:val="left"/>
              <w:textAlignment w:val="center"/>
              <w:rPr>
                <w:rFonts w:hint="eastAsia" w:ascii="宋体" w:hAnsi="宋体" w:eastAsia="宋体" w:cs="Times New Roman"/>
                <w:highlight w:val="none"/>
              </w:rPr>
            </w:pPr>
          </w:p>
        </w:tc>
      </w:tr>
      <w:tr w14:paraId="1EE7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856B99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8647A5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12FCB1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2、海绵：采用高回弹海绵，久坐不变形</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841272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1A50A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01655FE">
            <w:pPr>
              <w:widowControl/>
              <w:jc w:val="left"/>
              <w:textAlignment w:val="center"/>
              <w:rPr>
                <w:rFonts w:hint="eastAsia" w:ascii="宋体" w:hAnsi="宋体" w:eastAsia="宋体" w:cs="Times New Roman"/>
                <w:highlight w:val="none"/>
              </w:rPr>
            </w:pPr>
          </w:p>
        </w:tc>
      </w:tr>
      <w:tr w14:paraId="5CB4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640" w:type="dxa"/>
            <w:vMerge w:val="continue"/>
            <w:tcBorders>
              <w:left w:val="single" w:color="auto" w:sz="4" w:space="0"/>
              <w:right w:val="single" w:color="auto" w:sz="4" w:space="0"/>
            </w:tcBorders>
            <w:noWrap w:val="0"/>
            <w:vAlign w:val="center"/>
          </w:tcPr>
          <w:p w14:paraId="7C10811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795CF8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D3160D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3、汽压杆：调节行程450-570 mm, 汽动升降。</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E2B273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AD43DC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AD9A46">
            <w:pPr>
              <w:widowControl/>
              <w:jc w:val="left"/>
              <w:textAlignment w:val="center"/>
              <w:rPr>
                <w:rFonts w:hint="eastAsia" w:ascii="宋体" w:hAnsi="宋体" w:eastAsia="宋体" w:cs="Times New Roman"/>
                <w:highlight w:val="none"/>
              </w:rPr>
            </w:pPr>
          </w:p>
        </w:tc>
      </w:tr>
      <w:tr w14:paraId="7474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5C1992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0A4D83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5330C9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4、脚架：采用尼龙五星脚；</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663E01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0DD947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5A5349">
            <w:pPr>
              <w:widowControl/>
              <w:jc w:val="left"/>
              <w:textAlignment w:val="center"/>
              <w:rPr>
                <w:rFonts w:hint="eastAsia" w:ascii="宋体" w:hAnsi="宋体" w:eastAsia="宋体" w:cs="Times New Roman"/>
                <w:highlight w:val="none"/>
              </w:rPr>
            </w:pPr>
          </w:p>
        </w:tc>
      </w:tr>
      <w:tr w14:paraId="6983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BCDA02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639F16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BBBF32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5、脚轮：采用PU静音轮，移动时无噪音，且不会划伤地板。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9936A7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ED5F36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B4FC069">
            <w:pPr>
              <w:widowControl/>
              <w:jc w:val="left"/>
              <w:textAlignment w:val="center"/>
              <w:rPr>
                <w:rFonts w:hint="eastAsia" w:ascii="宋体" w:hAnsi="宋体" w:eastAsia="宋体" w:cs="Times New Roman"/>
                <w:highlight w:val="none"/>
              </w:rPr>
            </w:pPr>
          </w:p>
        </w:tc>
      </w:tr>
      <w:tr w14:paraId="2C56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40" w:type="dxa"/>
            <w:vMerge w:val="continue"/>
            <w:tcBorders>
              <w:left w:val="single" w:color="auto" w:sz="4" w:space="0"/>
              <w:right w:val="single" w:color="auto" w:sz="4" w:space="0"/>
            </w:tcBorders>
            <w:noWrap w:val="0"/>
            <w:vAlign w:val="center"/>
          </w:tcPr>
          <w:p w14:paraId="3B7F839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3E5C8D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550283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6、▲海绵的技术要求：依据GB/T 10802《通用软质聚醚型聚氨酯泡沫塑料》、QB/T 4371《家具抗菌性能的评价》、QB/T 2280《办公家具 办公椅》；</w:t>
            </w:r>
          </w:p>
          <w:p w14:paraId="7085DC6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（1）外观（色泽、气孔、裂缝、污渍）检测结果合格；</w:t>
            </w:r>
          </w:p>
          <w:p w14:paraId="1860B6D0">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（2）表观密度偏差±2.5kg/m³；</w:t>
            </w:r>
          </w:p>
          <w:p w14:paraId="58A0795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（3）65%/25%压陷比≥1.8</w:t>
            </w:r>
          </w:p>
          <w:p w14:paraId="24B012B7">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（4）75%压缩永久变形≤8%；</w:t>
            </w:r>
          </w:p>
          <w:p w14:paraId="3DA3315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（5）回弹率≥35%；</w:t>
            </w:r>
          </w:p>
          <w:p w14:paraId="0122DA7A">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（6）气味等级≥7级；</w:t>
            </w:r>
          </w:p>
          <w:p w14:paraId="58EBBCD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（7）拉伸强度≥100kPa；</w:t>
            </w:r>
          </w:p>
          <w:p w14:paraId="729D713F">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（8）断裂伸长率≥120%；</w:t>
            </w:r>
          </w:p>
          <w:p w14:paraId="3328BDFD">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（9）撕裂强度≥1.8N/cm；</w:t>
            </w:r>
          </w:p>
          <w:p w14:paraId="35E9DB4E">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（10）恒定负荷反复压陷疲劳后40%压陷硬度损失率(P)，22≤P＜32；</w:t>
            </w:r>
          </w:p>
          <w:p w14:paraId="28909A68">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（11）干热老化后拉伸强度≥85kPa；</w:t>
            </w:r>
          </w:p>
          <w:p w14:paraId="042E0A5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（12）干热老化后拉伸强度变化率±20%；</w:t>
            </w:r>
          </w:p>
          <w:p w14:paraId="4D7C496C">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（13）湿热老化后拉伸强度≥85kPa；</w:t>
            </w:r>
          </w:p>
          <w:p w14:paraId="77CB67D0">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（14）湿热老化后拉伸强度变化率±20%；</w:t>
            </w:r>
          </w:p>
          <w:p w14:paraId="3710AAC8">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（15）总挥发性有机物（TVOC）≤0.500mg/㎡h；</w:t>
            </w:r>
          </w:p>
          <w:p w14:paraId="67BF127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（16）甲醛≤0.05mg/㎡h；</w:t>
            </w:r>
          </w:p>
          <w:p w14:paraId="3CB1DE4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（17）检测抗菌性能：大肠杆菌、金黄色葡萄球菌、表皮葡萄球菌、、乙型溶血性链球菌、鼠伤寒沙门氏菌、宋氏志贺氏菌、铜绿假单胞菌、肺炎克雷伯氏菌、枯草芽孢杆菌，检测结果抗菌率≥99%。</w:t>
            </w:r>
          </w:p>
          <w:p w14:paraId="4D89C85A">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C698616">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3CBD0B4">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173AF61">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2B9D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25BE89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w:t>
            </w:r>
          </w:p>
        </w:tc>
        <w:tc>
          <w:tcPr>
            <w:tcW w:w="960" w:type="dxa"/>
            <w:vMerge w:val="restart"/>
            <w:tcBorders>
              <w:left w:val="single" w:color="auto" w:sz="4" w:space="0"/>
              <w:right w:val="single" w:color="auto" w:sz="4" w:space="0"/>
            </w:tcBorders>
            <w:noWrap w:val="0"/>
            <w:vAlign w:val="center"/>
          </w:tcPr>
          <w:p w14:paraId="47515F7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医用储物柜（物品柜）1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CE24CC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157400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A27125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32C163">
            <w:pPr>
              <w:widowControl/>
              <w:jc w:val="left"/>
              <w:textAlignment w:val="center"/>
              <w:rPr>
                <w:rFonts w:hint="eastAsia" w:ascii="宋体" w:hAnsi="宋体" w:eastAsia="宋体" w:cs="Times New Roman"/>
                <w:highlight w:val="none"/>
              </w:rPr>
            </w:pPr>
          </w:p>
        </w:tc>
      </w:tr>
      <w:tr w14:paraId="0D19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147486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B9FE02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3E6C2D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501FF9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7698F5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016A0A">
            <w:pPr>
              <w:widowControl/>
              <w:jc w:val="left"/>
              <w:textAlignment w:val="center"/>
              <w:rPr>
                <w:rFonts w:hint="eastAsia" w:ascii="宋体" w:hAnsi="宋体" w:eastAsia="宋体" w:cs="Times New Roman"/>
                <w:highlight w:val="none"/>
              </w:rPr>
            </w:pPr>
          </w:p>
        </w:tc>
      </w:tr>
      <w:tr w14:paraId="2B00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0812BB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0718C8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50AE73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D216E2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29C686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33D455">
            <w:pPr>
              <w:widowControl/>
              <w:jc w:val="left"/>
              <w:textAlignment w:val="center"/>
              <w:rPr>
                <w:rFonts w:hint="eastAsia" w:ascii="宋体" w:hAnsi="宋体" w:eastAsia="宋体" w:cs="Times New Roman"/>
                <w:highlight w:val="none"/>
              </w:rPr>
            </w:pPr>
          </w:p>
        </w:tc>
      </w:tr>
      <w:tr w14:paraId="1E5C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B62945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31A28E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43E1E1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4、表面处理：表面采用抗菌防霉粉末喷涂，涂层膜厚度均匀，内外一致，耐撞击。</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6CC387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A6103C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DAB24A5">
            <w:pPr>
              <w:widowControl/>
              <w:jc w:val="left"/>
              <w:textAlignment w:val="center"/>
              <w:rPr>
                <w:rFonts w:hint="eastAsia" w:ascii="宋体" w:hAnsi="宋体" w:eastAsia="宋体" w:cs="Times New Roman"/>
                <w:highlight w:val="none"/>
              </w:rPr>
            </w:pPr>
          </w:p>
        </w:tc>
      </w:tr>
      <w:tr w14:paraId="70B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E98E87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A7EDBF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98A5E7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89EFFC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C06E4F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C14794">
            <w:pPr>
              <w:widowControl/>
              <w:jc w:val="left"/>
              <w:textAlignment w:val="center"/>
              <w:rPr>
                <w:rFonts w:hint="eastAsia" w:ascii="宋体" w:hAnsi="宋体" w:eastAsia="宋体" w:cs="Times New Roman"/>
                <w:highlight w:val="none"/>
              </w:rPr>
            </w:pPr>
          </w:p>
        </w:tc>
      </w:tr>
      <w:tr w14:paraId="2AAD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F1B418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w:t>
            </w:r>
          </w:p>
        </w:tc>
        <w:tc>
          <w:tcPr>
            <w:tcW w:w="960" w:type="dxa"/>
            <w:vMerge w:val="restart"/>
            <w:tcBorders>
              <w:left w:val="single" w:color="auto" w:sz="4" w:space="0"/>
              <w:right w:val="single" w:color="auto" w:sz="4" w:space="0"/>
            </w:tcBorders>
            <w:noWrap w:val="0"/>
            <w:vAlign w:val="center"/>
          </w:tcPr>
          <w:p w14:paraId="334E2DE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配药治疗柜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8916E1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A46BB6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520BD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3EFE2C">
            <w:pPr>
              <w:widowControl/>
              <w:jc w:val="left"/>
              <w:textAlignment w:val="center"/>
              <w:rPr>
                <w:rFonts w:hint="eastAsia" w:ascii="宋体" w:hAnsi="宋体" w:eastAsia="宋体" w:cs="Times New Roman"/>
                <w:highlight w:val="none"/>
              </w:rPr>
            </w:pPr>
          </w:p>
        </w:tc>
      </w:tr>
      <w:tr w14:paraId="6D20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F06BE8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663E54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78DCC3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D4D362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D51F7B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F2EC635">
            <w:pPr>
              <w:widowControl/>
              <w:jc w:val="left"/>
              <w:textAlignment w:val="center"/>
              <w:rPr>
                <w:rFonts w:hint="eastAsia" w:ascii="宋体" w:hAnsi="宋体" w:eastAsia="宋体" w:cs="Times New Roman"/>
                <w:highlight w:val="none"/>
              </w:rPr>
            </w:pPr>
          </w:p>
        </w:tc>
      </w:tr>
      <w:tr w14:paraId="288D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CAAAAD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7ABFA3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EEB8A5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F61DF8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B07FF2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0C1195">
            <w:pPr>
              <w:widowControl/>
              <w:jc w:val="left"/>
              <w:textAlignment w:val="center"/>
              <w:rPr>
                <w:rFonts w:hint="eastAsia" w:ascii="宋体" w:hAnsi="宋体" w:eastAsia="宋体" w:cs="Times New Roman"/>
                <w:highlight w:val="none"/>
              </w:rPr>
            </w:pPr>
          </w:p>
        </w:tc>
      </w:tr>
      <w:tr w14:paraId="01D0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E544A1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6DBB43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A8FD6F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D6EA17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4AF3C2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5544FE">
            <w:pPr>
              <w:widowControl/>
              <w:jc w:val="left"/>
              <w:textAlignment w:val="center"/>
              <w:rPr>
                <w:rFonts w:hint="eastAsia" w:ascii="宋体" w:hAnsi="宋体" w:eastAsia="宋体" w:cs="Times New Roman"/>
                <w:highlight w:val="none"/>
              </w:rPr>
            </w:pPr>
          </w:p>
        </w:tc>
      </w:tr>
      <w:tr w14:paraId="2BDA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7760C8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41BF92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1AFB1E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5、台面医用抑菌亚克力人造石，厚度不低于12mm。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1D7C5A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7F40E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0878DB">
            <w:pPr>
              <w:widowControl/>
              <w:jc w:val="left"/>
              <w:textAlignment w:val="center"/>
              <w:rPr>
                <w:rFonts w:hint="eastAsia" w:ascii="宋体" w:hAnsi="宋体" w:eastAsia="宋体" w:cs="Times New Roman"/>
                <w:highlight w:val="none"/>
              </w:rPr>
            </w:pPr>
          </w:p>
        </w:tc>
      </w:tr>
      <w:tr w14:paraId="1562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5390A7B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4DCA97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E2BB68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6、功能配置：上部为医用玻璃对开门吊柜，配置活动层板；中部为置物架，支撑件采用≥2.0mm厚钢板制作；台下带抽屉和掩门柜，配置医用不锈钢铰链及医用静音缓冲三节导轨，门板带卡槽及标签卡。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CF4CB4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3E8333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8AEF30D">
            <w:pPr>
              <w:widowControl/>
              <w:jc w:val="left"/>
              <w:textAlignment w:val="center"/>
              <w:rPr>
                <w:rFonts w:hint="eastAsia" w:ascii="宋体" w:hAnsi="宋体" w:eastAsia="宋体" w:cs="Times New Roman"/>
                <w:highlight w:val="none"/>
              </w:rPr>
            </w:pPr>
          </w:p>
        </w:tc>
      </w:tr>
      <w:tr w14:paraId="7D8C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71FEBF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4962A7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C536E1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9587BD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325AE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60E3D91">
            <w:pPr>
              <w:widowControl/>
              <w:jc w:val="left"/>
              <w:textAlignment w:val="center"/>
              <w:rPr>
                <w:rFonts w:hint="eastAsia" w:ascii="宋体" w:hAnsi="宋体" w:eastAsia="宋体" w:cs="Times New Roman"/>
                <w:highlight w:val="none"/>
              </w:rPr>
            </w:pPr>
          </w:p>
        </w:tc>
      </w:tr>
      <w:tr w14:paraId="7608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E970EB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9572AC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A14606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6207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D06A7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EACF68">
            <w:pPr>
              <w:widowControl/>
              <w:jc w:val="left"/>
              <w:textAlignment w:val="center"/>
              <w:rPr>
                <w:rFonts w:hint="eastAsia" w:ascii="宋体" w:hAnsi="宋体" w:eastAsia="宋体" w:cs="Times New Roman"/>
                <w:highlight w:val="none"/>
              </w:rPr>
            </w:pPr>
          </w:p>
        </w:tc>
      </w:tr>
      <w:tr w14:paraId="1E1B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FAF285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w:t>
            </w:r>
          </w:p>
        </w:tc>
        <w:tc>
          <w:tcPr>
            <w:tcW w:w="960" w:type="dxa"/>
            <w:vMerge w:val="restart"/>
            <w:tcBorders>
              <w:left w:val="single" w:color="auto" w:sz="4" w:space="0"/>
              <w:right w:val="single" w:color="auto" w:sz="4" w:space="0"/>
            </w:tcBorders>
            <w:noWrap w:val="0"/>
            <w:vAlign w:val="center"/>
          </w:tcPr>
          <w:p w14:paraId="1FBB747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医用储物柜（物品柜）2</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01F46D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80B586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997A4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7B7DA4">
            <w:pPr>
              <w:widowControl/>
              <w:jc w:val="left"/>
              <w:textAlignment w:val="center"/>
              <w:rPr>
                <w:rFonts w:hint="eastAsia" w:ascii="宋体" w:hAnsi="宋体" w:eastAsia="宋体" w:cs="Times New Roman"/>
                <w:highlight w:val="none"/>
              </w:rPr>
            </w:pPr>
          </w:p>
        </w:tc>
      </w:tr>
      <w:tr w14:paraId="502A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D37F4E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70DC57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D03D5C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5F2CFC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CDC46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414FB30">
            <w:pPr>
              <w:widowControl/>
              <w:jc w:val="left"/>
              <w:textAlignment w:val="center"/>
              <w:rPr>
                <w:rFonts w:hint="eastAsia" w:ascii="宋体" w:hAnsi="宋体" w:eastAsia="宋体" w:cs="Times New Roman"/>
                <w:highlight w:val="none"/>
              </w:rPr>
            </w:pPr>
          </w:p>
        </w:tc>
      </w:tr>
      <w:tr w14:paraId="47CB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B12A16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0EE660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59A3D8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B42D7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A0E65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1694D9">
            <w:pPr>
              <w:widowControl/>
              <w:jc w:val="left"/>
              <w:textAlignment w:val="center"/>
              <w:rPr>
                <w:rFonts w:hint="eastAsia" w:ascii="宋体" w:hAnsi="宋体" w:eastAsia="宋体" w:cs="Times New Roman"/>
                <w:highlight w:val="none"/>
              </w:rPr>
            </w:pPr>
          </w:p>
        </w:tc>
      </w:tr>
      <w:tr w14:paraId="7724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89A182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DE6A9B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A87D94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791894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DD7096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EF7A2AF">
            <w:pPr>
              <w:widowControl/>
              <w:jc w:val="left"/>
              <w:textAlignment w:val="center"/>
              <w:rPr>
                <w:rFonts w:hint="eastAsia" w:ascii="宋体" w:hAnsi="宋体" w:eastAsia="宋体" w:cs="Times New Roman"/>
                <w:highlight w:val="none"/>
              </w:rPr>
            </w:pPr>
          </w:p>
        </w:tc>
      </w:tr>
      <w:tr w14:paraId="615C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C032B7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19B00D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6AB5EA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132EDE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9589D5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1DD4BF0">
            <w:pPr>
              <w:widowControl/>
              <w:jc w:val="left"/>
              <w:textAlignment w:val="center"/>
              <w:rPr>
                <w:rFonts w:hint="eastAsia" w:ascii="宋体" w:hAnsi="宋体" w:eastAsia="宋体" w:cs="Times New Roman"/>
                <w:highlight w:val="none"/>
              </w:rPr>
            </w:pPr>
          </w:p>
        </w:tc>
      </w:tr>
      <w:tr w14:paraId="0341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4C0E2C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9</w:t>
            </w:r>
          </w:p>
        </w:tc>
        <w:tc>
          <w:tcPr>
            <w:tcW w:w="960" w:type="dxa"/>
            <w:vMerge w:val="restart"/>
            <w:tcBorders>
              <w:left w:val="single" w:color="auto" w:sz="4" w:space="0"/>
              <w:right w:val="single" w:color="auto" w:sz="4" w:space="0"/>
            </w:tcBorders>
            <w:noWrap w:val="0"/>
            <w:vAlign w:val="center"/>
          </w:tcPr>
          <w:p w14:paraId="273919C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货架1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FC5FE8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1、主体材质：采用厚度</w:t>
            </w:r>
            <w:r>
              <w:rPr>
                <w:rFonts w:hint="eastAsia" w:ascii="宋体" w:hAnsi="宋体" w:eastAsia="宋体" w:cs="Times New Roman"/>
                <w:highlight w:val="none"/>
                <w:lang w:val="en-US" w:eastAsia="zh-CN"/>
              </w:rPr>
              <w:t>不低于</w:t>
            </w:r>
            <w:r>
              <w:rPr>
                <w:rFonts w:hint="eastAsia" w:ascii="宋体" w:hAnsi="宋体" w:eastAsia="宋体" w:cs="Times New Roman"/>
                <w:highlight w:val="none"/>
              </w:rPr>
              <w:t>1.0mm钢板，表面采用环保型环氧树脂静电粉末喷涂；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457768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E89B3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0B0C33">
            <w:pPr>
              <w:widowControl/>
              <w:jc w:val="left"/>
              <w:textAlignment w:val="center"/>
              <w:rPr>
                <w:rFonts w:hint="eastAsia" w:ascii="宋体" w:hAnsi="宋体" w:eastAsia="宋体" w:cs="Times New Roman"/>
                <w:highlight w:val="none"/>
              </w:rPr>
            </w:pPr>
          </w:p>
        </w:tc>
      </w:tr>
      <w:tr w14:paraId="717B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9DA584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5E93BC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B134C0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2、技术规格：立柱规格</w:t>
            </w:r>
            <w:r>
              <w:rPr>
                <w:rFonts w:hint="eastAsia" w:ascii="宋体" w:hAnsi="宋体" w:eastAsia="宋体" w:cs="Times New Roman"/>
                <w:highlight w:val="none"/>
                <w:lang w:eastAsia="zh-CN"/>
              </w:rPr>
              <w:t>（</w:t>
            </w:r>
            <w:r>
              <w:rPr>
                <w:rFonts w:hint="eastAsia" w:ascii="宋体" w:hAnsi="宋体" w:eastAsia="宋体" w:cs="Times New Roman"/>
                <w:highlight w:val="none"/>
              </w:rPr>
              <w:t>40*80*1.5</w:t>
            </w:r>
            <w:r>
              <w:rPr>
                <w:rFonts w:hint="eastAsia" w:ascii="宋体" w:hAnsi="宋体" w:eastAsia="宋体" w:cs="Times New Roman"/>
                <w:highlight w:val="none"/>
                <w:lang w:eastAsia="zh-CN"/>
              </w:rPr>
              <w:t>）</w:t>
            </w:r>
            <w:r>
              <w:rPr>
                <w:rFonts w:hint="eastAsia" w:ascii="宋体" w:hAnsi="宋体" w:eastAsia="宋体" w:cs="Times New Roman"/>
                <w:highlight w:val="none"/>
              </w:rPr>
              <w:t>mm，横梁规格</w:t>
            </w:r>
            <w:r>
              <w:rPr>
                <w:rFonts w:hint="eastAsia" w:ascii="宋体" w:hAnsi="宋体" w:eastAsia="宋体" w:cs="Times New Roman"/>
                <w:highlight w:val="none"/>
                <w:lang w:eastAsia="zh-CN"/>
              </w:rPr>
              <w:t>（</w:t>
            </w:r>
            <w:r>
              <w:rPr>
                <w:rFonts w:hint="eastAsia" w:ascii="宋体" w:hAnsi="宋体" w:eastAsia="宋体" w:cs="Times New Roman"/>
                <w:highlight w:val="none"/>
              </w:rPr>
              <w:t>40*60*1.5</w:t>
            </w:r>
            <w:r>
              <w:rPr>
                <w:rFonts w:hint="eastAsia" w:ascii="宋体" w:hAnsi="宋体" w:eastAsia="宋体" w:cs="Times New Roman"/>
                <w:highlight w:val="none"/>
                <w:lang w:eastAsia="zh-CN"/>
              </w:rPr>
              <w:t>）</w:t>
            </w:r>
            <w:r>
              <w:rPr>
                <w:rFonts w:hint="eastAsia" w:ascii="宋体" w:hAnsi="宋体" w:eastAsia="宋体" w:cs="Times New Roman"/>
                <w:highlight w:val="none"/>
              </w:rPr>
              <w:t>mm。立柱底部配有防护套，层板采用</w:t>
            </w:r>
            <w:r>
              <w:rPr>
                <w:rFonts w:hint="eastAsia" w:ascii="宋体" w:hAnsi="宋体" w:eastAsia="宋体" w:cs="Times New Roman"/>
                <w:highlight w:val="none"/>
                <w:lang w:val="en-US" w:eastAsia="zh-CN"/>
              </w:rPr>
              <w:t>不低于</w:t>
            </w:r>
            <w:r>
              <w:rPr>
                <w:rFonts w:hint="eastAsia" w:ascii="宋体" w:hAnsi="宋体" w:eastAsia="宋体" w:cs="Times New Roman"/>
                <w:highlight w:val="none"/>
              </w:rPr>
              <w:t>1.0mm厚的钢板；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5E55E9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9155F5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0F0042A">
            <w:pPr>
              <w:widowControl/>
              <w:jc w:val="left"/>
              <w:textAlignment w:val="center"/>
              <w:rPr>
                <w:rFonts w:hint="eastAsia" w:ascii="宋体" w:hAnsi="宋体" w:eastAsia="宋体" w:cs="Times New Roman"/>
                <w:highlight w:val="none"/>
              </w:rPr>
            </w:pPr>
          </w:p>
        </w:tc>
      </w:tr>
      <w:tr w14:paraId="5EDA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78BD99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ED4F3F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90BFDF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3、工艺：全组装式结构，随意组合，安装、拆卸。</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42728E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2FA2F4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130DE38">
            <w:pPr>
              <w:widowControl/>
              <w:jc w:val="left"/>
              <w:textAlignment w:val="center"/>
              <w:rPr>
                <w:rFonts w:hint="eastAsia" w:ascii="宋体" w:hAnsi="宋体" w:eastAsia="宋体" w:cs="Times New Roman"/>
                <w:highlight w:val="none"/>
              </w:rPr>
            </w:pPr>
          </w:p>
        </w:tc>
      </w:tr>
      <w:tr w14:paraId="2815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BA66ED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10</w:t>
            </w:r>
          </w:p>
        </w:tc>
        <w:tc>
          <w:tcPr>
            <w:tcW w:w="960" w:type="dxa"/>
            <w:vMerge w:val="restart"/>
            <w:tcBorders>
              <w:left w:val="single" w:color="auto" w:sz="4" w:space="0"/>
              <w:right w:val="single" w:color="auto" w:sz="4" w:space="0"/>
            </w:tcBorders>
            <w:noWrap w:val="0"/>
            <w:vAlign w:val="center"/>
          </w:tcPr>
          <w:p w14:paraId="65C9F57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更衣柜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17C1080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95A52E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D9B34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DCC0742">
            <w:pPr>
              <w:widowControl/>
              <w:jc w:val="left"/>
              <w:textAlignment w:val="center"/>
              <w:rPr>
                <w:rFonts w:hint="eastAsia" w:ascii="宋体" w:hAnsi="宋体" w:eastAsia="宋体" w:cs="Times New Roman"/>
                <w:highlight w:val="none"/>
              </w:rPr>
            </w:pPr>
          </w:p>
        </w:tc>
      </w:tr>
      <w:tr w14:paraId="63074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40" w:type="dxa"/>
            <w:vMerge w:val="continue"/>
            <w:tcBorders>
              <w:left w:val="single" w:color="auto" w:sz="4" w:space="0"/>
              <w:right w:val="single" w:color="auto" w:sz="4" w:space="0"/>
            </w:tcBorders>
            <w:noWrap w:val="0"/>
            <w:vAlign w:val="center"/>
          </w:tcPr>
          <w:p w14:paraId="3A00B81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935830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4CA230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B1146E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711568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C719C4">
            <w:pPr>
              <w:widowControl/>
              <w:jc w:val="left"/>
              <w:textAlignment w:val="center"/>
              <w:rPr>
                <w:rFonts w:hint="eastAsia" w:ascii="宋体" w:hAnsi="宋体" w:eastAsia="宋体" w:cs="Times New Roman"/>
                <w:highlight w:val="none"/>
              </w:rPr>
            </w:pPr>
          </w:p>
        </w:tc>
      </w:tr>
      <w:tr w14:paraId="37F4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640" w:type="dxa"/>
            <w:vMerge w:val="continue"/>
            <w:tcBorders>
              <w:left w:val="single" w:color="auto" w:sz="4" w:space="0"/>
              <w:right w:val="single" w:color="auto" w:sz="4" w:space="0"/>
            </w:tcBorders>
            <w:noWrap w:val="0"/>
            <w:vAlign w:val="center"/>
          </w:tcPr>
          <w:p w14:paraId="0077E6C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2D6D23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149F2F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3、拉手：一字折弯暗拉手，配机械锁具。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3AD8C9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AD8848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D4852D">
            <w:pPr>
              <w:widowControl/>
              <w:jc w:val="left"/>
              <w:textAlignment w:val="center"/>
              <w:rPr>
                <w:rFonts w:hint="eastAsia" w:ascii="宋体" w:hAnsi="宋体" w:eastAsia="宋体" w:cs="Times New Roman"/>
                <w:highlight w:val="none"/>
              </w:rPr>
            </w:pPr>
          </w:p>
        </w:tc>
      </w:tr>
      <w:tr w14:paraId="2F30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DDE3C7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AB75B5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A7AC13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3F4F85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FEE376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43567F">
            <w:pPr>
              <w:widowControl/>
              <w:jc w:val="left"/>
              <w:textAlignment w:val="center"/>
              <w:rPr>
                <w:rFonts w:hint="eastAsia" w:ascii="宋体" w:hAnsi="宋体" w:eastAsia="宋体" w:cs="Times New Roman"/>
                <w:highlight w:val="none"/>
              </w:rPr>
            </w:pPr>
          </w:p>
        </w:tc>
      </w:tr>
      <w:tr w14:paraId="0EA2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1761DB8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11</w:t>
            </w:r>
          </w:p>
        </w:tc>
        <w:tc>
          <w:tcPr>
            <w:tcW w:w="960" w:type="dxa"/>
            <w:vMerge w:val="restart"/>
            <w:tcBorders>
              <w:left w:val="single" w:color="auto" w:sz="4" w:space="0"/>
              <w:right w:val="single" w:color="auto" w:sz="4" w:space="0"/>
            </w:tcBorders>
            <w:noWrap w:val="0"/>
            <w:vAlign w:val="center"/>
          </w:tcPr>
          <w:p w14:paraId="5CE9BC0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lang w:val="en-US" w:eastAsia="zh-CN"/>
              </w:rPr>
              <w:t>不锈钢货架</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A67CD4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1、材质：采用304不锈钢板经压折、焊接、抛光打磨而成，没有外露点；板材厚度均不低于1.0mm；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CCCF1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644C7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CCBFEC">
            <w:pPr>
              <w:widowControl/>
              <w:jc w:val="left"/>
              <w:textAlignment w:val="center"/>
              <w:rPr>
                <w:rFonts w:hint="eastAsia" w:ascii="宋体" w:hAnsi="宋体" w:eastAsia="宋体" w:cs="Times New Roman"/>
                <w:highlight w:val="none"/>
              </w:rPr>
            </w:pPr>
          </w:p>
        </w:tc>
      </w:tr>
      <w:tr w14:paraId="42A4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40" w:type="dxa"/>
            <w:vMerge w:val="continue"/>
            <w:tcBorders>
              <w:left w:val="single" w:color="auto" w:sz="4" w:space="0"/>
              <w:right w:val="single" w:color="auto" w:sz="4" w:space="0"/>
            </w:tcBorders>
            <w:noWrap w:val="0"/>
            <w:vAlign w:val="center"/>
          </w:tcPr>
          <w:p w14:paraId="767744C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72E417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25BA77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2、焊接光滑无毛刺，表面抛光处理。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0FF233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F9978B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A248D4">
            <w:pPr>
              <w:widowControl/>
              <w:jc w:val="left"/>
              <w:textAlignment w:val="center"/>
              <w:rPr>
                <w:rFonts w:hint="eastAsia" w:ascii="宋体" w:hAnsi="宋体" w:eastAsia="宋体" w:cs="Times New Roman"/>
                <w:highlight w:val="none"/>
              </w:rPr>
            </w:pPr>
          </w:p>
        </w:tc>
      </w:tr>
      <w:tr w14:paraId="27EE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640" w:type="dxa"/>
            <w:vMerge w:val="continue"/>
            <w:tcBorders>
              <w:left w:val="single" w:color="auto" w:sz="4" w:space="0"/>
              <w:right w:val="single" w:color="auto" w:sz="4" w:space="0"/>
            </w:tcBorders>
            <w:noWrap w:val="0"/>
            <w:vAlign w:val="center"/>
          </w:tcPr>
          <w:p w14:paraId="5B6CF86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E60F58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E7FC168">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3、▲304不锈钢的技术要求：</w:t>
            </w:r>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GB/T 3325《金属家具通用技术条件》、QB/T 3828《轻工产品金属镀层和化学处理层的耐腐蚀试验方法铜盐加速乙酸盐雾试验(CASS)法》、GB/T 3075《金属材料 疲劳试验 轴向力控制方法》、QB/T 4371《家具抗菌性能的评价》、GB/T 3280《不锈钢冷轧钢板和钢带》、GB/T 2423.51《环境试验 第2部分：试验方法 试验Ke：流动混合气体腐蚀试验》；</w:t>
            </w:r>
          </w:p>
          <w:p w14:paraId="329B2C6E">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1</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外观性能要求：金属件（冲压件）：应无脱层、裂缝；金属件（喷涂层）喷漆（塑）涂层:应无漏喷、锈蚀、脱色、掉色现象；应光滑均匀、色泽一致，应无流挂、疙瘩、皱皮、飞漆等缺陷；</w:t>
            </w:r>
          </w:p>
          <w:p w14:paraId="13D177CE">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2</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理化性能要求：金属喷漆（塑）涂层【硬度≥</w:t>
            </w:r>
            <w:r>
              <w:rPr>
                <w:rFonts w:hint="eastAsia" w:ascii="宋体" w:hAnsi="宋体" w:eastAsia="宋体" w:cs="Times New Roman"/>
                <w:b/>
                <w:bCs/>
                <w:color w:val="FF0000"/>
                <w:highlight w:val="none"/>
                <w:lang w:val="en-US" w:eastAsia="zh-CN"/>
              </w:rPr>
              <w:t>2</w:t>
            </w:r>
            <w:r>
              <w:rPr>
                <w:rFonts w:hint="eastAsia" w:ascii="宋体" w:hAnsi="宋体" w:eastAsia="宋体" w:cs="Times New Roman"/>
                <w:b/>
                <w:bCs/>
                <w:color w:val="FF0000"/>
                <w:highlight w:val="none"/>
              </w:rPr>
              <w:t xml:space="preserve">H；附着力 1级；耐盐浴：划道两侧3mm外,应无鼓泡、锈蚀、剥落和起皱等现象；冲击强度：冲击高度400mm,应无剥落、裂纹、皱纹；】 </w:t>
            </w:r>
          </w:p>
          <w:p w14:paraId="1E031EAC">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3</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抗菌性能（抑菌率）：金黄色葡萄球菌、肺炎克雷伯氏菌、铜绿假单胞菌、大肠杆菌等抑菌率均≥99%；</w:t>
            </w:r>
          </w:p>
          <w:p w14:paraId="43AA8525">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4</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化学成分（质量分数）/%：碳（C）：≤0.07%、硅（Si）：≤0.75%、锰（Mn）：≤.2.00%、磷（P）：≤.0.045%、硫（S）：≤0.030%、镍（Ni）：8.00~10.50%、铬（Cr）：17.50~19.50%</w:t>
            </w:r>
          </w:p>
          <w:p w14:paraId="68665363">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5</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力学性能：规定塑性延伸强度Rpo.2/MPa:≥205MPa；抗拉强度Rm/MPa：≥515MPa；断后伸长率A/%：≥40%；</w:t>
            </w:r>
          </w:p>
          <w:p w14:paraId="11425C8B">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6</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二氧化硫腐蚀试验，经48h二氧化硫腐蚀试验，试样表面不应出现红锈</w:t>
            </w:r>
          </w:p>
          <w:p w14:paraId="596F2A6C">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7</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铜盐加速乙酸盐雾试验(CASS)法：连续喷雾不少于180</w:t>
            </w:r>
            <w:r>
              <w:rPr>
                <w:rFonts w:hint="eastAsia" w:ascii="Times New Roman" w:hAnsi="Times New Roman" w:eastAsia="宋体" w:cs="Times New Roman"/>
                <w:highlight w:val="none"/>
                <w:lang w:val="en-US" w:eastAsia="zh-CN"/>
              </w:rPr>
              <w:t>h</w:t>
            </w:r>
            <w:r>
              <w:rPr>
                <w:rFonts w:hint="eastAsia" w:ascii="宋体" w:hAnsi="宋体" w:eastAsia="宋体" w:cs="Times New Roman"/>
                <w:b/>
                <w:bCs/>
                <w:color w:val="FF0000"/>
                <w:highlight w:val="none"/>
              </w:rPr>
              <w:t>，镀（涂）层对基体的保护等级≥9级；镀（涂）层本身耐腐蚀等级≥9</w:t>
            </w:r>
            <w:r>
              <w:rPr>
                <w:rFonts w:hint="eastAsia" w:ascii="宋体" w:hAnsi="宋体" w:eastAsia="宋体" w:cs="Times New Roman"/>
                <w:b/>
                <w:bCs/>
                <w:color w:val="FF0000"/>
                <w:highlight w:val="none"/>
                <w:lang w:val="en-US" w:eastAsia="zh-CN"/>
              </w:rPr>
              <w:t>级</w:t>
            </w:r>
            <w:r>
              <w:rPr>
                <w:rFonts w:hint="eastAsia" w:ascii="宋体" w:hAnsi="宋体" w:eastAsia="宋体" w:cs="Times New Roman"/>
                <w:b/>
                <w:bCs/>
                <w:color w:val="FF0000"/>
                <w:highlight w:val="none"/>
              </w:rPr>
              <w:t>；</w:t>
            </w:r>
          </w:p>
          <w:p w14:paraId="50CFFBF6">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DCE549D">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1DDA27">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14BDD85">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0224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A1E86E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12</w:t>
            </w:r>
          </w:p>
        </w:tc>
        <w:tc>
          <w:tcPr>
            <w:tcW w:w="960" w:type="dxa"/>
            <w:vMerge w:val="restart"/>
            <w:tcBorders>
              <w:left w:val="single" w:color="auto" w:sz="4" w:space="0"/>
              <w:right w:val="single" w:color="auto" w:sz="4" w:space="0"/>
            </w:tcBorders>
            <w:noWrap w:val="0"/>
            <w:vAlign w:val="center"/>
          </w:tcPr>
          <w:p w14:paraId="52E7E16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换鞋凳</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1A37B8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6FE266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933FCF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66D5D6">
            <w:pPr>
              <w:widowControl/>
              <w:jc w:val="left"/>
              <w:textAlignment w:val="center"/>
              <w:rPr>
                <w:rFonts w:hint="eastAsia" w:ascii="宋体" w:hAnsi="宋体" w:eastAsia="宋体" w:cs="Times New Roman"/>
                <w:highlight w:val="none"/>
              </w:rPr>
            </w:pPr>
          </w:p>
        </w:tc>
      </w:tr>
      <w:tr w14:paraId="39CC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03FEF9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535A0A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BAB2DF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AECF80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F2DB80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8BB089">
            <w:pPr>
              <w:widowControl/>
              <w:jc w:val="left"/>
              <w:textAlignment w:val="center"/>
              <w:rPr>
                <w:rFonts w:hint="eastAsia" w:ascii="宋体" w:hAnsi="宋体" w:eastAsia="宋体" w:cs="Times New Roman"/>
                <w:highlight w:val="none"/>
              </w:rPr>
            </w:pPr>
          </w:p>
        </w:tc>
      </w:tr>
      <w:tr w14:paraId="2DE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52ED1C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191A7B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C1340E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12EFF6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1E736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4730B53">
            <w:pPr>
              <w:widowControl/>
              <w:jc w:val="left"/>
              <w:textAlignment w:val="center"/>
              <w:rPr>
                <w:rFonts w:hint="eastAsia" w:ascii="宋体" w:hAnsi="宋体" w:eastAsia="宋体" w:cs="Times New Roman"/>
                <w:highlight w:val="none"/>
              </w:rPr>
            </w:pPr>
          </w:p>
        </w:tc>
      </w:tr>
      <w:tr w14:paraId="638C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03B65A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C5356F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977CE7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E0FCE1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D2CD73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7C23AE9">
            <w:pPr>
              <w:widowControl/>
              <w:jc w:val="left"/>
              <w:textAlignment w:val="center"/>
              <w:rPr>
                <w:rFonts w:hint="eastAsia" w:ascii="宋体" w:hAnsi="宋体" w:eastAsia="宋体" w:cs="Times New Roman"/>
                <w:highlight w:val="none"/>
              </w:rPr>
            </w:pPr>
          </w:p>
        </w:tc>
      </w:tr>
      <w:tr w14:paraId="6224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6E674C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8F558D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57B086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软包坐垫。</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76B171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D8918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211EE3A">
            <w:pPr>
              <w:widowControl/>
              <w:jc w:val="left"/>
              <w:textAlignment w:val="center"/>
              <w:rPr>
                <w:rFonts w:hint="eastAsia" w:ascii="宋体" w:hAnsi="宋体" w:eastAsia="宋体" w:cs="Times New Roman"/>
                <w:highlight w:val="none"/>
              </w:rPr>
            </w:pPr>
          </w:p>
        </w:tc>
      </w:tr>
      <w:tr w14:paraId="5CD0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E8D964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12E1C8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78CAC5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6、柜内配置层板。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E8AE71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B811E2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7D847FF">
            <w:pPr>
              <w:widowControl/>
              <w:jc w:val="left"/>
              <w:textAlignment w:val="center"/>
              <w:rPr>
                <w:rFonts w:hint="eastAsia" w:ascii="宋体" w:hAnsi="宋体" w:eastAsia="宋体" w:cs="Times New Roman"/>
                <w:highlight w:val="none"/>
              </w:rPr>
            </w:pPr>
          </w:p>
        </w:tc>
      </w:tr>
      <w:tr w14:paraId="11D6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A4D2EA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13</w:t>
            </w:r>
          </w:p>
        </w:tc>
        <w:tc>
          <w:tcPr>
            <w:tcW w:w="960" w:type="dxa"/>
            <w:vMerge w:val="restart"/>
            <w:tcBorders>
              <w:left w:val="single" w:color="auto" w:sz="4" w:space="0"/>
              <w:right w:val="single" w:color="auto" w:sz="4" w:space="0"/>
            </w:tcBorders>
            <w:noWrap w:val="0"/>
            <w:vAlign w:val="center"/>
          </w:tcPr>
          <w:p w14:paraId="3FB6D2D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文件柜1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F4323C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4E77AE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63D8F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5C4568C">
            <w:pPr>
              <w:widowControl/>
              <w:jc w:val="left"/>
              <w:textAlignment w:val="center"/>
              <w:rPr>
                <w:rFonts w:hint="eastAsia" w:ascii="宋体" w:hAnsi="宋体" w:eastAsia="宋体" w:cs="Times New Roman"/>
                <w:highlight w:val="none"/>
              </w:rPr>
            </w:pPr>
          </w:p>
        </w:tc>
      </w:tr>
      <w:tr w14:paraId="2F6D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893152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B4B0E6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F00C14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99AC60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CA1A0D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B87B57B">
            <w:pPr>
              <w:widowControl/>
              <w:jc w:val="left"/>
              <w:textAlignment w:val="center"/>
              <w:rPr>
                <w:rFonts w:hint="eastAsia" w:ascii="宋体" w:hAnsi="宋体" w:eastAsia="宋体" w:cs="Times New Roman"/>
                <w:highlight w:val="none"/>
              </w:rPr>
            </w:pPr>
          </w:p>
        </w:tc>
      </w:tr>
      <w:tr w14:paraId="7688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786FA2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8C10D9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38CAF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w:t>
            </w:r>
            <w:r>
              <w:rPr>
                <w:rFonts w:hint="eastAsia" w:ascii="宋体" w:hAnsi="宋体" w:eastAsia="宋体" w:cs="Times New Roman"/>
                <w:highlight w:val="none"/>
              </w:rPr>
              <w:t>2mm厚PVC胶边，热熔胶。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0D67E1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3BE4B3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548C123">
            <w:pPr>
              <w:widowControl/>
              <w:jc w:val="left"/>
              <w:textAlignment w:val="center"/>
              <w:rPr>
                <w:rFonts w:hint="eastAsia" w:ascii="宋体" w:hAnsi="宋体" w:eastAsia="宋体" w:cs="Times New Roman"/>
                <w:highlight w:val="none"/>
              </w:rPr>
            </w:pPr>
          </w:p>
        </w:tc>
      </w:tr>
      <w:tr w14:paraId="6A4F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1901F8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654813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69482D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4、配置医用不锈钢铰链；</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BF1D52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887F5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A068017">
            <w:pPr>
              <w:widowControl/>
              <w:jc w:val="left"/>
              <w:textAlignment w:val="center"/>
              <w:rPr>
                <w:rFonts w:hint="eastAsia" w:ascii="宋体" w:hAnsi="宋体" w:eastAsia="宋体" w:cs="Times New Roman"/>
                <w:highlight w:val="none"/>
              </w:rPr>
            </w:pPr>
          </w:p>
        </w:tc>
      </w:tr>
      <w:tr w14:paraId="0985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C99975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4C5763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16EF20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5、上部为医用玻璃对开门，下部为木质对开门，内置不少于3块木质搁板。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F85A14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9ABD18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DC7A9D9">
            <w:pPr>
              <w:widowControl/>
              <w:jc w:val="left"/>
              <w:textAlignment w:val="center"/>
              <w:rPr>
                <w:rFonts w:hint="eastAsia" w:ascii="宋体" w:hAnsi="宋体" w:eastAsia="宋体" w:cs="Times New Roman"/>
                <w:highlight w:val="none"/>
              </w:rPr>
            </w:pPr>
          </w:p>
        </w:tc>
      </w:tr>
      <w:tr w14:paraId="0955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020A4B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14</w:t>
            </w:r>
          </w:p>
        </w:tc>
        <w:tc>
          <w:tcPr>
            <w:tcW w:w="960" w:type="dxa"/>
            <w:vMerge w:val="restart"/>
            <w:tcBorders>
              <w:left w:val="single" w:color="auto" w:sz="4" w:space="0"/>
              <w:right w:val="single" w:color="auto" w:sz="4" w:space="0"/>
            </w:tcBorders>
            <w:noWrap w:val="0"/>
            <w:vAlign w:val="center"/>
          </w:tcPr>
          <w:p w14:paraId="39E0ABB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诊床</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5A0420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1、框架采用钢管，焊接打磨抛光处理；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DE4673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980D91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A2A5AE">
            <w:pPr>
              <w:widowControl/>
              <w:jc w:val="left"/>
              <w:textAlignment w:val="center"/>
              <w:rPr>
                <w:rFonts w:hint="eastAsia" w:ascii="宋体" w:hAnsi="宋体" w:eastAsia="宋体" w:cs="Times New Roman"/>
                <w:highlight w:val="none"/>
              </w:rPr>
            </w:pPr>
          </w:p>
        </w:tc>
      </w:tr>
      <w:tr w14:paraId="32DE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1ABC6B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31CE86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F309FA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2、喷涂：钢材采用1.5mm以上厚环氧树脂静电粉末喷涂，图层膜厚度均匀，粉末均采用抗菌防霉涂层，大道环保抗菌双效功能；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E3D94E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D00CD6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F94088B">
            <w:pPr>
              <w:widowControl/>
              <w:jc w:val="left"/>
              <w:textAlignment w:val="center"/>
              <w:rPr>
                <w:rFonts w:hint="eastAsia" w:ascii="宋体" w:hAnsi="宋体" w:eastAsia="宋体" w:cs="Times New Roman"/>
                <w:highlight w:val="none"/>
              </w:rPr>
            </w:pPr>
          </w:p>
        </w:tc>
      </w:tr>
      <w:tr w14:paraId="1F73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DC2329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B9AF50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6EE6925">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3、面料：医用西皮，具有抗菌防霉性；高弹力海绵，内衬夹板</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6E5660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7BB46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3A4D6D">
            <w:pPr>
              <w:widowControl/>
              <w:jc w:val="left"/>
              <w:textAlignment w:val="center"/>
              <w:rPr>
                <w:rFonts w:hint="eastAsia" w:ascii="宋体" w:hAnsi="宋体" w:eastAsia="宋体" w:cs="Times New Roman"/>
                <w:highlight w:val="none"/>
              </w:rPr>
            </w:pPr>
          </w:p>
        </w:tc>
      </w:tr>
      <w:tr w14:paraId="4A871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E0E45F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6F2A9F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F715D9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4、配置：根据采购方需求在诊床下方增加钢制抽屉柜或掩门柜，配缓冲导轨或缓冲铰链。</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C9DC17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CC1D4A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484F47">
            <w:pPr>
              <w:widowControl/>
              <w:jc w:val="left"/>
              <w:textAlignment w:val="center"/>
              <w:rPr>
                <w:rFonts w:hint="eastAsia" w:ascii="宋体" w:hAnsi="宋体" w:eastAsia="宋体" w:cs="Times New Roman"/>
                <w:highlight w:val="none"/>
              </w:rPr>
            </w:pPr>
          </w:p>
        </w:tc>
      </w:tr>
      <w:tr w14:paraId="571E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640" w:type="dxa"/>
            <w:vMerge w:val="continue"/>
            <w:tcBorders>
              <w:left w:val="single" w:color="auto" w:sz="4" w:space="0"/>
              <w:right w:val="single" w:color="auto" w:sz="4" w:space="0"/>
            </w:tcBorders>
            <w:noWrap w:val="0"/>
            <w:vAlign w:val="center"/>
          </w:tcPr>
          <w:p w14:paraId="501194B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EA4FE3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AF8627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5、功能：带刹车万向轮。</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36D816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272EEF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276724">
            <w:pPr>
              <w:widowControl/>
              <w:jc w:val="left"/>
              <w:textAlignment w:val="center"/>
              <w:rPr>
                <w:rFonts w:hint="eastAsia" w:ascii="宋体" w:hAnsi="宋体" w:eastAsia="宋体" w:cs="Times New Roman"/>
                <w:highlight w:val="none"/>
              </w:rPr>
            </w:pPr>
          </w:p>
        </w:tc>
      </w:tr>
      <w:tr w14:paraId="3AC5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C50F96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15</w:t>
            </w:r>
          </w:p>
        </w:tc>
        <w:tc>
          <w:tcPr>
            <w:tcW w:w="960" w:type="dxa"/>
            <w:vMerge w:val="restart"/>
            <w:tcBorders>
              <w:left w:val="single" w:color="auto" w:sz="4" w:space="0"/>
              <w:right w:val="single" w:color="auto" w:sz="4" w:space="0"/>
            </w:tcBorders>
            <w:noWrap w:val="0"/>
            <w:vAlign w:val="center"/>
          </w:tcPr>
          <w:p w14:paraId="4795321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医用治疗柜（大输液柜）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8F8C9B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8793CA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13010E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AC5499">
            <w:pPr>
              <w:widowControl/>
              <w:jc w:val="left"/>
              <w:textAlignment w:val="center"/>
              <w:rPr>
                <w:rFonts w:hint="eastAsia" w:ascii="宋体" w:hAnsi="宋体" w:eastAsia="宋体" w:cs="Times New Roman"/>
                <w:highlight w:val="none"/>
              </w:rPr>
            </w:pPr>
          </w:p>
        </w:tc>
      </w:tr>
      <w:tr w14:paraId="5CF8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AF1CCC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7FAE7E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D011EA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0EAF92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67C3A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9D7091">
            <w:pPr>
              <w:widowControl/>
              <w:jc w:val="left"/>
              <w:textAlignment w:val="center"/>
              <w:rPr>
                <w:rFonts w:hint="eastAsia" w:ascii="宋体" w:hAnsi="宋体" w:eastAsia="宋体" w:cs="Times New Roman"/>
                <w:highlight w:val="none"/>
              </w:rPr>
            </w:pPr>
          </w:p>
        </w:tc>
      </w:tr>
      <w:tr w14:paraId="2DB0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349686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40B30A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2A49CB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9BCA3E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11BAA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1A1C3D">
            <w:pPr>
              <w:widowControl/>
              <w:jc w:val="left"/>
              <w:textAlignment w:val="center"/>
              <w:rPr>
                <w:rFonts w:hint="eastAsia" w:ascii="宋体" w:hAnsi="宋体" w:eastAsia="宋体" w:cs="Times New Roman"/>
                <w:highlight w:val="none"/>
              </w:rPr>
            </w:pPr>
          </w:p>
        </w:tc>
      </w:tr>
      <w:tr w14:paraId="4BC3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2094FE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8D4A98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139B48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DFB286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E4569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2BDF29">
            <w:pPr>
              <w:widowControl/>
              <w:jc w:val="left"/>
              <w:textAlignment w:val="center"/>
              <w:rPr>
                <w:rFonts w:hint="eastAsia" w:ascii="宋体" w:hAnsi="宋体" w:eastAsia="宋体" w:cs="Times New Roman"/>
                <w:highlight w:val="none"/>
              </w:rPr>
            </w:pPr>
          </w:p>
        </w:tc>
      </w:tr>
      <w:tr w14:paraId="226F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BA1985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D84182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AF785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FBD118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236DE4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E3AED99">
            <w:pPr>
              <w:widowControl/>
              <w:jc w:val="left"/>
              <w:textAlignment w:val="center"/>
              <w:rPr>
                <w:rFonts w:hint="eastAsia" w:ascii="宋体" w:hAnsi="宋体" w:eastAsia="宋体" w:cs="Times New Roman"/>
                <w:highlight w:val="none"/>
              </w:rPr>
            </w:pPr>
          </w:p>
        </w:tc>
      </w:tr>
      <w:tr w14:paraId="48FC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628994D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FF4D1F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AC3BB0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6、功能配置：上部为医用玻璃对开门吊柜，配置活动层板；中部为置物架，支撑件采用≥2.0mm厚钢板制作；台下带抽屉和掩门柜，配置医用不锈钢铰链及医用静音缓冲三节导轨，门板带卡槽及标签卡。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757B98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1A6874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EF0FBE">
            <w:pPr>
              <w:widowControl/>
              <w:jc w:val="left"/>
              <w:textAlignment w:val="center"/>
              <w:rPr>
                <w:rFonts w:hint="eastAsia" w:ascii="宋体" w:hAnsi="宋体" w:eastAsia="宋体" w:cs="Times New Roman"/>
                <w:highlight w:val="none"/>
              </w:rPr>
            </w:pPr>
          </w:p>
        </w:tc>
      </w:tr>
      <w:tr w14:paraId="147B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AC7718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C42138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CE7978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8F912B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6B6AC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66C6F5">
            <w:pPr>
              <w:widowControl/>
              <w:jc w:val="left"/>
              <w:textAlignment w:val="center"/>
              <w:rPr>
                <w:rFonts w:hint="eastAsia" w:ascii="宋体" w:hAnsi="宋体" w:eastAsia="宋体" w:cs="Times New Roman"/>
                <w:highlight w:val="none"/>
              </w:rPr>
            </w:pPr>
          </w:p>
        </w:tc>
      </w:tr>
      <w:tr w14:paraId="46C2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640" w:type="dxa"/>
            <w:vMerge w:val="continue"/>
            <w:tcBorders>
              <w:left w:val="single" w:color="auto" w:sz="4" w:space="0"/>
              <w:right w:val="single" w:color="auto" w:sz="4" w:space="0"/>
            </w:tcBorders>
            <w:noWrap w:val="0"/>
            <w:vAlign w:val="center"/>
          </w:tcPr>
          <w:p w14:paraId="46D096E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FDB4C3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2ADD2D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3781F4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3495A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B028DC">
            <w:pPr>
              <w:widowControl/>
              <w:jc w:val="left"/>
              <w:textAlignment w:val="center"/>
              <w:rPr>
                <w:rFonts w:hint="eastAsia" w:ascii="宋体" w:hAnsi="宋体" w:eastAsia="宋体" w:cs="Times New Roman"/>
                <w:highlight w:val="none"/>
              </w:rPr>
            </w:pPr>
          </w:p>
        </w:tc>
      </w:tr>
      <w:tr w14:paraId="2D51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41B448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C28339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85F0F1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9、▲人造石的技术要求：依据JC/T 908《人造石》、QB/T 4371《家具抗菌性能的评价》、GB/T 20285《材料产烟毒性危险分级》、GB 8624《建筑材料及制品燃烧性能分级》；</w:t>
            </w:r>
          </w:p>
          <w:p w14:paraId="656509D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（1）放射性：A类IRa≤1.0；Iγ≤1.3；</w:t>
            </w:r>
          </w:p>
          <w:p w14:paraId="67D65A8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（2）燃烧性能达到A级，检测合格；</w:t>
            </w:r>
          </w:p>
          <w:p w14:paraId="1E124B0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（3）烟气毒性等级达到ZA1级，检测合格；</w:t>
            </w:r>
          </w:p>
          <w:p w14:paraId="544554D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（4）耐污染性：耐污染值总和≤64，最大污迹深度≤0.12mm；</w:t>
            </w:r>
          </w:p>
          <w:p w14:paraId="58E954AA">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（5）落球冲击检测合格；耐化学药品性检测合格；耐热性检测合格；耐高温性能检测合格；</w:t>
            </w:r>
          </w:p>
          <w:p w14:paraId="6158C0F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（6）检测抗菌性能：金黄色葡萄球菌、大肠杆菌、铜绿假单胞菌、肺炎克雷伯氏菌、枯草芽孢杆菌、白色念珠菌、溶血性链球菌、表皮葡萄球菌、鼠伤寒沙门氏菌、宋氏志贺氏菌，检测结果抗菌率≥99%。</w:t>
            </w:r>
          </w:p>
          <w:p w14:paraId="1A69440B">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B85587E">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9ED9735">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3712F20">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4FC0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36FCD3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16</w:t>
            </w:r>
          </w:p>
        </w:tc>
        <w:tc>
          <w:tcPr>
            <w:tcW w:w="960" w:type="dxa"/>
            <w:vMerge w:val="restart"/>
            <w:tcBorders>
              <w:left w:val="single" w:color="auto" w:sz="4" w:space="0"/>
              <w:right w:val="single" w:color="auto" w:sz="4" w:space="0"/>
            </w:tcBorders>
            <w:noWrap w:val="0"/>
            <w:vAlign w:val="center"/>
          </w:tcPr>
          <w:p w14:paraId="37F9605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处置柜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131370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FBDB47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DDE11F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039AD2">
            <w:pPr>
              <w:widowControl/>
              <w:jc w:val="left"/>
              <w:textAlignment w:val="center"/>
              <w:rPr>
                <w:rFonts w:hint="eastAsia" w:ascii="宋体" w:hAnsi="宋体" w:eastAsia="宋体" w:cs="Times New Roman"/>
                <w:highlight w:val="none"/>
              </w:rPr>
            </w:pPr>
          </w:p>
        </w:tc>
      </w:tr>
      <w:tr w14:paraId="7E45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562DEF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A7F2EE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5BD903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63435A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7F371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9F6C948">
            <w:pPr>
              <w:widowControl/>
              <w:jc w:val="left"/>
              <w:textAlignment w:val="center"/>
              <w:rPr>
                <w:rFonts w:hint="eastAsia" w:ascii="宋体" w:hAnsi="宋体" w:eastAsia="宋体" w:cs="Times New Roman"/>
                <w:highlight w:val="none"/>
              </w:rPr>
            </w:pPr>
          </w:p>
        </w:tc>
      </w:tr>
      <w:tr w14:paraId="3625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DF997D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E79F00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B4D3D3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93E126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1CD389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E0ED7FD">
            <w:pPr>
              <w:widowControl/>
              <w:jc w:val="left"/>
              <w:textAlignment w:val="center"/>
              <w:rPr>
                <w:rFonts w:hint="eastAsia" w:ascii="宋体" w:hAnsi="宋体" w:eastAsia="宋体" w:cs="Times New Roman"/>
                <w:highlight w:val="none"/>
              </w:rPr>
            </w:pPr>
          </w:p>
        </w:tc>
      </w:tr>
      <w:tr w14:paraId="3A18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4F7A7A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3E8AC3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B14D3F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90A024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0753CC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88A8C6">
            <w:pPr>
              <w:widowControl/>
              <w:jc w:val="left"/>
              <w:textAlignment w:val="center"/>
              <w:rPr>
                <w:rFonts w:hint="eastAsia" w:ascii="宋体" w:hAnsi="宋体" w:eastAsia="宋体" w:cs="Times New Roman"/>
                <w:highlight w:val="none"/>
              </w:rPr>
            </w:pPr>
          </w:p>
        </w:tc>
      </w:tr>
      <w:tr w14:paraId="14E9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27C027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F30771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E157BF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32155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359C8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A0151D">
            <w:pPr>
              <w:widowControl/>
              <w:jc w:val="left"/>
              <w:textAlignment w:val="center"/>
              <w:rPr>
                <w:rFonts w:hint="eastAsia" w:ascii="宋体" w:hAnsi="宋体" w:eastAsia="宋体" w:cs="Times New Roman"/>
                <w:highlight w:val="none"/>
              </w:rPr>
            </w:pPr>
          </w:p>
        </w:tc>
      </w:tr>
      <w:tr w14:paraId="5812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40" w:type="dxa"/>
            <w:vMerge w:val="continue"/>
            <w:tcBorders>
              <w:left w:val="single" w:color="auto" w:sz="4" w:space="0"/>
              <w:right w:val="single" w:color="auto" w:sz="4" w:space="0"/>
            </w:tcBorders>
            <w:noWrap w:val="0"/>
            <w:vAlign w:val="center"/>
          </w:tcPr>
          <w:p w14:paraId="062F255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DEFB86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A18EE5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6、功能配置：上部为医用玻璃对开门吊柜，配置活动层板；中部为置物架，支撑件采用≥2.0mm厚钢板制作；台下带抽屉和掩门柜，配置医用不锈钢铰链及医用静音缓冲三节导轨，门板带卡槽及标签卡。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AE0DAA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8B87B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272E43">
            <w:pPr>
              <w:widowControl/>
              <w:jc w:val="left"/>
              <w:textAlignment w:val="center"/>
              <w:rPr>
                <w:rFonts w:hint="eastAsia" w:ascii="宋体" w:hAnsi="宋体" w:eastAsia="宋体" w:cs="Times New Roman"/>
                <w:highlight w:val="none"/>
              </w:rPr>
            </w:pPr>
          </w:p>
        </w:tc>
      </w:tr>
      <w:tr w14:paraId="5F4E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E8F062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A1979A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5B5BA2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7、工艺要求：整体采用电阻焊接工艺，无外露焊点，面板处为一体式焊接卡槽。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D1B5CD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D75503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43BEC89">
            <w:pPr>
              <w:widowControl/>
              <w:jc w:val="left"/>
              <w:textAlignment w:val="center"/>
              <w:rPr>
                <w:rFonts w:hint="eastAsia" w:ascii="宋体" w:hAnsi="宋体" w:eastAsia="宋体" w:cs="Times New Roman"/>
                <w:highlight w:val="none"/>
              </w:rPr>
            </w:pPr>
          </w:p>
        </w:tc>
      </w:tr>
      <w:tr w14:paraId="1E44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ED2CDE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F58A01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6BDBE6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2BC5AE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769D46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ED88C4C">
            <w:pPr>
              <w:widowControl/>
              <w:jc w:val="left"/>
              <w:textAlignment w:val="center"/>
              <w:rPr>
                <w:rFonts w:hint="eastAsia" w:ascii="宋体" w:hAnsi="宋体" w:eastAsia="宋体" w:cs="Times New Roman"/>
                <w:highlight w:val="none"/>
              </w:rPr>
            </w:pPr>
          </w:p>
        </w:tc>
      </w:tr>
      <w:tr w14:paraId="67DA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DA9CAE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17</w:t>
            </w:r>
          </w:p>
        </w:tc>
        <w:tc>
          <w:tcPr>
            <w:tcW w:w="960" w:type="dxa"/>
            <w:vMerge w:val="restart"/>
            <w:tcBorders>
              <w:left w:val="single" w:color="auto" w:sz="4" w:space="0"/>
              <w:right w:val="single" w:color="auto" w:sz="4" w:space="0"/>
            </w:tcBorders>
            <w:noWrap w:val="0"/>
            <w:vAlign w:val="center"/>
          </w:tcPr>
          <w:p w14:paraId="602BA1F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输液椅</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E55987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037A4B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0B352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92E65E">
            <w:pPr>
              <w:widowControl/>
              <w:jc w:val="left"/>
              <w:textAlignment w:val="center"/>
              <w:rPr>
                <w:rFonts w:hint="eastAsia" w:ascii="宋体" w:hAnsi="宋体" w:eastAsia="宋体" w:cs="Times New Roman"/>
                <w:highlight w:val="none"/>
              </w:rPr>
            </w:pPr>
          </w:p>
        </w:tc>
      </w:tr>
      <w:tr w14:paraId="58D3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67EB3C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A9DAAE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354E11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2、海绵：采用</w:t>
            </w:r>
            <w:r>
              <w:rPr>
                <w:rFonts w:hint="eastAsia" w:ascii="宋体" w:hAnsi="宋体" w:eastAsia="宋体" w:cs="Times New Roman"/>
                <w:highlight w:val="none"/>
                <w:lang w:val="en-US" w:eastAsia="zh-CN"/>
              </w:rPr>
              <w:t>回弹海绵；</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60E1A9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794D36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97670AC">
            <w:pPr>
              <w:widowControl/>
              <w:jc w:val="left"/>
              <w:textAlignment w:val="center"/>
              <w:rPr>
                <w:rFonts w:hint="eastAsia" w:ascii="宋体" w:hAnsi="宋体" w:eastAsia="宋体" w:cs="Times New Roman"/>
                <w:highlight w:val="none"/>
              </w:rPr>
            </w:pPr>
          </w:p>
        </w:tc>
      </w:tr>
      <w:tr w14:paraId="4BB7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640" w:type="dxa"/>
            <w:vMerge w:val="continue"/>
            <w:tcBorders>
              <w:left w:val="single" w:color="auto" w:sz="4" w:space="0"/>
              <w:right w:val="single" w:color="auto" w:sz="4" w:space="0"/>
            </w:tcBorders>
            <w:noWrap w:val="0"/>
            <w:vAlign w:val="center"/>
          </w:tcPr>
          <w:p w14:paraId="169D563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F42014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BF3B05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3、扶手脚架：</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1.2MM</w:t>
            </w:r>
            <w:r>
              <w:rPr>
                <w:rFonts w:hint="eastAsia" w:ascii="宋体" w:hAnsi="宋体" w:eastAsia="宋体" w:cs="Times New Roman"/>
                <w:highlight w:val="none"/>
                <w:lang w:val="en-US" w:eastAsia="zh-CN"/>
              </w:rPr>
              <w:t>,</w:t>
            </w:r>
            <w:r>
              <w:rPr>
                <w:rFonts w:hint="eastAsia" w:ascii="宋体" w:hAnsi="宋体" w:eastAsia="宋体" w:cs="Times New Roman"/>
                <w:highlight w:val="none"/>
              </w:rPr>
              <w:t>钢制旦形管弯曲焊接而成。</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A7BB7F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FB208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A99862">
            <w:pPr>
              <w:widowControl/>
              <w:jc w:val="left"/>
              <w:textAlignment w:val="center"/>
              <w:rPr>
                <w:rFonts w:hint="eastAsia" w:ascii="宋体" w:hAnsi="宋体" w:eastAsia="宋体" w:cs="Times New Roman"/>
                <w:highlight w:val="none"/>
              </w:rPr>
            </w:pPr>
          </w:p>
        </w:tc>
      </w:tr>
      <w:tr w14:paraId="62A4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640" w:type="dxa"/>
            <w:vMerge w:val="continue"/>
            <w:tcBorders>
              <w:left w:val="single" w:color="auto" w:sz="4" w:space="0"/>
              <w:right w:val="single" w:color="auto" w:sz="4" w:space="0"/>
            </w:tcBorders>
            <w:noWrap w:val="0"/>
            <w:vAlign w:val="center"/>
          </w:tcPr>
          <w:p w14:paraId="032E5F2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A2AEDB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4DBDCF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4、扶手面：超纤皮饰面；</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27CA26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161733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AD9532">
            <w:pPr>
              <w:widowControl/>
              <w:jc w:val="left"/>
              <w:textAlignment w:val="center"/>
              <w:rPr>
                <w:rFonts w:hint="eastAsia" w:ascii="宋体" w:hAnsi="宋体" w:eastAsia="宋体" w:cs="Times New Roman"/>
                <w:highlight w:val="none"/>
              </w:rPr>
            </w:pPr>
          </w:p>
        </w:tc>
      </w:tr>
      <w:tr w14:paraId="36A1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640" w:type="dxa"/>
            <w:vMerge w:val="continue"/>
            <w:tcBorders>
              <w:left w:val="single" w:color="auto" w:sz="4" w:space="0"/>
              <w:right w:val="single" w:color="auto" w:sz="4" w:space="0"/>
            </w:tcBorders>
            <w:noWrap w:val="0"/>
            <w:vAlign w:val="center"/>
          </w:tcPr>
          <w:p w14:paraId="6F8DB40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02F115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BDD3C12">
            <w:pPr>
              <w:widowControl/>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5、</w:t>
            </w:r>
            <w:r>
              <w:rPr>
                <w:rFonts w:hint="eastAsia" w:ascii="宋体" w:hAnsi="宋体" w:eastAsia="宋体" w:cs="Times New Roman"/>
                <w:highlight w:val="none"/>
              </w:rPr>
              <w:t>每座位配1支不锈钢输液杆。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291197D">
            <w:pPr>
              <w:widowControl/>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356641F">
            <w:pPr>
              <w:widowControl/>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FA8910D">
            <w:pPr>
              <w:widowControl/>
              <w:jc w:val="left"/>
              <w:textAlignment w:val="center"/>
              <w:rPr>
                <w:rFonts w:hint="eastAsia" w:ascii="宋体" w:hAnsi="宋体" w:eastAsia="宋体" w:cs="Times New Roman"/>
                <w:kern w:val="2"/>
                <w:sz w:val="21"/>
                <w:szCs w:val="24"/>
                <w:highlight w:val="none"/>
                <w:lang w:val="en-US" w:eastAsia="zh-CN" w:bidi="ar-SA"/>
              </w:rPr>
            </w:pPr>
          </w:p>
        </w:tc>
      </w:tr>
      <w:tr w14:paraId="560F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AB9440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DC6D00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BD2B88B">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、▲输液椅的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QB/T 2280《办公家具 办公椅》、QB/T 4371《家具抗菌性能的评价》；</w:t>
            </w:r>
          </w:p>
          <w:p w14:paraId="609E1800">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（1）理化性能：软质聚氨酯泡沫塑料密度：座面密度≥35kgm³、其他部位≥30kgm³；</w:t>
            </w:r>
          </w:p>
          <w:p w14:paraId="7B9D7446">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（2）力学性能：椅子向前倾翻试验，座面静载荷600N,向前施加不小于20N水平外力并保持5s,要求无倾翻；</w:t>
            </w:r>
          </w:p>
          <w:p w14:paraId="6E11337F">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w:t>
            </w:r>
            <w:r>
              <w:rPr>
                <w:rFonts w:hint="eastAsia" w:ascii="宋体" w:hAnsi="宋体" w:eastAsia="宋体" w:cs="Times New Roman"/>
                <w:b/>
                <w:bCs/>
                <w:color w:val="FF0000"/>
                <w:highlight w:val="none"/>
                <w:lang w:val="en-US" w:eastAsia="zh-CN"/>
              </w:rPr>
              <w:t>3</w:t>
            </w:r>
            <w:r>
              <w:rPr>
                <w:rFonts w:hint="eastAsia" w:ascii="宋体" w:hAnsi="宋体" w:eastAsia="宋体" w:cs="Times New Roman"/>
                <w:b/>
                <w:bCs/>
                <w:color w:val="FF0000"/>
                <w:highlight w:val="none"/>
              </w:rPr>
              <w:t>）品质属性：产品寿命：椅座椅背耐久性12万次，扶手耐久6万次，检测结果符合要求；</w:t>
            </w:r>
          </w:p>
          <w:p w14:paraId="64893FEC">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w:t>
            </w:r>
            <w:r>
              <w:rPr>
                <w:rFonts w:hint="eastAsia" w:ascii="宋体" w:hAnsi="宋体" w:eastAsia="宋体" w:cs="Times New Roman"/>
                <w:b/>
                <w:bCs/>
                <w:color w:val="FF0000"/>
                <w:highlight w:val="none"/>
                <w:lang w:val="en-US" w:eastAsia="zh-CN"/>
              </w:rPr>
              <w:t>4</w:t>
            </w:r>
            <w:r>
              <w:rPr>
                <w:rFonts w:hint="eastAsia" w:ascii="宋体" w:hAnsi="宋体" w:eastAsia="宋体" w:cs="Times New Roman"/>
                <w:b/>
                <w:bCs/>
                <w:color w:val="FF0000"/>
                <w:highlight w:val="none"/>
              </w:rPr>
              <w:t>）抗菌性能：白色念珠菌、大肠杆菌、肺炎克雷伯氏菌，抑菌率≥99%。</w:t>
            </w:r>
          </w:p>
          <w:p w14:paraId="0831073F">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FD230A0">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BDB3DB">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04DBC1">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r>
      <w:tr w14:paraId="4BD8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4BB832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18</w:t>
            </w:r>
          </w:p>
        </w:tc>
        <w:tc>
          <w:tcPr>
            <w:tcW w:w="960" w:type="dxa"/>
            <w:vMerge w:val="restart"/>
            <w:tcBorders>
              <w:left w:val="single" w:color="auto" w:sz="4" w:space="0"/>
              <w:right w:val="single" w:color="auto" w:sz="4" w:space="0"/>
            </w:tcBorders>
            <w:noWrap w:val="0"/>
            <w:vAlign w:val="center"/>
          </w:tcPr>
          <w:p w14:paraId="36306D0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陪护椅</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A18AFA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1、饰面：采用医用皮革；</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520453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507A5A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F01117C">
            <w:pPr>
              <w:widowControl/>
              <w:jc w:val="left"/>
              <w:textAlignment w:val="center"/>
              <w:rPr>
                <w:rFonts w:hint="eastAsia" w:ascii="宋体" w:hAnsi="宋体" w:eastAsia="宋体" w:cs="Times New Roman"/>
                <w:highlight w:val="none"/>
              </w:rPr>
            </w:pPr>
          </w:p>
        </w:tc>
      </w:tr>
      <w:tr w14:paraId="3F70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640" w:type="dxa"/>
            <w:vMerge w:val="continue"/>
            <w:tcBorders>
              <w:left w:val="single" w:color="auto" w:sz="4" w:space="0"/>
              <w:right w:val="single" w:color="auto" w:sz="4" w:space="0"/>
            </w:tcBorders>
            <w:noWrap w:val="0"/>
            <w:vAlign w:val="center"/>
          </w:tcPr>
          <w:p w14:paraId="79BEB03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287C3A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A439CF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w:t>
            </w:r>
            <w:r>
              <w:rPr>
                <w:rFonts w:hint="eastAsia" w:ascii="宋体" w:hAnsi="宋体" w:eastAsia="宋体" w:cs="Times New Roman"/>
                <w:highlight w:val="none"/>
                <w:lang w:val="en-US" w:eastAsia="zh-CN"/>
              </w:rPr>
              <w:t>高回弹原生海绵</w:t>
            </w:r>
            <w:r>
              <w:rPr>
                <w:rFonts w:hint="eastAsia" w:ascii="宋体" w:hAnsi="宋体" w:eastAsia="宋体" w:cs="Times New Roman"/>
                <w:highlight w:val="none"/>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EFCC23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3ACC7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3C3E41E">
            <w:pPr>
              <w:widowControl/>
              <w:jc w:val="left"/>
              <w:textAlignment w:val="center"/>
              <w:rPr>
                <w:rFonts w:hint="eastAsia" w:ascii="宋体" w:hAnsi="宋体" w:eastAsia="宋体" w:cs="Times New Roman"/>
                <w:highlight w:val="none"/>
              </w:rPr>
            </w:pPr>
          </w:p>
        </w:tc>
      </w:tr>
      <w:tr w14:paraId="00A9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40D2E7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884031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23E808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3、脚架：采用直径38mm，管壁厚度不低于1.</w:t>
            </w:r>
            <w:r>
              <w:rPr>
                <w:rFonts w:hint="eastAsia" w:ascii="宋体" w:hAnsi="宋体" w:eastAsia="宋体" w:cs="Times New Roman"/>
                <w:highlight w:val="none"/>
                <w:lang w:val="en-US" w:eastAsia="zh-CN"/>
              </w:rPr>
              <w:t>1</w:t>
            </w:r>
            <w:r>
              <w:rPr>
                <w:rFonts w:hint="eastAsia" w:ascii="宋体" w:hAnsi="宋体" w:eastAsia="宋体" w:cs="Times New Roman"/>
                <w:highlight w:val="none"/>
              </w:rPr>
              <w:t>mm冷轧钢管，表面喷涂处理；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006D29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CD637F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C2FE589">
            <w:pPr>
              <w:widowControl/>
              <w:jc w:val="left"/>
              <w:textAlignment w:val="center"/>
              <w:rPr>
                <w:rFonts w:hint="eastAsia" w:ascii="宋体" w:hAnsi="宋体" w:eastAsia="宋体" w:cs="Times New Roman"/>
                <w:highlight w:val="none"/>
              </w:rPr>
            </w:pPr>
          </w:p>
        </w:tc>
      </w:tr>
      <w:tr w14:paraId="0FF7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42EC25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19</w:t>
            </w:r>
          </w:p>
        </w:tc>
        <w:tc>
          <w:tcPr>
            <w:tcW w:w="960" w:type="dxa"/>
            <w:vMerge w:val="restart"/>
            <w:tcBorders>
              <w:left w:val="single" w:color="auto" w:sz="4" w:space="0"/>
              <w:right w:val="single" w:color="auto" w:sz="4" w:space="0"/>
            </w:tcBorders>
            <w:noWrap w:val="0"/>
            <w:vAlign w:val="center"/>
          </w:tcPr>
          <w:p w14:paraId="59F4D73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患者储物柜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1B27F4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869112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41CD42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9F13401">
            <w:pPr>
              <w:widowControl/>
              <w:jc w:val="left"/>
              <w:textAlignment w:val="center"/>
              <w:rPr>
                <w:rFonts w:hint="eastAsia" w:ascii="宋体" w:hAnsi="宋体" w:eastAsia="宋体" w:cs="Times New Roman"/>
                <w:highlight w:val="none"/>
              </w:rPr>
            </w:pPr>
          </w:p>
        </w:tc>
      </w:tr>
      <w:tr w14:paraId="2DA8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C5EB5D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7D6F50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4B77D5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CA47E5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FD7BDB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68677D">
            <w:pPr>
              <w:widowControl/>
              <w:jc w:val="left"/>
              <w:textAlignment w:val="center"/>
              <w:rPr>
                <w:rFonts w:hint="eastAsia" w:ascii="宋体" w:hAnsi="宋体" w:eastAsia="宋体" w:cs="Times New Roman"/>
                <w:highlight w:val="none"/>
              </w:rPr>
            </w:pPr>
          </w:p>
        </w:tc>
      </w:tr>
      <w:tr w14:paraId="5686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67BAB3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A478B2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2A8FF4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2EBBD9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E39CB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1CB8851">
            <w:pPr>
              <w:widowControl/>
              <w:jc w:val="left"/>
              <w:textAlignment w:val="center"/>
              <w:rPr>
                <w:rFonts w:hint="eastAsia" w:ascii="宋体" w:hAnsi="宋体" w:eastAsia="宋体" w:cs="Times New Roman"/>
                <w:highlight w:val="none"/>
              </w:rPr>
            </w:pPr>
          </w:p>
        </w:tc>
      </w:tr>
      <w:tr w14:paraId="32B8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FCA370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8FAC4F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C17145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805221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46CD19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02E3CEA">
            <w:pPr>
              <w:widowControl/>
              <w:jc w:val="left"/>
              <w:textAlignment w:val="center"/>
              <w:rPr>
                <w:rFonts w:hint="eastAsia" w:ascii="宋体" w:hAnsi="宋体" w:eastAsia="宋体" w:cs="Times New Roman"/>
                <w:highlight w:val="none"/>
              </w:rPr>
            </w:pPr>
          </w:p>
        </w:tc>
      </w:tr>
      <w:tr w14:paraId="120A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C59937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C49E48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AC2B4E7">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5、▲锁具的技术要求：依据GB/T 10125《人造气氛腐蚀试验盐雾试验》、QB/T 3827《轻工产品金属镀层和化学处理层的耐腐蚀试验方法乙酸盐雾试验(ASS)法》、QB/T 3828《轻工产品金属镀层和化学处理层的耐腐蚀试验方法铜盐加速乙酸盐雾试验(CASS)法》、QB/T 3832《轻工产品金属镀层腐蚀试验结果的评价》、QB/T 1621《家具锁》；</w:t>
            </w:r>
          </w:p>
          <w:p w14:paraId="3708D9C6">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（1）牢固度：锁头固定连接静拉力、锁头固定连接扭矩、锁芯拨动件扭矩、锁舌侧向静载荷检测合格；</w:t>
            </w:r>
          </w:p>
          <w:p w14:paraId="32BE8EDA">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（2）灵活度：钥匙插拔、旋转合格、钥匙拔出静拉力弹子锁不应大于6N，叶片锁不应大于4.0、钥匙开启扭矩不应大于0.40N·m</w:t>
            </w:r>
          </w:p>
          <w:p w14:paraId="57E7F41C">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（3）外观质量：锁头、钥匙、电镀件、涂层件合格，电镀件耐腐蚀电镀件外露表面经12h的中性盐雾试验后，应达到外观评级RA6级的规定，涂层件附着力：应达到 GB/T 9286中不低于2级的规定。</w:t>
            </w:r>
          </w:p>
          <w:p w14:paraId="5E07C668">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（4）金属表面耐腐蚀乙酸盐雾试验(ASS)：连续喷雾≥168h,涂层本身的耐腐蚀等级和涂层对基体的保护等级均为10级（10级最好，0级最差）</w:t>
            </w:r>
          </w:p>
          <w:p w14:paraId="7C7E25ED">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（5）铜加速乙酸盐雾试验(CASS)：连续喷雾≥24h，涂层本身的耐腐蚀等级和涂层对基体的保护等级均为10级（10级最好，0级最差）</w:t>
            </w:r>
          </w:p>
          <w:p w14:paraId="280B6CC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（6）金属表面耐腐蚀铜盐加速乙酸盐雾试验(CASS)：连续喷雾≥24h，涂层本身的耐腐蚀等级和涂层对基体的保护等级均为10级（10级最好，0级最差）</w:t>
            </w:r>
          </w:p>
          <w:p w14:paraId="6B72C6FC">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9EF485A">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2B1EFF">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30FF0B">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01BA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634C9E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20</w:t>
            </w:r>
          </w:p>
        </w:tc>
        <w:tc>
          <w:tcPr>
            <w:tcW w:w="960" w:type="dxa"/>
            <w:vMerge w:val="restart"/>
            <w:tcBorders>
              <w:left w:val="single" w:color="auto" w:sz="4" w:space="0"/>
              <w:right w:val="single" w:color="auto" w:sz="4" w:space="0"/>
            </w:tcBorders>
            <w:noWrap w:val="0"/>
            <w:vAlign w:val="center"/>
          </w:tcPr>
          <w:p w14:paraId="090C789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矮柜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D88360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FA99F5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4AB8C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B8B0A4">
            <w:pPr>
              <w:widowControl/>
              <w:jc w:val="left"/>
              <w:textAlignment w:val="center"/>
              <w:rPr>
                <w:rFonts w:hint="eastAsia" w:ascii="宋体" w:hAnsi="宋体" w:eastAsia="宋体" w:cs="Times New Roman"/>
                <w:highlight w:val="none"/>
              </w:rPr>
            </w:pPr>
          </w:p>
        </w:tc>
      </w:tr>
      <w:tr w14:paraId="1972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40" w:type="dxa"/>
            <w:vMerge w:val="continue"/>
            <w:tcBorders>
              <w:left w:val="single" w:color="auto" w:sz="4" w:space="0"/>
              <w:right w:val="single" w:color="auto" w:sz="4" w:space="0"/>
            </w:tcBorders>
            <w:noWrap w:val="0"/>
            <w:vAlign w:val="center"/>
          </w:tcPr>
          <w:p w14:paraId="198A869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04BD87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044A37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3898A6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55F95A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FF00127">
            <w:pPr>
              <w:widowControl/>
              <w:jc w:val="left"/>
              <w:textAlignment w:val="center"/>
              <w:rPr>
                <w:rFonts w:hint="eastAsia" w:ascii="宋体" w:hAnsi="宋体" w:eastAsia="宋体" w:cs="Times New Roman"/>
                <w:highlight w:val="none"/>
              </w:rPr>
            </w:pPr>
          </w:p>
        </w:tc>
      </w:tr>
      <w:tr w14:paraId="5EB3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4851D0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4F2B93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141E8C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3、五金：配置隐藏式拉手和机械锁具。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D41EAD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AEE66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B511C84">
            <w:pPr>
              <w:widowControl/>
              <w:jc w:val="left"/>
              <w:textAlignment w:val="center"/>
              <w:rPr>
                <w:rFonts w:hint="eastAsia" w:ascii="宋体" w:hAnsi="宋体" w:eastAsia="宋体" w:cs="Times New Roman"/>
                <w:highlight w:val="none"/>
              </w:rPr>
            </w:pPr>
          </w:p>
        </w:tc>
      </w:tr>
      <w:tr w14:paraId="5E11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91ED4F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E179C3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DFF167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0C21B8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BDB47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B07080">
            <w:pPr>
              <w:widowControl/>
              <w:jc w:val="left"/>
              <w:textAlignment w:val="center"/>
              <w:rPr>
                <w:rFonts w:hint="eastAsia" w:ascii="宋体" w:hAnsi="宋体" w:eastAsia="宋体" w:cs="Times New Roman"/>
                <w:highlight w:val="none"/>
              </w:rPr>
            </w:pPr>
          </w:p>
        </w:tc>
      </w:tr>
      <w:tr w14:paraId="77CB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A1455B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638195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7073AF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5、根据采购人需求内置层板。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DF2979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B4AE64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7A7C247">
            <w:pPr>
              <w:widowControl/>
              <w:jc w:val="left"/>
              <w:textAlignment w:val="center"/>
              <w:rPr>
                <w:rFonts w:hint="eastAsia" w:ascii="宋体" w:hAnsi="宋体" w:eastAsia="宋体" w:cs="Times New Roman"/>
                <w:highlight w:val="none"/>
              </w:rPr>
            </w:pPr>
          </w:p>
        </w:tc>
      </w:tr>
      <w:tr w14:paraId="5CD3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5CB646B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21</w:t>
            </w:r>
          </w:p>
        </w:tc>
        <w:tc>
          <w:tcPr>
            <w:tcW w:w="960" w:type="dxa"/>
            <w:vMerge w:val="restart"/>
            <w:tcBorders>
              <w:left w:val="single" w:color="auto" w:sz="4" w:space="0"/>
              <w:right w:val="single" w:color="auto" w:sz="4" w:space="0"/>
            </w:tcBorders>
            <w:noWrap w:val="0"/>
            <w:vAlign w:val="center"/>
          </w:tcPr>
          <w:p w14:paraId="3818501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工具柜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D82802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1、材质：采用304不锈钢经压折、焊接、抛光打磨而成，没有外露点；板材厚度不低于1.0mm；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0808A3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ACE70E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12C6D22">
            <w:pPr>
              <w:widowControl/>
              <w:jc w:val="left"/>
              <w:textAlignment w:val="center"/>
              <w:rPr>
                <w:rFonts w:hint="eastAsia" w:ascii="宋体" w:hAnsi="宋体" w:eastAsia="宋体" w:cs="Times New Roman"/>
                <w:highlight w:val="none"/>
              </w:rPr>
            </w:pPr>
          </w:p>
        </w:tc>
      </w:tr>
      <w:tr w14:paraId="1AE6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C94FF7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4ACF05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6095BB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2、结构：焊接光滑无毛刺，表面抛光处理。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80CF17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D958F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7CEBF3D">
            <w:pPr>
              <w:widowControl/>
              <w:jc w:val="left"/>
              <w:textAlignment w:val="center"/>
              <w:rPr>
                <w:rFonts w:hint="eastAsia" w:ascii="宋体" w:hAnsi="宋体" w:eastAsia="宋体" w:cs="Times New Roman"/>
                <w:highlight w:val="none"/>
              </w:rPr>
            </w:pPr>
          </w:p>
        </w:tc>
      </w:tr>
      <w:tr w14:paraId="2AA4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585C42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22</w:t>
            </w:r>
          </w:p>
        </w:tc>
        <w:tc>
          <w:tcPr>
            <w:tcW w:w="960" w:type="dxa"/>
            <w:vMerge w:val="restart"/>
            <w:tcBorders>
              <w:left w:val="single" w:color="auto" w:sz="4" w:space="0"/>
              <w:right w:val="single" w:color="auto" w:sz="4" w:space="0"/>
            </w:tcBorders>
            <w:noWrap w:val="0"/>
            <w:vAlign w:val="center"/>
          </w:tcPr>
          <w:p w14:paraId="592D061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收纳柜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5D09BD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D094AE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78664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9285947">
            <w:pPr>
              <w:widowControl/>
              <w:jc w:val="left"/>
              <w:textAlignment w:val="center"/>
              <w:rPr>
                <w:rFonts w:hint="eastAsia" w:ascii="宋体" w:hAnsi="宋体" w:eastAsia="宋体" w:cs="Times New Roman"/>
                <w:highlight w:val="none"/>
              </w:rPr>
            </w:pPr>
          </w:p>
        </w:tc>
      </w:tr>
      <w:tr w14:paraId="4F13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356C8D0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F7AC20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DF6159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89B4F9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4261A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8792F9F">
            <w:pPr>
              <w:widowControl/>
              <w:jc w:val="left"/>
              <w:textAlignment w:val="center"/>
              <w:rPr>
                <w:rFonts w:hint="eastAsia" w:ascii="宋体" w:hAnsi="宋体" w:eastAsia="宋体" w:cs="Times New Roman"/>
                <w:highlight w:val="none"/>
              </w:rPr>
            </w:pPr>
          </w:p>
        </w:tc>
      </w:tr>
      <w:tr w14:paraId="4DD1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C57DAC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885DA1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FE21EF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46992C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7B877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3553C36">
            <w:pPr>
              <w:widowControl/>
              <w:jc w:val="left"/>
              <w:textAlignment w:val="center"/>
              <w:rPr>
                <w:rFonts w:hint="eastAsia" w:ascii="宋体" w:hAnsi="宋体" w:eastAsia="宋体" w:cs="Times New Roman"/>
                <w:highlight w:val="none"/>
              </w:rPr>
            </w:pPr>
          </w:p>
        </w:tc>
      </w:tr>
      <w:tr w14:paraId="251A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51499A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6FEE4C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922C90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8A0102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05234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B00D73B">
            <w:pPr>
              <w:widowControl/>
              <w:jc w:val="left"/>
              <w:textAlignment w:val="center"/>
              <w:rPr>
                <w:rFonts w:hint="eastAsia" w:ascii="宋体" w:hAnsi="宋体" w:eastAsia="宋体" w:cs="Times New Roman"/>
                <w:highlight w:val="none"/>
              </w:rPr>
            </w:pPr>
          </w:p>
        </w:tc>
      </w:tr>
      <w:tr w14:paraId="7C533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A92704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7F4443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7FCCBD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5、内置6块活动层板。配置机械锁具。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26ACE0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525A8F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AB4EB1">
            <w:pPr>
              <w:widowControl/>
              <w:jc w:val="left"/>
              <w:textAlignment w:val="center"/>
              <w:rPr>
                <w:rFonts w:hint="eastAsia" w:ascii="宋体" w:hAnsi="宋体" w:eastAsia="宋体" w:cs="Times New Roman"/>
                <w:highlight w:val="none"/>
              </w:rPr>
            </w:pPr>
          </w:p>
        </w:tc>
      </w:tr>
      <w:tr w14:paraId="2CBA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7D2A268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23</w:t>
            </w:r>
          </w:p>
        </w:tc>
        <w:tc>
          <w:tcPr>
            <w:tcW w:w="960" w:type="dxa"/>
            <w:vMerge w:val="restart"/>
            <w:tcBorders>
              <w:left w:val="single" w:color="auto" w:sz="4" w:space="0"/>
              <w:right w:val="single" w:color="auto" w:sz="4" w:space="0"/>
            </w:tcBorders>
            <w:noWrap w:val="0"/>
            <w:vAlign w:val="center"/>
          </w:tcPr>
          <w:p w14:paraId="08E405D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定制不锈钢污洗柜（带池）</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284C5C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 xml:space="preserve">1、材质：采用304不锈钢经压折、焊接、抛光打磨而成，没有外露点；板材厚度不低于1.0mm；                                                                   </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90A14D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F3503C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CA032E5">
            <w:pPr>
              <w:widowControl/>
              <w:jc w:val="left"/>
              <w:textAlignment w:val="center"/>
              <w:rPr>
                <w:rFonts w:hint="eastAsia" w:ascii="宋体" w:hAnsi="宋体" w:eastAsia="宋体" w:cs="Times New Roman"/>
                <w:highlight w:val="none"/>
              </w:rPr>
            </w:pPr>
          </w:p>
        </w:tc>
      </w:tr>
      <w:tr w14:paraId="17AE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EFD30E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6E6012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C3A8AC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2、水槽：采用304不锈钢一体铸造成型水槽，配备不锈钢水龙头；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E1FB90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40451D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38E638">
            <w:pPr>
              <w:widowControl/>
              <w:jc w:val="left"/>
              <w:textAlignment w:val="center"/>
              <w:rPr>
                <w:rFonts w:hint="eastAsia" w:ascii="宋体" w:hAnsi="宋体" w:eastAsia="宋体" w:cs="Times New Roman"/>
                <w:highlight w:val="none"/>
              </w:rPr>
            </w:pPr>
          </w:p>
        </w:tc>
      </w:tr>
      <w:tr w14:paraId="3EA0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1B9163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EECB9E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51F8B6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3、焊接光滑无毛刺，表面抛光处理。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FF59C1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98651C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C0DD205">
            <w:pPr>
              <w:widowControl/>
              <w:jc w:val="left"/>
              <w:textAlignment w:val="center"/>
              <w:rPr>
                <w:rFonts w:hint="eastAsia" w:ascii="宋体" w:hAnsi="宋体" w:eastAsia="宋体" w:cs="Times New Roman"/>
                <w:highlight w:val="none"/>
              </w:rPr>
            </w:pPr>
          </w:p>
        </w:tc>
      </w:tr>
      <w:tr w14:paraId="7452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9DBAD2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24</w:t>
            </w:r>
          </w:p>
        </w:tc>
        <w:tc>
          <w:tcPr>
            <w:tcW w:w="960" w:type="dxa"/>
            <w:vMerge w:val="restart"/>
            <w:tcBorders>
              <w:left w:val="single" w:color="auto" w:sz="4" w:space="0"/>
              <w:right w:val="single" w:color="auto" w:sz="4" w:space="0"/>
            </w:tcBorders>
            <w:noWrap w:val="0"/>
            <w:vAlign w:val="center"/>
          </w:tcPr>
          <w:p w14:paraId="170DB99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三抽柜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35D2F0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D97785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75892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B1D5BC4">
            <w:pPr>
              <w:widowControl/>
              <w:jc w:val="left"/>
              <w:textAlignment w:val="center"/>
              <w:rPr>
                <w:rFonts w:hint="eastAsia" w:ascii="宋体" w:hAnsi="宋体" w:eastAsia="宋体" w:cs="Times New Roman"/>
                <w:highlight w:val="none"/>
              </w:rPr>
            </w:pPr>
          </w:p>
        </w:tc>
      </w:tr>
      <w:tr w14:paraId="4F56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02E3C1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074A4C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42E16D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6459A3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E5C08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F78A7F0">
            <w:pPr>
              <w:widowControl/>
              <w:jc w:val="left"/>
              <w:textAlignment w:val="center"/>
              <w:rPr>
                <w:rFonts w:hint="eastAsia" w:ascii="宋体" w:hAnsi="宋体" w:eastAsia="宋体" w:cs="Times New Roman"/>
                <w:highlight w:val="none"/>
              </w:rPr>
            </w:pPr>
          </w:p>
        </w:tc>
      </w:tr>
      <w:tr w14:paraId="1376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D31DAE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2C951F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D150B2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AF7DE6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6DBDA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34AF02">
            <w:pPr>
              <w:widowControl/>
              <w:jc w:val="left"/>
              <w:textAlignment w:val="center"/>
              <w:rPr>
                <w:rFonts w:hint="eastAsia" w:ascii="宋体" w:hAnsi="宋体" w:eastAsia="宋体" w:cs="Times New Roman"/>
                <w:highlight w:val="none"/>
              </w:rPr>
            </w:pPr>
          </w:p>
        </w:tc>
      </w:tr>
      <w:tr w14:paraId="662D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9A388C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056FF3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970307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E63423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4F19EA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1A1348E">
            <w:pPr>
              <w:widowControl/>
              <w:jc w:val="left"/>
              <w:textAlignment w:val="center"/>
              <w:rPr>
                <w:rFonts w:hint="eastAsia" w:ascii="宋体" w:hAnsi="宋体" w:eastAsia="宋体" w:cs="Times New Roman"/>
                <w:highlight w:val="none"/>
              </w:rPr>
            </w:pPr>
          </w:p>
        </w:tc>
      </w:tr>
      <w:tr w14:paraId="3D6A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1A7F33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5D83CE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9497F3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5、五金：配置锁具，医用静音缓冲三节导轨，</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B3C93C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1C730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CB93B75">
            <w:pPr>
              <w:widowControl/>
              <w:jc w:val="left"/>
              <w:textAlignment w:val="center"/>
              <w:rPr>
                <w:rFonts w:hint="eastAsia" w:ascii="宋体" w:hAnsi="宋体" w:eastAsia="宋体" w:cs="Times New Roman"/>
                <w:highlight w:val="none"/>
              </w:rPr>
            </w:pPr>
          </w:p>
        </w:tc>
      </w:tr>
      <w:tr w14:paraId="4110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4AA9F2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25</w:t>
            </w:r>
          </w:p>
        </w:tc>
        <w:tc>
          <w:tcPr>
            <w:tcW w:w="960" w:type="dxa"/>
            <w:vMerge w:val="restart"/>
            <w:tcBorders>
              <w:left w:val="single" w:color="auto" w:sz="4" w:space="0"/>
              <w:right w:val="single" w:color="auto" w:sz="4" w:space="0"/>
            </w:tcBorders>
            <w:noWrap w:val="0"/>
            <w:vAlign w:val="center"/>
          </w:tcPr>
          <w:p w14:paraId="61B0947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调剂台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82588B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3D2C1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94A3A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BD5E26">
            <w:pPr>
              <w:widowControl/>
              <w:jc w:val="left"/>
              <w:textAlignment w:val="center"/>
              <w:rPr>
                <w:rFonts w:hint="eastAsia" w:ascii="宋体" w:hAnsi="宋体" w:eastAsia="宋体" w:cs="Times New Roman"/>
                <w:highlight w:val="none"/>
              </w:rPr>
            </w:pPr>
          </w:p>
        </w:tc>
      </w:tr>
      <w:tr w14:paraId="1D5B2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C58DDA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950D4A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FA9DE4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ADC8F4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35EAB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925E96">
            <w:pPr>
              <w:widowControl/>
              <w:jc w:val="left"/>
              <w:textAlignment w:val="center"/>
              <w:rPr>
                <w:rFonts w:hint="eastAsia" w:ascii="宋体" w:hAnsi="宋体" w:eastAsia="宋体" w:cs="Times New Roman"/>
                <w:highlight w:val="none"/>
              </w:rPr>
            </w:pPr>
          </w:p>
        </w:tc>
      </w:tr>
      <w:tr w14:paraId="567D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A8156F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2FEB8D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588897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FBB2EB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35D628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C299CF4">
            <w:pPr>
              <w:widowControl/>
              <w:jc w:val="left"/>
              <w:textAlignment w:val="center"/>
              <w:rPr>
                <w:rFonts w:hint="eastAsia" w:ascii="宋体" w:hAnsi="宋体" w:eastAsia="宋体" w:cs="Times New Roman"/>
                <w:highlight w:val="none"/>
              </w:rPr>
            </w:pPr>
          </w:p>
        </w:tc>
      </w:tr>
      <w:tr w14:paraId="0AE6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A8B045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8829B7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4DA445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927B8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FB3E7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D0E851">
            <w:pPr>
              <w:widowControl/>
              <w:jc w:val="left"/>
              <w:textAlignment w:val="center"/>
              <w:rPr>
                <w:rFonts w:hint="eastAsia" w:ascii="宋体" w:hAnsi="宋体" w:eastAsia="宋体" w:cs="Times New Roman"/>
                <w:highlight w:val="none"/>
              </w:rPr>
            </w:pPr>
          </w:p>
        </w:tc>
      </w:tr>
      <w:tr w14:paraId="31A4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119626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780BB5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8948FA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7DC534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6F40F9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947E967">
            <w:pPr>
              <w:widowControl/>
              <w:jc w:val="left"/>
              <w:textAlignment w:val="center"/>
              <w:rPr>
                <w:rFonts w:hint="eastAsia" w:ascii="宋体" w:hAnsi="宋体" w:eastAsia="宋体" w:cs="Times New Roman"/>
                <w:highlight w:val="none"/>
              </w:rPr>
            </w:pPr>
          </w:p>
        </w:tc>
      </w:tr>
      <w:tr w14:paraId="5E01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8AE1ED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8DE6AC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A68739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6、台面下部为小抽屉格，配置拉手。具体结构和数量根据采购方需求深化设计。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E3FB6B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40AB4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4F690A5">
            <w:pPr>
              <w:widowControl/>
              <w:jc w:val="left"/>
              <w:textAlignment w:val="center"/>
              <w:rPr>
                <w:rFonts w:hint="eastAsia" w:ascii="宋体" w:hAnsi="宋体" w:eastAsia="宋体" w:cs="Times New Roman"/>
                <w:highlight w:val="none"/>
              </w:rPr>
            </w:pPr>
          </w:p>
        </w:tc>
      </w:tr>
      <w:tr w14:paraId="3224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C4E0A1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E51C4A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B95495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7、▲调剂台的成品技术要求：依据GB/T 3325《金属家具通用技术条件》、 GB/T 4340.1《</w:t>
            </w:r>
            <w:r>
              <w:rPr>
                <w:rFonts w:hint="eastAsia" w:ascii="宋体" w:hAnsi="宋体" w:eastAsia="宋体" w:cs="Times New Roman"/>
                <w:b/>
                <w:bCs/>
                <w:i w:val="0"/>
                <w:iCs w:val="0"/>
                <w:caps w:val="0"/>
                <w:color w:val="FF0000"/>
                <w:spacing w:val="0"/>
                <w:sz w:val="21"/>
                <w:szCs w:val="24"/>
                <w:highlight w:val="none"/>
                <w:shd w:val="clear" w:color="auto" w:fill="auto"/>
              </w:rPr>
              <w:t>金属材料 维氏硬度试验 第1部分: 试验方法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、GB/T 4341.1《</w:t>
            </w:r>
            <w:r>
              <w:rPr>
                <w:rFonts w:hint="eastAsia" w:ascii="宋体" w:hAnsi="宋体" w:eastAsia="宋体" w:cs="Times New Roman"/>
                <w:b/>
                <w:bCs/>
                <w:i w:val="0"/>
                <w:iCs w:val="0"/>
                <w:caps w:val="0"/>
                <w:color w:val="FF0000"/>
                <w:spacing w:val="0"/>
                <w:sz w:val="21"/>
                <w:szCs w:val="24"/>
                <w:highlight w:val="none"/>
                <w:shd w:val="clear" w:color="auto" w:fill="auto"/>
              </w:rPr>
              <w:t>金属材料 肖氏硬度试验 第1部分：试验方法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、GB/T 10561《</w:t>
            </w:r>
            <w:r>
              <w:rPr>
                <w:rFonts w:hint="eastAsia" w:ascii="宋体" w:hAnsi="宋体" w:eastAsia="宋体" w:cs="Times New Roman"/>
                <w:b/>
                <w:bCs/>
                <w:i w:val="0"/>
                <w:iCs w:val="0"/>
                <w:caps w:val="0"/>
                <w:color w:val="FF0000"/>
                <w:spacing w:val="0"/>
                <w:sz w:val="21"/>
                <w:szCs w:val="24"/>
                <w:highlight w:val="none"/>
                <w:shd w:val="clear" w:color="auto" w:fill="auto"/>
              </w:rPr>
              <w:t>钢中非金属夹杂物含量的测定 标准评级图显微检验法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、GB/T 13298《</w:t>
            </w:r>
            <w:r>
              <w:rPr>
                <w:rFonts w:hint="eastAsia" w:ascii="宋体" w:hAnsi="宋体" w:eastAsia="宋体" w:cs="Times New Roman"/>
                <w:b/>
                <w:bCs/>
                <w:i w:val="0"/>
                <w:iCs w:val="0"/>
                <w:caps w:val="0"/>
                <w:color w:val="FF0000"/>
                <w:spacing w:val="0"/>
                <w:sz w:val="21"/>
                <w:szCs w:val="24"/>
                <w:highlight w:val="none"/>
                <w:shd w:val="clear" w:color="auto" w:fill="auto"/>
              </w:rPr>
              <w:t>金属显微组织检验方法</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、QB/T 3823《</w:t>
            </w:r>
            <w:r>
              <w:rPr>
                <w:rFonts w:hint="eastAsia" w:ascii="宋体" w:hAnsi="宋体" w:eastAsia="宋体" w:cs="Times New Roman"/>
                <w:b/>
                <w:bCs/>
                <w:caps w:val="0"/>
                <w:color w:val="FF0000"/>
                <w:spacing w:val="0"/>
                <w:sz w:val="21"/>
                <w:szCs w:val="24"/>
                <w:highlight w:val="none"/>
                <w:shd w:val="clear" w:color="auto" w:fill="auto"/>
              </w:rPr>
              <w:t>轻工产品金属镀层的孔隙率测试方法</w:t>
            </w:r>
            <w:r>
              <w:rPr>
                <w:rFonts w:hint="eastAsia" w:ascii="宋体" w:hAnsi="宋体" w:eastAsia="宋体" w:cs="Times New Roman"/>
                <w:b/>
                <w:bCs/>
                <w:color w:val="FF0000"/>
                <w:highlight w:val="none"/>
                <w:lang w:val="en-US" w:eastAsia="zh-CN"/>
              </w:rPr>
              <w:t>》、GB/T 5270《</w:t>
            </w:r>
            <w:r>
              <w:rPr>
                <w:rFonts w:hint="eastAsia" w:ascii="宋体" w:hAnsi="宋体" w:eastAsia="宋体" w:cs="Times New Roman"/>
                <w:b/>
                <w:bCs/>
                <w:i w:val="0"/>
                <w:iCs w:val="0"/>
                <w:caps w:val="0"/>
                <w:color w:val="FF0000"/>
                <w:spacing w:val="0"/>
                <w:sz w:val="21"/>
                <w:szCs w:val="24"/>
                <w:highlight w:val="none"/>
                <w:shd w:val="clear" w:color="auto" w:fill="auto"/>
              </w:rPr>
              <w:t>金属基体上的金属覆盖层 电沉积和化学沉积层 附着强度试验方法评述</w:t>
            </w:r>
            <w:r>
              <w:rPr>
                <w:rFonts w:hint="eastAsia" w:ascii="宋体" w:hAnsi="宋体" w:eastAsia="宋体" w:cs="Times New Roman"/>
                <w:b/>
                <w:bCs/>
                <w:i w:val="0"/>
                <w:iCs w:val="0"/>
                <w:caps w:val="0"/>
                <w:color w:val="FF0000"/>
                <w:spacing w:val="0"/>
                <w:sz w:val="21"/>
                <w:szCs w:val="24"/>
                <w:highlight w:val="none"/>
                <w:shd w:val="clear" w:color="auto" w:fill="auto"/>
                <w:lang w:eastAsia="zh-CN"/>
              </w:rPr>
              <w:t>》</w:t>
            </w:r>
            <w:r>
              <w:rPr>
                <w:rFonts w:hint="eastAsia" w:ascii="宋体" w:hAnsi="宋体" w:eastAsia="宋体" w:cs="Times New Roman"/>
                <w:b/>
                <w:bCs/>
                <w:color w:val="FF0000"/>
                <w:highlight w:val="none"/>
                <w:lang w:val="en-US" w:eastAsia="zh-CN"/>
              </w:rPr>
              <w:t>；</w:t>
            </w:r>
          </w:p>
          <w:p w14:paraId="515AD890">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（1）金属喷漆（塑）涂层：硬度≧4H；冲击强度：冲击高度400mm，应无剥落 裂纹、皱纹；耐盐浴：划道两侧3mm外，应无鼓泡、锈蚀、剥落和起皱等现象；附着力：附着力达到0级；金属件外观符合要求；</w:t>
            </w:r>
          </w:p>
          <w:p w14:paraId="7A14944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（2）维氏硬度：≥90HV1；</w:t>
            </w:r>
          </w:p>
          <w:p w14:paraId="1000D05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（3）肖氏硬度：≥25HSD；</w:t>
            </w:r>
          </w:p>
          <w:p w14:paraId="25510EE7">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（4）显微组织：钢中非金属夹杂物（AT、AH、BT、BH、CT、CH、DT、DH、DS）≤1.0级；</w:t>
            </w:r>
          </w:p>
          <w:p w14:paraId="5D80BF6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（5）孔隙率：≤1孔/cm²；</w:t>
            </w:r>
          </w:p>
          <w:p w14:paraId="1D3C874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（6）附着强度试验：覆盖层未从基体金属上剥落；</w:t>
            </w:r>
          </w:p>
          <w:p w14:paraId="123B6016">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725085F">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725A72A">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B2D95C1">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153F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6F5EE1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26</w:t>
            </w:r>
          </w:p>
        </w:tc>
        <w:tc>
          <w:tcPr>
            <w:tcW w:w="960" w:type="dxa"/>
            <w:vMerge w:val="restart"/>
            <w:tcBorders>
              <w:left w:val="single" w:color="auto" w:sz="4" w:space="0"/>
              <w:right w:val="single" w:color="auto" w:sz="4" w:space="0"/>
            </w:tcBorders>
            <w:noWrap w:val="0"/>
            <w:vAlign w:val="center"/>
          </w:tcPr>
          <w:p w14:paraId="080BD4A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单面药架</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D757A6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B82DDD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775AC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F9F1D0">
            <w:pPr>
              <w:widowControl/>
              <w:jc w:val="left"/>
              <w:textAlignment w:val="center"/>
              <w:rPr>
                <w:rFonts w:hint="eastAsia" w:ascii="宋体" w:hAnsi="宋体" w:eastAsia="宋体" w:cs="Times New Roman"/>
                <w:highlight w:val="none"/>
              </w:rPr>
            </w:pPr>
          </w:p>
        </w:tc>
      </w:tr>
      <w:tr w14:paraId="408F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2C47E0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F9398A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8BB7DA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B89053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4894F1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FA39172">
            <w:pPr>
              <w:widowControl/>
              <w:jc w:val="left"/>
              <w:textAlignment w:val="center"/>
              <w:rPr>
                <w:rFonts w:hint="eastAsia" w:ascii="宋体" w:hAnsi="宋体" w:eastAsia="宋体" w:cs="Times New Roman"/>
                <w:highlight w:val="none"/>
              </w:rPr>
            </w:pPr>
          </w:p>
        </w:tc>
      </w:tr>
      <w:tr w14:paraId="7318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C1B5C7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4FAF2E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A1C73C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3、上部为置物层，配置标签卡槽，下部为掩门柜。</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C00306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DAC7B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3CE8130">
            <w:pPr>
              <w:widowControl/>
              <w:jc w:val="left"/>
              <w:textAlignment w:val="center"/>
              <w:rPr>
                <w:rFonts w:hint="eastAsia" w:ascii="宋体" w:hAnsi="宋体" w:eastAsia="宋体" w:cs="Times New Roman"/>
                <w:highlight w:val="none"/>
              </w:rPr>
            </w:pPr>
          </w:p>
        </w:tc>
      </w:tr>
      <w:tr w14:paraId="1D1D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640" w:type="dxa"/>
            <w:vMerge w:val="restart"/>
            <w:tcBorders>
              <w:left w:val="single" w:color="auto" w:sz="4" w:space="0"/>
              <w:right w:val="single" w:color="auto" w:sz="4" w:space="0"/>
            </w:tcBorders>
            <w:noWrap w:val="0"/>
            <w:vAlign w:val="center"/>
          </w:tcPr>
          <w:p w14:paraId="61A0A21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27</w:t>
            </w:r>
          </w:p>
        </w:tc>
        <w:tc>
          <w:tcPr>
            <w:tcW w:w="960" w:type="dxa"/>
            <w:vMerge w:val="restart"/>
            <w:tcBorders>
              <w:left w:val="single" w:color="auto" w:sz="4" w:space="0"/>
              <w:right w:val="single" w:color="auto" w:sz="4" w:space="0"/>
            </w:tcBorders>
            <w:noWrap w:val="0"/>
            <w:vAlign w:val="center"/>
          </w:tcPr>
          <w:p w14:paraId="7484DFC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雾化台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5972FA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1.材质：采用E0级刨花板，经防潮、防虫、防腐处理；台面厚度≥25mm，其余厚度≥18mm；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48C64D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FE2D73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81A30F">
            <w:pPr>
              <w:widowControl/>
              <w:jc w:val="left"/>
              <w:textAlignment w:val="center"/>
              <w:rPr>
                <w:rFonts w:hint="eastAsia" w:ascii="宋体" w:hAnsi="宋体" w:eastAsia="宋体" w:cs="Times New Roman"/>
                <w:highlight w:val="none"/>
              </w:rPr>
            </w:pPr>
          </w:p>
        </w:tc>
      </w:tr>
      <w:tr w14:paraId="144B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640" w:type="dxa"/>
            <w:vMerge w:val="continue"/>
            <w:tcBorders>
              <w:left w:val="single" w:color="auto" w:sz="4" w:space="0"/>
              <w:right w:val="single" w:color="auto" w:sz="4" w:space="0"/>
            </w:tcBorders>
            <w:noWrap w:val="0"/>
            <w:vAlign w:val="center"/>
          </w:tcPr>
          <w:p w14:paraId="2CD832C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82CACE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32B550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2.饰面：采用双面三聚氰胺浸渍胶膜纸饰面；</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9CFD6D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5A1E6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705CA56">
            <w:pPr>
              <w:widowControl/>
              <w:jc w:val="left"/>
              <w:textAlignment w:val="center"/>
              <w:rPr>
                <w:rFonts w:hint="eastAsia" w:ascii="宋体" w:hAnsi="宋体" w:eastAsia="宋体" w:cs="Times New Roman"/>
                <w:highlight w:val="none"/>
              </w:rPr>
            </w:pPr>
          </w:p>
        </w:tc>
      </w:tr>
      <w:tr w14:paraId="0EE9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trPr>
        <w:tc>
          <w:tcPr>
            <w:tcW w:w="640" w:type="dxa"/>
            <w:vMerge w:val="continue"/>
            <w:tcBorders>
              <w:left w:val="single" w:color="auto" w:sz="4" w:space="0"/>
              <w:right w:val="single" w:color="auto" w:sz="4" w:space="0"/>
            </w:tcBorders>
            <w:noWrap w:val="0"/>
            <w:vAlign w:val="center"/>
          </w:tcPr>
          <w:p w14:paraId="170CFEF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C49DA7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73D232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采用环保1mm厚PVC封边条封四边，所有边缘及线孔均封边，封边倒角圆滑、经精修边，压力均匀、稳定，封边平顺，无胶线、无脱胶、爆边。封边条经耐老化性、耐冷热循环性试验后应无开裂、鼓泡、变色现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987C6C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6A6A1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E8CAF7">
            <w:pPr>
              <w:widowControl/>
              <w:jc w:val="left"/>
              <w:textAlignment w:val="center"/>
              <w:rPr>
                <w:rFonts w:hint="eastAsia" w:ascii="宋体" w:hAnsi="宋体" w:eastAsia="宋体" w:cs="Times New Roman"/>
                <w:highlight w:val="none"/>
              </w:rPr>
            </w:pPr>
          </w:p>
        </w:tc>
      </w:tr>
      <w:tr w14:paraId="0F64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640" w:type="dxa"/>
            <w:vMerge w:val="continue"/>
            <w:tcBorders>
              <w:left w:val="single" w:color="auto" w:sz="4" w:space="0"/>
              <w:right w:val="single" w:color="auto" w:sz="4" w:space="0"/>
            </w:tcBorders>
            <w:noWrap w:val="0"/>
            <w:vAlign w:val="center"/>
          </w:tcPr>
          <w:p w14:paraId="71BBC31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002A10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29087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4.配置：配置可播放影音娱乐的显示</w:t>
            </w:r>
            <w:r>
              <w:rPr>
                <w:rFonts w:hint="eastAsia" w:ascii="宋体" w:hAnsi="宋体" w:eastAsia="宋体" w:cs="Times New Roman"/>
                <w:highlight w:val="none"/>
                <w:lang w:val="en-US" w:eastAsia="zh-CN"/>
              </w:rPr>
              <w:t>一体机</w:t>
            </w:r>
            <w:r>
              <w:rPr>
                <w:rFonts w:hint="eastAsia" w:ascii="宋体" w:hAnsi="宋体" w:eastAsia="宋体" w:cs="Times New Roman"/>
                <w:highlight w:val="none"/>
              </w:rPr>
              <w:t>（尺寸≥12英寸）、配合雾化器接口开孔。</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099ECC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AF7AA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78B559C">
            <w:pPr>
              <w:widowControl/>
              <w:jc w:val="left"/>
              <w:textAlignment w:val="center"/>
              <w:rPr>
                <w:rFonts w:hint="eastAsia" w:ascii="宋体" w:hAnsi="宋体" w:eastAsia="宋体" w:cs="Times New Roman"/>
                <w:highlight w:val="none"/>
              </w:rPr>
            </w:pPr>
          </w:p>
        </w:tc>
      </w:tr>
      <w:tr w14:paraId="138A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640" w:type="dxa"/>
            <w:vMerge w:val="continue"/>
            <w:tcBorders>
              <w:left w:val="single" w:color="auto" w:sz="4" w:space="0"/>
              <w:right w:val="single" w:color="auto" w:sz="4" w:space="0"/>
            </w:tcBorders>
            <w:noWrap w:val="0"/>
            <w:vAlign w:val="center"/>
          </w:tcPr>
          <w:p w14:paraId="6933EE9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FDFBDB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3EB583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5.颜色、款式：根据采购人需求制定。制作前深化结构图报采购人书面确认。</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3D3A93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B8F5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B36606">
            <w:pPr>
              <w:widowControl/>
              <w:jc w:val="left"/>
              <w:textAlignment w:val="center"/>
              <w:rPr>
                <w:rFonts w:hint="eastAsia" w:ascii="宋体" w:hAnsi="宋体" w:eastAsia="宋体" w:cs="Times New Roman"/>
                <w:highlight w:val="none"/>
              </w:rPr>
            </w:pPr>
          </w:p>
        </w:tc>
      </w:tr>
      <w:tr w14:paraId="1BD1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640" w:type="dxa"/>
            <w:vMerge w:val="continue"/>
            <w:tcBorders>
              <w:left w:val="single" w:color="auto" w:sz="4" w:space="0"/>
              <w:right w:val="single" w:color="auto" w:sz="4" w:space="0"/>
            </w:tcBorders>
            <w:noWrap w:val="0"/>
            <w:vAlign w:val="center"/>
          </w:tcPr>
          <w:p w14:paraId="3F13EF3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6D40DE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D685625">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w:t>
            </w:r>
            <w:r>
              <w:rPr>
                <w:rFonts w:hint="eastAsia" w:ascii="宋体" w:hAnsi="宋体" w:eastAsia="宋体" w:cs="Times New Roman"/>
                <w:b/>
                <w:bCs/>
                <w:color w:val="FF0000"/>
                <w:highlight w:val="none"/>
                <w:lang w:val="en-US" w:eastAsia="zh-CN"/>
              </w:rPr>
              <w:t>一体机</w:t>
            </w:r>
            <w:r>
              <w:rPr>
                <w:rFonts w:hint="eastAsia" w:ascii="宋体" w:hAnsi="宋体" w:eastAsia="宋体" w:cs="Times New Roman"/>
                <w:b/>
                <w:bCs/>
                <w:color w:val="FF0000"/>
                <w:highlight w:val="none"/>
              </w:rPr>
              <w:t>的技术要求：</w:t>
            </w:r>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GB 4943.1《音视频、信息技术和通信技术设备 第1部分：安全要求》；</w:t>
            </w:r>
          </w:p>
          <w:p w14:paraId="7D210142">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安全防护的强度、可触及性，玻璃，安全防护的有效性、在正常工作条件和异常工作条件期间不应发生爆炸、电能量源的分级与限值、功率源电路的分级、潜在引燃源的分级、在正常工作条件和异常工作条件下着火的安全防护、附加安全防护、防火防护外壳和防火挡板的材料特性、导电物体的安全防护、机械强度试验均检测合格。</w:t>
            </w:r>
          </w:p>
          <w:p w14:paraId="38C95B66">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5696697">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983801">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B979723">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2DB7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40" w:type="dxa"/>
            <w:vMerge w:val="restart"/>
            <w:tcBorders>
              <w:left w:val="single" w:color="auto" w:sz="4" w:space="0"/>
              <w:right w:val="single" w:color="auto" w:sz="4" w:space="0"/>
            </w:tcBorders>
            <w:noWrap w:val="0"/>
            <w:vAlign w:val="center"/>
          </w:tcPr>
          <w:p w14:paraId="005EC57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28</w:t>
            </w:r>
          </w:p>
        </w:tc>
        <w:tc>
          <w:tcPr>
            <w:tcW w:w="960" w:type="dxa"/>
            <w:vMerge w:val="restart"/>
            <w:tcBorders>
              <w:left w:val="single" w:color="auto" w:sz="4" w:space="0"/>
              <w:right w:val="single" w:color="auto" w:sz="4" w:space="0"/>
            </w:tcBorders>
            <w:noWrap w:val="0"/>
            <w:vAlign w:val="center"/>
          </w:tcPr>
          <w:p w14:paraId="29A8A75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儿童等候椅</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50568EE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1、气辅注塑材料；</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5E9892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60F256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F1623D0">
            <w:pPr>
              <w:widowControl/>
              <w:jc w:val="left"/>
              <w:textAlignment w:val="center"/>
              <w:rPr>
                <w:rFonts w:hint="eastAsia" w:ascii="宋体" w:hAnsi="宋体" w:eastAsia="宋体" w:cs="Times New Roman"/>
                <w:highlight w:val="none"/>
              </w:rPr>
            </w:pPr>
          </w:p>
        </w:tc>
      </w:tr>
      <w:tr w14:paraId="4B33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640" w:type="dxa"/>
            <w:vMerge w:val="continue"/>
            <w:tcBorders>
              <w:left w:val="single" w:color="auto" w:sz="4" w:space="0"/>
              <w:right w:val="single" w:color="auto" w:sz="4" w:space="0"/>
            </w:tcBorders>
            <w:noWrap w:val="0"/>
            <w:vAlign w:val="center"/>
          </w:tcPr>
          <w:p w14:paraId="3A4E9DD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2E416E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16D693E4">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2、无扶手设计、可水洗、满足3-4张堆叠设计</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51E644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F6455B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CACD877">
            <w:pPr>
              <w:widowControl/>
              <w:jc w:val="left"/>
              <w:textAlignment w:val="center"/>
              <w:rPr>
                <w:rFonts w:hint="eastAsia" w:ascii="宋体" w:hAnsi="宋体" w:eastAsia="宋体" w:cs="Times New Roman"/>
                <w:highlight w:val="none"/>
              </w:rPr>
            </w:pPr>
          </w:p>
        </w:tc>
      </w:tr>
      <w:tr w14:paraId="2F78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7ED53EE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29</w:t>
            </w:r>
          </w:p>
        </w:tc>
        <w:tc>
          <w:tcPr>
            <w:tcW w:w="960" w:type="dxa"/>
            <w:vMerge w:val="restart"/>
            <w:tcBorders>
              <w:left w:val="single" w:color="auto" w:sz="4" w:space="0"/>
              <w:right w:val="single" w:color="auto" w:sz="4" w:space="0"/>
            </w:tcBorders>
            <w:noWrap w:val="0"/>
            <w:vAlign w:val="center"/>
          </w:tcPr>
          <w:p w14:paraId="4C0CE8A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可储物诊床</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9EA53B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r>
              <w:rPr>
                <w:rFonts w:hint="eastAsia" w:ascii="宋体" w:hAnsi="宋体" w:eastAsia="宋体" w:cs="Times New Roman"/>
                <w:highlight w:val="none"/>
              </w:rPr>
              <w:t xml:space="preserve">                                       </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6F24D5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5A334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C7EF24">
            <w:pPr>
              <w:widowControl/>
              <w:jc w:val="left"/>
              <w:textAlignment w:val="center"/>
              <w:rPr>
                <w:rFonts w:hint="eastAsia" w:ascii="宋体" w:hAnsi="宋体" w:eastAsia="宋体" w:cs="Times New Roman"/>
                <w:highlight w:val="none"/>
              </w:rPr>
            </w:pPr>
          </w:p>
        </w:tc>
      </w:tr>
      <w:tr w14:paraId="750B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969641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6E9315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36E0120">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769D3C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3C9F3A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E142033">
            <w:pPr>
              <w:widowControl/>
              <w:jc w:val="left"/>
              <w:textAlignment w:val="center"/>
              <w:rPr>
                <w:rFonts w:hint="eastAsia" w:ascii="宋体" w:hAnsi="宋体" w:eastAsia="宋体" w:cs="Times New Roman"/>
                <w:highlight w:val="none"/>
              </w:rPr>
            </w:pPr>
          </w:p>
        </w:tc>
      </w:tr>
      <w:tr w14:paraId="10FF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A95AA1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30782C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B7FA6F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3、封边用材：厚</w:t>
            </w:r>
            <w:r>
              <w:rPr>
                <w:rFonts w:hint="eastAsia" w:ascii="宋体" w:hAnsi="宋体" w:eastAsia="宋体" w:cs="Times New Roman"/>
                <w:highlight w:val="none"/>
                <w:lang w:val="en-US" w:eastAsia="zh-CN"/>
              </w:rPr>
              <w:t>度≥</w:t>
            </w:r>
            <w:r>
              <w:rPr>
                <w:rFonts w:hint="eastAsia" w:ascii="宋体" w:hAnsi="宋体" w:eastAsia="宋体" w:cs="Times New Roman"/>
                <w:highlight w:val="none"/>
              </w:rPr>
              <w:t>2mmPVC胶边，热熔胶。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773E9F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EAEE75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E3687A9">
            <w:pPr>
              <w:widowControl/>
              <w:jc w:val="left"/>
              <w:textAlignment w:val="center"/>
              <w:rPr>
                <w:rFonts w:hint="eastAsia" w:ascii="宋体" w:hAnsi="宋体" w:eastAsia="宋体" w:cs="Times New Roman"/>
                <w:highlight w:val="none"/>
              </w:rPr>
            </w:pPr>
          </w:p>
        </w:tc>
      </w:tr>
      <w:tr w14:paraId="02DC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259766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863908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8348A3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4、配置软包，根据采购方需求在诊床下方增加钢制抽屉柜或掩门柜，配缓冲导轨或缓冲铰链柜</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3B8767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20CED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A5F02EF">
            <w:pPr>
              <w:widowControl/>
              <w:jc w:val="left"/>
              <w:textAlignment w:val="center"/>
              <w:rPr>
                <w:rFonts w:hint="eastAsia" w:ascii="宋体" w:hAnsi="宋体" w:eastAsia="宋体" w:cs="Times New Roman"/>
                <w:highlight w:val="none"/>
              </w:rPr>
            </w:pPr>
          </w:p>
        </w:tc>
      </w:tr>
      <w:tr w14:paraId="3F38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18B3AD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30</w:t>
            </w:r>
          </w:p>
        </w:tc>
        <w:tc>
          <w:tcPr>
            <w:tcW w:w="960" w:type="dxa"/>
            <w:vMerge w:val="restart"/>
            <w:tcBorders>
              <w:left w:val="single" w:color="auto" w:sz="4" w:space="0"/>
              <w:right w:val="single" w:color="auto" w:sz="4" w:space="0"/>
            </w:tcBorders>
            <w:noWrap w:val="0"/>
            <w:vAlign w:val="center"/>
          </w:tcPr>
          <w:p w14:paraId="716219C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洗婴台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D7C6E4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03DC22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C3D2F4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0F2C5BA">
            <w:pPr>
              <w:widowControl/>
              <w:jc w:val="left"/>
              <w:textAlignment w:val="center"/>
              <w:rPr>
                <w:rFonts w:hint="eastAsia" w:ascii="宋体" w:hAnsi="宋体" w:eastAsia="宋体" w:cs="Times New Roman"/>
                <w:highlight w:val="none"/>
              </w:rPr>
            </w:pPr>
          </w:p>
        </w:tc>
      </w:tr>
      <w:tr w14:paraId="0E0F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640" w:type="dxa"/>
            <w:vMerge w:val="continue"/>
            <w:tcBorders>
              <w:left w:val="single" w:color="auto" w:sz="4" w:space="0"/>
              <w:right w:val="single" w:color="auto" w:sz="4" w:space="0"/>
            </w:tcBorders>
            <w:noWrap w:val="0"/>
            <w:vAlign w:val="center"/>
          </w:tcPr>
          <w:p w14:paraId="6B0C797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D63FCD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1D7930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EFEEEB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77F694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05F3A61">
            <w:pPr>
              <w:widowControl/>
              <w:jc w:val="left"/>
              <w:textAlignment w:val="center"/>
              <w:rPr>
                <w:rFonts w:hint="eastAsia" w:ascii="宋体" w:hAnsi="宋体" w:eastAsia="宋体" w:cs="Times New Roman"/>
                <w:highlight w:val="none"/>
              </w:rPr>
            </w:pPr>
          </w:p>
        </w:tc>
      </w:tr>
      <w:tr w14:paraId="467E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40" w:type="dxa"/>
            <w:vMerge w:val="continue"/>
            <w:tcBorders>
              <w:left w:val="single" w:color="auto" w:sz="4" w:space="0"/>
              <w:right w:val="single" w:color="auto" w:sz="4" w:space="0"/>
            </w:tcBorders>
            <w:noWrap w:val="0"/>
            <w:vAlign w:val="center"/>
          </w:tcPr>
          <w:p w14:paraId="399FF0D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DCBB63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F31603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41FF8B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7506AA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0A6424D">
            <w:pPr>
              <w:widowControl/>
              <w:jc w:val="left"/>
              <w:textAlignment w:val="center"/>
              <w:rPr>
                <w:rFonts w:hint="eastAsia" w:ascii="宋体" w:hAnsi="宋体" w:eastAsia="宋体" w:cs="Times New Roman"/>
                <w:highlight w:val="none"/>
              </w:rPr>
            </w:pPr>
          </w:p>
        </w:tc>
      </w:tr>
      <w:tr w14:paraId="5E18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E80C77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27165D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BFF7BD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AEAE54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54FE77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1A2219">
            <w:pPr>
              <w:widowControl/>
              <w:jc w:val="left"/>
              <w:textAlignment w:val="center"/>
              <w:rPr>
                <w:rFonts w:hint="eastAsia" w:ascii="宋体" w:hAnsi="宋体" w:eastAsia="宋体" w:cs="Times New Roman"/>
                <w:highlight w:val="none"/>
              </w:rPr>
            </w:pPr>
          </w:p>
        </w:tc>
      </w:tr>
      <w:tr w14:paraId="125F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640" w:type="dxa"/>
            <w:vMerge w:val="continue"/>
            <w:tcBorders>
              <w:left w:val="single" w:color="auto" w:sz="4" w:space="0"/>
              <w:right w:val="single" w:color="auto" w:sz="4" w:space="0"/>
            </w:tcBorders>
            <w:noWrap w:val="0"/>
            <w:vAlign w:val="center"/>
          </w:tcPr>
          <w:p w14:paraId="1D31D6C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EE797E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95525E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w:t>
            </w:r>
            <w:r>
              <w:rPr>
                <w:rFonts w:hint="eastAsia" w:ascii="宋体" w:hAnsi="宋体" w:eastAsia="宋体" w:cs="Times New Roman"/>
                <w:highlight w:val="none"/>
                <w:lang w:eastAsia="zh-CN"/>
              </w:rPr>
              <w:t>医用皮革</w:t>
            </w:r>
            <w:r>
              <w:rPr>
                <w:rFonts w:hint="eastAsia" w:ascii="宋体" w:hAnsi="宋体" w:eastAsia="宋体" w:cs="Times New Roman"/>
                <w:highlight w:val="none"/>
              </w:rPr>
              <w:t>内置软包</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AAC85E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E56E6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4D3A95C">
            <w:pPr>
              <w:widowControl/>
              <w:jc w:val="left"/>
              <w:textAlignment w:val="center"/>
              <w:rPr>
                <w:rFonts w:hint="eastAsia" w:ascii="宋体" w:hAnsi="宋体" w:eastAsia="宋体" w:cs="Times New Roman"/>
                <w:highlight w:val="none"/>
              </w:rPr>
            </w:pPr>
          </w:p>
        </w:tc>
      </w:tr>
      <w:tr w14:paraId="4AD0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40" w:type="dxa"/>
            <w:vMerge w:val="continue"/>
            <w:tcBorders>
              <w:left w:val="single" w:color="auto" w:sz="4" w:space="0"/>
              <w:right w:val="single" w:color="auto" w:sz="4" w:space="0"/>
            </w:tcBorders>
            <w:noWrap w:val="0"/>
            <w:vAlign w:val="center"/>
          </w:tcPr>
          <w:p w14:paraId="45D83D6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6F0801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D6D3141">
            <w:pPr>
              <w:widowControl/>
              <w:numPr>
                <w:ilvl w:val="0"/>
                <w:numId w:val="0"/>
              </w:numPr>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6、</w:t>
            </w:r>
            <w:r>
              <w:rPr>
                <w:rFonts w:hint="eastAsia" w:ascii="宋体" w:hAnsi="宋体" w:eastAsia="宋体" w:cs="Times New Roman"/>
                <w:highlight w:val="none"/>
              </w:rPr>
              <w:t>配置</w:t>
            </w:r>
            <w:r>
              <w:rPr>
                <w:rFonts w:hint="eastAsia" w:ascii="宋体" w:hAnsi="宋体" w:eastAsia="宋体" w:cs="Times New Roman"/>
                <w:highlight w:val="none"/>
                <w:lang w:eastAsia="zh-CN"/>
              </w:rPr>
              <w:t>：</w:t>
            </w:r>
            <w:r>
              <w:rPr>
                <w:rFonts w:hint="eastAsia" w:ascii="宋体" w:hAnsi="宋体" w:eastAsia="宋体" w:cs="宋体"/>
                <w:color w:val="000000"/>
                <w:szCs w:val="21"/>
                <w:highlight w:val="none"/>
                <w:lang w:val="en-US" w:eastAsia="zh-CN"/>
              </w:rPr>
              <w:t>恒温控制管理</w:t>
            </w:r>
            <w:r>
              <w:rPr>
                <w:rFonts w:hint="eastAsia" w:ascii="宋体" w:hAnsi="宋体" w:eastAsia="宋体" w:cs="Times New Roman"/>
                <w:highlight w:val="none"/>
                <w:lang w:val="en-US" w:eastAsia="zh-CN"/>
              </w:rPr>
              <w:t>模块。</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B670455">
            <w:pPr>
              <w:widowControl/>
              <w:numPr>
                <w:ilvl w:val="0"/>
                <w:numId w:val="0"/>
              </w:numPr>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76A361">
            <w:pPr>
              <w:widowControl/>
              <w:numPr>
                <w:ilvl w:val="0"/>
                <w:numId w:val="0"/>
              </w:numPr>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2968CD5">
            <w:pPr>
              <w:widowControl/>
              <w:numPr>
                <w:ilvl w:val="0"/>
                <w:numId w:val="0"/>
              </w:numPr>
              <w:jc w:val="left"/>
              <w:textAlignment w:val="center"/>
              <w:rPr>
                <w:rFonts w:hint="eastAsia" w:ascii="宋体" w:hAnsi="宋体" w:eastAsia="宋体" w:cs="Times New Roman"/>
                <w:kern w:val="2"/>
                <w:sz w:val="21"/>
                <w:szCs w:val="24"/>
                <w:highlight w:val="none"/>
                <w:lang w:val="en-US" w:eastAsia="zh-CN" w:bidi="ar-SA"/>
              </w:rPr>
            </w:pPr>
          </w:p>
        </w:tc>
      </w:tr>
      <w:tr w14:paraId="4596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35776BD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31</w:t>
            </w:r>
          </w:p>
        </w:tc>
        <w:tc>
          <w:tcPr>
            <w:tcW w:w="960" w:type="dxa"/>
            <w:vMerge w:val="restart"/>
            <w:tcBorders>
              <w:left w:val="single" w:color="auto" w:sz="4" w:space="0"/>
              <w:right w:val="single" w:color="auto" w:sz="4" w:space="0"/>
            </w:tcBorders>
            <w:noWrap w:val="0"/>
            <w:vAlign w:val="center"/>
          </w:tcPr>
          <w:p w14:paraId="5C5C7A7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儿童雾化台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1E332F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1、材质：采用E0级刨花板，经防潮、防虫、防腐处理，强度高、刚性好、不变形；台面厚度≥25mm，其余厚度≥18mm；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41ACE1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C84F1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070079">
            <w:pPr>
              <w:widowControl/>
              <w:jc w:val="left"/>
              <w:textAlignment w:val="center"/>
              <w:rPr>
                <w:rFonts w:hint="eastAsia" w:ascii="宋体" w:hAnsi="宋体" w:eastAsia="宋体" w:cs="Times New Roman"/>
                <w:highlight w:val="none"/>
              </w:rPr>
            </w:pPr>
          </w:p>
        </w:tc>
      </w:tr>
      <w:tr w14:paraId="04BB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49E186F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BD167A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24CDA3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w:t>
            </w:r>
            <w:r>
              <w:rPr>
                <w:rFonts w:hint="eastAsia" w:ascii="宋体" w:hAnsi="宋体" w:eastAsia="宋体" w:cs="Times New Roman"/>
                <w:highlight w:val="none"/>
                <w:lang w:eastAsia="zh-CN"/>
              </w:rPr>
              <w:t>、</w:t>
            </w:r>
            <w:r>
              <w:rPr>
                <w:rFonts w:hint="eastAsia" w:ascii="宋体" w:hAnsi="宋体" w:eastAsia="宋体" w:cs="Times New Roman"/>
                <w:highlight w:val="none"/>
              </w:rPr>
              <w:t>饰面：采用双面三聚氰胺浸渍胶膜纸饰面；</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ABD11E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311999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712B545">
            <w:pPr>
              <w:widowControl/>
              <w:jc w:val="left"/>
              <w:textAlignment w:val="center"/>
              <w:rPr>
                <w:rFonts w:hint="eastAsia" w:ascii="宋体" w:hAnsi="宋体" w:eastAsia="宋体" w:cs="Times New Roman"/>
                <w:highlight w:val="none"/>
              </w:rPr>
            </w:pPr>
          </w:p>
        </w:tc>
      </w:tr>
      <w:tr w14:paraId="49D1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636B6B2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B20110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9E1B4F4">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w:t>
            </w:r>
            <w:r>
              <w:rPr>
                <w:rFonts w:hint="eastAsia" w:ascii="宋体" w:hAnsi="宋体" w:eastAsia="宋体" w:cs="Times New Roman"/>
                <w:highlight w:val="none"/>
                <w:lang w:eastAsia="zh-CN"/>
              </w:rPr>
              <w:t>、</w:t>
            </w:r>
            <w:r>
              <w:rPr>
                <w:rFonts w:hint="eastAsia" w:ascii="宋体" w:hAnsi="宋体" w:eastAsia="宋体" w:cs="Times New Roman"/>
                <w:highlight w:val="none"/>
              </w:rPr>
              <w:t>封边：采用环保≥1mm厚PVC封边条封四边，所有边缘及线孔均封边，封边倒角圆滑、经精修边，压力均匀、稳定，封边平顺，无胶线、无脱胶、爆边。封边条经耐老化性、耐冷热循环性试验后无开裂、鼓泡、变色现象</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CB665A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8D9F77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C49FCA">
            <w:pPr>
              <w:widowControl/>
              <w:jc w:val="left"/>
              <w:textAlignment w:val="center"/>
              <w:rPr>
                <w:rFonts w:hint="eastAsia" w:ascii="宋体" w:hAnsi="宋体" w:eastAsia="宋体" w:cs="Times New Roman"/>
                <w:highlight w:val="none"/>
              </w:rPr>
            </w:pPr>
          </w:p>
        </w:tc>
      </w:tr>
      <w:tr w14:paraId="584F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5703730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333508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02DAEC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w:t>
            </w:r>
            <w:r>
              <w:rPr>
                <w:rFonts w:hint="eastAsia" w:ascii="宋体" w:hAnsi="宋体" w:eastAsia="宋体" w:cs="Times New Roman"/>
                <w:highlight w:val="none"/>
                <w:lang w:eastAsia="zh-CN"/>
              </w:rPr>
              <w:t>、</w:t>
            </w:r>
            <w:r>
              <w:rPr>
                <w:rFonts w:hint="eastAsia" w:ascii="宋体" w:hAnsi="宋体" w:eastAsia="宋体" w:cs="Times New Roman"/>
                <w:highlight w:val="none"/>
              </w:rPr>
              <w:t>配置：根据采购方需求配置可播放影音娱乐的屏幕显示器（尺寸≥12英寸）、配合雾化器接口开孔。</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D63666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783B9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DC079F">
            <w:pPr>
              <w:widowControl/>
              <w:jc w:val="left"/>
              <w:textAlignment w:val="center"/>
              <w:rPr>
                <w:rFonts w:hint="eastAsia" w:ascii="宋体" w:hAnsi="宋体" w:eastAsia="宋体" w:cs="Times New Roman"/>
                <w:highlight w:val="none"/>
              </w:rPr>
            </w:pPr>
          </w:p>
        </w:tc>
      </w:tr>
      <w:tr w14:paraId="34789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550B302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CAD995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389BA1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w:t>
            </w:r>
            <w:r>
              <w:rPr>
                <w:rFonts w:hint="eastAsia" w:ascii="宋体" w:hAnsi="宋体" w:eastAsia="宋体" w:cs="Times New Roman"/>
                <w:highlight w:val="none"/>
                <w:lang w:eastAsia="zh-CN"/>
              </w:rPr>
              <w:t>、</w:t>
            </w:r>
            <w:r>
              <w:rPr>
                <w:rFonts w:hint="eastAsia" w:ascii="宋体" w:hAnsi="宋体" w:eastAsia="宋体" w:cs="Times New Roman"/>
                <w:highlight w:val="none"/>
              </w:rPr>
              <w:t xml:space="preserve">颜色、款式：根据采购人需求制定。制作前深化结构图报采购人书面确认。 </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4B09B1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C0D2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166944">
            <w:pPr>
              <w:widowControl/>
              <w:jc w:val="left"/>
              <w:textAlignment w:val="center"/>
              <w:rPr>
                <w:rFonts w:hint="eastAsia" w:ascii="宋体" w:hAnsi="宋体" w:eastAsia="宋体" w:cs="Times New Roman"/>
                <w:highlight w:val="none"/>
              </w:rPr>
            </w:pPr>
          </w:p>
        </w:tc>
      </w:tr>
      <w:tr w14:paraId="20A1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41D7965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4A1D34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393C5CD">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▲儿童雾化台的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GB 28007《儿童家具通用技术条件》、GB/T 39598《基于极限甲醛释放量的人造板室内承载限量指南》、GB/T 36022《木家具中氨释放量试验方法》、GB/T 35607《绿色产品评价 家具》；</w:t>
            </w:r>
          </w:p>
          <w:p w14:paraId="0303FC39">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（1）木制件外观结构安全符合要求；理化性能：耐湿热、耐干热、抗冲击不低于3级；</w:t>
            </w:r>
          </w:p>
          <w:p w14:paraId="5ECC23B6">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（2）人造板极限甲醛释放量 未检出；</w:t>
            </w:r>
          </w:p>
          <w:p w14:paraId="01DEE125">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（3）氨释放量</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未检出；</w:t>
            </w:r>
          </w:p>
          <w:p w14:paraId="32D383BA">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（4）苯、甲苯、二甲苯未检出、总挥发性有机化合物≤0.03mg/m³；</w:t>
            </w:r>
          </w:p>
          <w:p w14:paraId="7CE7B516">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B4AE5C5">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3B1EEE">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32730F">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187E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F3A3E9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32</w:t>
            </w:r>
          </w:p>
        </w:tc>
        <w:tc>
          <w:tcPr>
            <w:tcW w:w="960" w:type="dxa"/>
            <w:vMerge w:val="restart"/>
            <w:tcBorders>
              <w:left w:val="single" w:color="auto" w:sz="4" w:space="0"/>
              <w:right w:val="single" w:color="auto" w:sz="4" w:space="0"/>
            </w:tcBorders>
            <w:noWrap w:val="0"/>
            <w:vAlign w:val="center"/>
          </w:tcPr>
          <w:p w14:paraId="0019501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定制备餐柜1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EAE11E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1、贴面材料：采用木纹色板。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EE9930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4E32A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4BA662B">
            <w:pPr>
              <w:widowControl/>
              <w:jc w:val="left"/>
              <w:textAlignment w:val="center"/>
              <w:rPr>
                <w:rFonts w:hint="eastAsia" w:ascii="宋体" w:hAnsi="宋体" w:eastAsia="宋体" w:cs="Times New Roman"/>
                <w:highlight w:val="none"/>
              </w:rPr>
            </w:pPr>
          </w:p>
        </w:tc>
      </w:tr>
      <w:tr w14:paraId="4F60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640" w:type="dxa"/>
            <w:vMerge w:val="continue"/>
            <w:tcBorders>
              <w:left w:val="single" w:color="auto" w:sz="4" w:space="0"/>
              <w:right w:val="single" w:color="auto" w:sz="4" w:space="0"/>
            </w:tcBorders>
            <w:noWrap w:val="0"/>
            <w:vAlign w:val="center"/>
          </w:tcPr>
          <w:p w14:paraId="67754A5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7F99E9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B76F40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2、封边：封边与贴面同色。</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3B2844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94032E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BB09C6">
            <w:pPr>
              <w:widowControl/>
              <w:jc w:val="left"/>
              <w:textAlignment w:val="center"/>
              <w:rPr>
                <w:rFonts w:hint="eastAsia" w:ascii="宋体" w:hAnsi="宋体" w:eastAsia="宋体" w:cs="Times New Roman"/>
                <w:highlight w:val="none"/>
              </w:rPr>
            </w:pPr>
          </w:p>
        </w:tc>
      </w:tr>
      <w:tr w14:paraId="497E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640" w:type="dxa"/>
            <w:vMerge w:val="continue"/>
            <w:tcBorders>
              <w:left w:val="single" w:color="auto" w:sz="4" w:space="0"/>
              <w:right w:val="single" w:color="auto" w:sz="4" w:space="0"/>
            </w:tcBorders>
            <w:noWrap w:val="0"/>
            <w:vAlign w:val="center"/>
          </w:tcPr>
          <w:p w14:paraId="1E9E4A7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A083AF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EC63FF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3、桌面：采用医用抑菌亚克力人造石</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49113F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4AB4B9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5E1F7C">
            <w:pPr>
              <w:widowControl/>
              <w:jc w:val="left"/>
              <w:textAlignment w:val="center"/>
              <w:rPr>
                <w:rFonts w:hint="eastAsia" w:ascii="宋体" w:hAnsi="宋体" w:eastAsia="宋体" w:cs="Times New Roman"/>
                <w:highlight w:val="none"/>
              </w:rPr>
            </w:pPr>
          </w:p>
        </w:tc>
      </w:tr>
      <w:tr w14:paraId="53E8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70F590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1A5752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81D35E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4、基材：采用enf级刨花板，经过防潮、防虫、防腐化学处理，台面厚度≥25mm。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FBD0F3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5B9C5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E95803B">
            <w:pPr>
              <w:widowControl/>
              <w:jc w:val="left"/>
              <w:textAlignment w:val="center"/>
              <w:rPr>
                <w:rFonts w:hint="eastAsia" w:ascii="宋体" w:hAnsi="宋体" w:eastAsia="宋体" w:cs="Times New Roman"/>
                <w:highlight w:val="none"/>
              </w:rPr>
            </w:pPr>
          </w:p>
        </w:tc>
      </w:tr>
      <w:tr w14:paraId="42D7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DF79EB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8B6714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C00D49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5、五金件：选用三合一偏心连接件，五金医用不锈钢铰链和三节静音路轨。</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02A07F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3E8DE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786C651">
            <w:pPr>
              <w:widowControl/>
              <w:jc w:val="left"/>
              <w:textAlignment w:val="center"/>
              <w:rPr>
                <w:rFonts w:hint="eastAsia" w:ascii="宋体" w:hAnsi="宋体" w:eastAsia="宋体" w:cs="Times New Roman"/>
                <w:highlight w:val="none"/>
              </w:rPr>
            </w:pPr>
          </w:p>
        </w:tc>
      </w:tr>
      <w:tr w14:paraId="4D44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640" w:type="dxa"/>
            <w:vMerge w:val="continue"/>
            <w:tcBorders>
              <w:left w:val="single" w:color="auto" w:sz="4" w:space="0"/>
              <w:right w:val="single" w:color="auto" w:sz="4" w:space="0"/>
            </w:tcBorders>
            <w:noWrap w:val="0"/>
            <w:vAlign w:val="center"/>
          </w:tcPr>
          <w:p w14:paraId="7420C94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AC69BB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84F4B7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6、配置：内部具体设计可根据甲方需求设计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09CC77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AC5FCF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B5887B">
            <w:pPr>
              <w:widowControl/>
              <w:jc w:val="left"/>
              <w:textAlignment w:val="center"/>
              <w:rPr>
                <w:rFonts w:hint="eastAsia" w:ascii="宋体" w:hAnsi="宋体" w:eastAsia="宋体" w:cs="Times New Roman"/>
                <w:highlight w:val="none"/>
              </w:rPr>
            </w:pPr>
          </w:p>
        </w:tc>
      </w:tr>
      <w:tr w14:paraId="2D4A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D3372F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33</w:t>
            </w:r>
          </w:p>
        </w:tc>
        <w:tc>
          <w:tcPr>
            <w:tcW w:w="960" w:type="dxa"/>
            <w:vMerge w:val="restart"/>
            <w:tcBorders>
              <w:left w:val="single" w:color="auto" w:sz="4" w:space="0"/>
              <w:right w:val="single" w:color="auto" w:sz="4" w:space="0"/>
            </w:tcBorders>
            <w:noWrap w:val="0"/>
            <w:vAlign w:val="center"/>
          </w:tcPr>
          <w:p w14:paraId="25B174D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治疗车</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54E616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1、两层凹台面厚≥1.0mm，模具成型；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8F64F9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1A6399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E34694B">
            <w:pPr>
              <w:widowControl/>
              <w:jc w:val="left"/>
              <w:textAlignment w:val="center"/>
              <w:rPr>
                <w:rFonts w:hint="eastAsia" w:ascii="宋体" w:hAnsi="宋体" w:eastAsia="宋体" w:cs="Times New Roman"/>
                <w:highlight w:val="none"/>
              </w:rPr>
            </w:pPr>
          </w:p>
        </w:tc>
      </w:tr>
      <w:tr w14:paraId="1BDB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575459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874FB7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C93702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2、上层台面下有一抽屉，抽屉面喷塑湖绿色；</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79075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48CE6E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6276EAA">
            <w:pPr>
              <w:widowControl/>
              <w:jc w:val="left"/>
              <w:textAlignment w:val="center"/>
              <w:rPr>
                <w:rFonts w:hint="eastAsia" w:ascii="宋体" w:hAnsi="宋体" w:eastAsia="宋体" w:cs="Times New Roman"/>
                <w:highlight w:val="none"/>
              </w:rPr>
            </w:pPr>
          </w:p>
        </w:tc>
      </w:tr>
      <w:tr w14:paraId="574A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DB6AE5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8D8E10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DAB79B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3、左侧配消毒液瓶架（内口￠75×115mm)；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28CC70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B1BB9A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BD72C20">
            <w:pPr>
              <w:widowControl/>
              <w:jc w:val="left"/>
              <w:textAlignment w:val="center"/>
              <w:rPr>
                <w:rFonts w:hint="eastAsia" w:ascii="宋体" w:hAnsi="宋体" w:eastAsia="宋体" w:cs="Times New Roman"/>
                <w:highlight w:val="none"/>
              </w:rPr>
            </w:pPr>
          </w:p>
        </w:tc>
      </w:tr>
      <w:tr w14:paraId="7C38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FDB3FA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76E3AC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5EFEFF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4、配四只￠100万向静音轮，带防撞圈，前两轮带刹；</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5198DD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4B96C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7A723CA">
            <w:pPr>
              <w:widowControl/>
              <w:jc w:val="left"/>
              <w:textAlignment w:val="center"/>
              <w:rPr>
                <w:rFonts w:hint="eastAsia" w:ascii="宋体" w:hAnsi="宋体" w:eastAsia="宋体" w:cs="Times New Roman"/>
                <w:highlight w:val="none"/>
              </w:rPr>
            </w:pPr>
          </w:p>
        </w:tc>
      </w:tr>
      <w:tr w14:paraId="572D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834129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4A62C9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AA740B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5、材料采用数控板料激光切割自动化生产线及数控激光切管机下料，机器人折弯，保证了产品部件的折弯尺寸及折边精度，确保了部件尺寸的符合性；采用激光焊接机进行</w:t>
            </w:r>
            <w:r>
              <w:rPr>
                <w:rFonts w:hint="eastAsia" w:ascii="宋体" w:hAnsi="宋体" w:eastAsia="宋体" w:cs="Times New Roman"/>
                <w:color w:val="auto"/>
                <w:highlight w:val="none"/>
              </w:rPr>
              <w:t>焊接</w:t>
            </w:r>
            <w:r>
              <w:rPr>
                <w:rFonts w:hint="eastAsia" w:ascii="宋体" w:hAnsi="宋体" w:eastAsia="宋体" w:cs="Times New Roman"/>
                <w:color w:val="auto"/>
                <w:highlight w:val="none"/>
                <w:u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F8F4F7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CB97B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5FED9D3">
            <w:pPr>
              <w:widowControl/>
              <w:jc w:val="left"/>
              <w:textAlignment w:val="center"/>
              <w:rPr>
                <w:rFonts w:hint="eastAsia" w:ascii="宋体" w:hAnsi="宋体" w:eastAsia="宋体" w:cs="Times New Roman"/>
                <w:highlight w:val="none"/>
              </w:rPr>
            </w:pPr>
          </w:p>
        </w:tc>
      </w:tr>
      <w:tr w14:paraId="2590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58202CA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3CE127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537E80D">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rPr>
              <w:t>、▲万向静音轮的技术要求：通过QB/T 5224《办公椅用脚轮》、GB 28481《塑料 家具中有害物质限量》、GB/T 35607《绿色产品评价家具》的标准；</w:t>
            </w:r>
          </w:p>
          <w:p w14:paraId="2266A13C">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（1）重金属：可溶性铅、可溶性镉、可溶性铬、可溶性汞均未检出；多环芳烃，苯并 [a]芘未检出；</w:t>
            </w:r>
          </w:p>
          <w:p w14:paraId="7C036AAB">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（2）脚轮往复磨损，座面垂直加载113kg ，在有障碍物的测试平台，测试2000次；在无障碍物的水平测试台上测试98000次，无缺陷；</w:t>
            </w:r>
          </w:p>
          <w:p w14:paraId="1C9B2E51">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09B0A2A">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939D873">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748E2D">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3C3B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39EACB8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34</w:t>
            </w:r>
          </w:p>
        </w:tc>
        <w:tc>
          <w:tcPr>
            <w:tcW w:w="960" w:type="dxa"/>
            <w:vMerge w:val="restart"/>
            <w:tcBorders>
              <w:left w:val="single" w:color="auto" w:sz="4" w:space="0"/>
              <w:right w:val="single" w:color="auto" w:sz="4" w:space="0"/>
            </w:tcBorders>
            <w:noWrap w:val="0"/>
            <w:vAlign w:val="center"/>
          </w:tcPr>
          <w:p w14:paraId="55CE890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lang w:val="en-US" w:eastAsia="zh-CN"/>
              </w:rPr>
              <w:t>下收</w:t>
            </w:r>
            <w:r>
              <w:rPr>
                <w:rFonts w:hint="eastAsia" w:ascii="宋体" w:hAnsi="宋体" w:eastAsia="宋体" w:cs="Times New Roman"/>
                <w:highlight w:val="none"/>
              </w:rPr>
              <w:t>车</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1B8918C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1、基材：采用304不锈钢板，钢板厚度不小于1.0mm，经除油除锈、酸洗磷化处理；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014CC8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005D9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0AA2ED0">
            <w:pPr>
              <w:widowControl/>
              <w:jc w:val="left"/>
              <w:textAlignment w:val="center"/>
              <w:rPr>
                <w:rFonts w:hint="eastAsia" w:ascii="宋体" w:hAnsi="宋体" w:eastAsia="宋体" w:cs="Times New Roman"/>
                <w:highlight w:val="none"/>
              </w:rPr>
            </w:pPr>
          </w:p>
        </w:tc>
      </w:tr>
      <w:tr w14:paraId="4CE9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5EF02C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BC8741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CB2639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2、粉末：表面静电粉末喷塑。</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48A6E8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D7F537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716884E">
            <w:pPr>
              <w:widowControl/>
              <w:jc w:val="left"/>
              <w:textAlignment w:val="center"/>
              <w:rPr>
                <w:rFonts w:hint="eastAsia" w:ascii="宋体" w:hAnsi="宋体" w:eastAsia="宋体" w:cs="Times New Roman"/>
                <w:highlight w:val="none"/>
              </w:rPr>
            </w:pPr>
          </w:p>
        </w:tc>
      </w:tr>
      <w:tr w14:paraId="6EAB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6EFE9CC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B45BFB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F84293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3、结构：采用整体或拆</w:t>
            </w:r>
            <w:r>
              <w:rPr>
                <w:rFonts w:hint="eastAsia" w:ascii="宋体" w:hAnsi="宋体" w:eastAsia="宋体" w:cs="Times New Roman"/>
                <w:highlight w:val="none"/>
                <w:lang w:val="en-US" w:eastAsia="zh-CN"/>
              </w:rPr>
              <w:t>装</w:t>
            </w:r>
            <w:r>
              <w:rPr>
                <w:rFonts w:hint="eastAsia" w:ascii="宋体" w:hAnsi="宋体" w:eastAsia="宋体" w:cs="Times New Roman"/>
                <w:highlight w:val="none"/>
              </w:rPr>
              <w:t>焊接式；所有部件均经打磨，砂光处理，打磨均匀，免除钢板表面的毛刺、棱角对人体可能造成的伤害；</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EEF0E6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A4F3A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0CFF14D">
            <w:pPr>
              <w:widowControl/>
              <w:jc w:val="left"/>
              <w:textAlignment w:val="center"/>
              <w:rPr>
                <w:rFonts w:hint="eastAsia" w:ascii="宋体" w:hAnsi="宋体" w:eastAsia="宋体" w:cs="Times New Roman"/>
                <w:highlight w:val="none"/>
              </w:rPr>
            </w:pPr>
          </w:p>
        </w:tc>
      </w:tr>
      <w:tr w14:paraId="6947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A6C1E1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EC0E8A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0F7AAE8">
            <w:pPr>
              <w:widowControl/>
              <w:numPr>
                <w:ilvl w:val="0"/>
                <w:numId w:val="0"/>
              </w:numPr>
              <w:ind w:left="360" w:hanging="360"/>
              <w:jc w:val="left"/>
              <w:textAlignment w:val="center"/>
              <w:rPr>
                <w:rFonts w:hint="eastAsia" w:ascii="宋体" w:hAnsi="宋体" w:eastAsia="宋体" w:cs="Times New Roman"/>
                <w:highlight w:val="none"/>
              </w:rPr>
            </w:pPr>
            <w:r>
              <w:rPr>
                <w:rFonts w:hint="default" w:ascii="宋体" w:hAnsi="宋体" w:eastAsia="宋体" w:cs="Times New Roman"/>
                <w:kern w:val="2"/>
                <w:sz w:val="21"/>
                <w:szCs w:val="24"/>
                <w:highlight w:val="none"/>
                <w:lang w:val="en-US" w:eastAsia="zh-CN" w:bidi="ar-SA"/>
              </w:rPr>
              <w:t>4、</w:t>
            </w:r>
            <w:r>
              <w:rPr>
                <w:rFonts w:hint="eastAsia" w:ascii="宋体" w:hAnsi="宋体" w:eastAsia="宋体" w:cs="Times New Roman"/>
                <w:highlight w:val="none"/>
              </w:rPr>
              <w:t>配置万向轮。</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B1E7D8B">
            <w:pPr>
              <w:widowControl/>
              <w:numPr>
                <w:ilvl w:val="0"/>
                <w:numId w:val="0"/>
              </w:numPr>
              <w:ind w:left="360" w:hanging="360"/>
              <w:jc w:val="left"/>
              <w:textAlignment w:val="center"/>
              <w:rPr>
                <w:rFonts w:hint="default"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CAC8C4C">
            <w:pPr>
              <w:widowControl/>
              <w:numPr>
                <w:ilvl w:val="0"/>
                <w:numId w:val="0"/>
              </w:numPr>
              <w:ind w:left="360" w:hanging="360"/>
              <w:jc w:val="left"/>
              <w:textAlignment w:val="center"/>
              <w:rPr>
                <w:rFonts w:hint="default"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E9BBEDD">
            <w:pPr>
              <w:widowControl/>
              <w:numPr>
                <w:ilvl w:val="0"/>
                <w:numId w:val="0"/>
              </w:numPr>
              <w:ind w:left="360" w:hanging="360"/>
              <w:jc w:val="left"/>
              <w:textAlignment w:val="center"/>
              <w:rPr>
                <w:rFonts w:hint="default" w:ascii="宋体" w:hAnsi="宋体" w:eastAsia="宋体" w:cs="Times New Roman"/>
                <w:kern w:val="2"/>
                <w:sz w:val="21"/>
                <w:szCs w:val="24"/>
                <w:highlight w:val="none"/>
                <w:lang w:val="en-US" w:eastAsia="zh-CN" w:bidi="ar-SA"/>
              </w:rPr>
            </w:pPr>
          </w:p>
        </w:tc>
      </w:tr>
      <w:tr w14:paraId="515F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640" w:type="dxa"/>
            <w:vMerge w:val="continue"/>
            <w:tcBorders>
              <w:left w:val="single" w:color="auto" w:sz="4" w:space="0"/>
              <w:right w:val="single" w:color="auto" w:sz="4" w:space="0"/>
            </w:tcBorders>
            <w:noWrap w:val="0"/>
            <w:vAlign w:val="center"/>
          </w:tcPr>
          <w:p w14:paraId="7D59E71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693C9A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91C07F9">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5</w:t>
            </w:r>
            <w:r>
              <w:rPr>
                <w:rFonts w:hint="eastAsia" w:ascii="宋体" w:hAnsi="宋体" w:eastAsia="宋体" w:cs="Times New Roman"/>
                <w:b/>
                <w:bCs/>
                <w:color w:val="FF0000"/>
                <w:highlight w:val="none"/>
              </w:rPr>
              <w:t>、▲下收车的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技术要求：依据GB/T 228.1《金属材料 拉伸试验 第1部分：室温试验方法》、GB/T 11170《不锈钢 多元素含量的测定 火花放电原子发射光谱法（常规法）》、GB/T 232《金属材料弯曲试验方法》、GB/T 230.1《金属材料 洛氏硬度试验 第1部分：试验方法》、GB/T 21510《纳米无机材料抗菌性能检测方法》》；</w:t>
            </w:r>
          </w:p>
          <w:p w14:paraId="08AB06F0">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（1）断后伸长率A80mm/%≥45%；</w:t>
            </w:r>
          </w:p>
          <w:p w14:paraId="0A772E2B">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（2）多元素含量（质量分</w:t>
            </w:r>
            <w:r>
              <w:rPr>
                <w:rFonts w:hint="eastAsia" w:ascii="宋体" w:hAnsi="宋体" w:eastAsia="宋体" w:cs="Times New Roman"/>
                <w:b/>
                <w:bCs/>
                <w:color w:val="FF0000"/>
                <w:highlight w:val="none"/>
                <w:lang w:val="en-US" w:eastAsia="zh-CN"/>
              </w:rPr>
              <w:t>数</w:t>
            </w:r>
            <w:r>
              <w:rPr>
                <w:rFonts w:hint="eastAsia" w:ascii="宋体" w:hAnsi="宋体" w:eastAsia="宋体" w:cs="Times New Roman"/>
                <w:b/>
                <w:bCs/>
                <w:color w:val="FF0000"/>
                <w:highlight w:val="none"/>
              </w:rPr>
              <w:t>）：碳C;硅Si;锰Mn；硫P；磷S</w:t>
            </w:r>
          </w:p>
          <w:p w14:paraId="4C6AC2AF">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（3）洛氏硬度≥80HRB；</w:t>
            </w:r>
          </w:p>
          <w:p w14:paraId="2C081301">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（4）弯曲试验后不使用放大仪器观察，试样弯曲外表面无可见裂纹；</w:t>
            </w:r>
          </w:p>
          <w:p w14:paraId="42F395D2">
            <w:pPr>
              <w:widowControl/>
              <w:numPr>
                <w:ilvl w:val="0"/>
                <w:numId w:val="0"/>
              </w:numPr>
              <w:ind w:left="0" w:firstLine="0"/>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rPr>
              <w:t>（5）抗菌性能：嗜麦芽寡养单胞菌、单核增生李斯特氏菌</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抗菌率≥99%</w:t>
            </w:r>
            <w:r>
              <w:rPr>
                <w:rFonts w:hint="eastAsia" w:ascii="宋体" w:hAnsi="宋体" w:eastAsia="宋体" w:cs="Times New Roman"/>
                <w:b/>
                <w:bCs/>
                <w:color w:val="FF0000"/>
                <w:highlight w:val="none"/>
                <w:lang w:val="en-US" w:eastAsia="zh-CN"/>
              </w:rPr>
              <w:t>.</w:t>
            </w:r>
          </w:p>
          <w:p w14:paraId="784414DB">
            <w:pPr>
              <w:widowControl/>
              <w:numPr>
                <w:ilvl w:val="0"/>
                <w:numId w:val="0"/>
              </w:numPr>
              <w:ind w:left="0" w:firstLine="0"/>
              <w:jc w:val="left"/>
              <w:textAlignment w:val="center"/>
              <w:rPr>
                <w:rFonts w:hint="eastAsia" w:ascii="宋体" w:hAnsi="宋体" w:eastAsia="宋体" w:cs="Times New Roman"/>
                <w:b/>
                <w:bCs/>
                <w:color w:val="FF0000"/>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ADC394F">
            <w:pPr>
              <w:widowControl/>
              <w:numPr>
                <w:ilvl w:val="0"/>
                <w:numId w:val="0"/>
              </w:numPr>
              <w:ind w:left="0" w:firstLine="0"/>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2FE1BCB">
            <w:pPr>
              <w:widowControl/>
              <w:numPr>
                <w:ilvl w:val="0"/>
                <w:numId w:val="0"/>
              </w:numPr>
              <w:ind w:left="0" w:firstLine="0"/>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41E205E">
            <w:pPr>
              <w:widowControl/>
              <w:numPr>
                <w:ilvl w:val="0"/>
                <w:numId w:val="0"/>
              </w:numPr>
              <w:ind w:left="0" w:firstLine="0"/>
              <w:jc w:val="left"/>
              <w:textAlignment w:val="center"/>
              <w:rPr>
                <w:rFonts w:hint="eastAsia" w:ascii="宋体" w:hAnsi="宋体" w:eastAsia="宋体" w:cs="宋体"/>
                <w:b/>
                <w:bCs/>
                <w:color w:val="FF0000"/>
                <w:sz w:val="21"/>
                <w:szCs w:val="21"/>
                <w:highlight w:val="none"/>
                <w:lang w:val="en-US" w:eastAsia="zh-CN" w:bidi="ar-SA"/>
              </w:rPr>
            </w:pPr>
          </w:p>
        </w:tc>
      </w:tr>
      <w:tr w14:paraId="1049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158D17E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35</w:t>
            </w:r>
          </w:p>
        </w:tc>
        <w:tc>
          <w:tcPr>
            <w:tcW w:w="960" w:type="dxa"/>
            <w:vMerge w:val="restart"/>
            <w:tcBorders>
              <w:left w:val="single" w:color="auto" w:sz="4" w:space="0"/>
              <w:right w:val="single" w:color="auto" w:sz="4" w:space="0"/>
            </w:tcBorders>
            <w:noWrap w:val="0"/>
            <w:vAlign w:val="center"/>
          </w:tcPr>
          <w:p w14:paraId="1FB8F75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污物推车</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9DE26B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1、基材：采用304不锈钢板，钢板厚度不小于1.0mm，经除油除锈、酸洗磷化处理；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C3D675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B04BCD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B2C665">
            <w:pPr>
              <w:widowControl/>
              <w:jc w:val="left"/>
              <w:textAlignment w:val="center"/>
              <w:rPr>
                <w:rFonts w:hint="eastAsia" w:ascii="宋体" w:hAnsi="宋体" w:eastAsia="宋体" w:cs="Times New Roman"/>
                <w:highlight w:val="none"/>
              </w:rPr>
            </w:pPr>
          </w:p>
        </w:tc>
      </w:tr>
      <w:tr w14:paraId="3021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B970DD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167236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24523C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2、粉末：表面静电粉末喷塑。</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19A04D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50392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1170546">
            <w:pPr>
              <w:widowControl/>
              <w:jc w:val="left"/>
              <w:textAlignment w:val="center"/>
              <w:rPr>
                <w:rFonts w:hint="eastAsia" w:ascii="宋体" w:hAnsi="宋体" w:eastAsia="宋体" w:cs="Times New Roman"/>
                <w:highlight w:val="none"/>
              </w:rPr>
            </w:pPr>
          </w:p>
        </w:tc>
      </w:tr>
      <w:tr w14:paraId="4253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1737A5B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CD2DE2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DDE319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3、结构：采用整体或拆</w:t>
            </w:r>
            <w:r>
              <w:rPr>
                <w:rFonts w:hint="eastAsia" w:ascii="宋体" w:hAnsi="宋体" w:eastAsia="宋体" w:cs="Times New Roman"/>
                <w:highlight w:val="none"/>
                <w:lang w:val="en-US" w:eastAsia="zh-CN"/>
              </w:rPr>
              <w:t>装</w:t>
            </w:r>
            <w:r>
              <w:rPr>
                <w:rFonts w:hint="eastAsia" w:ascii="宋体" w:hAnsi="宋体" w:eastAsia="宋体" w:cs="Times New Roman"/>
                <w:highlight w:val="none"/>
              </w:rPr>
              <w:t>焊接式；所有部件均经打磨，砂光处理，打磨均匀，免除钢板表面的毛刺、棱角对人体可能造成的伤害；</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3E32C9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39775D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4ECD10D">
            <w:pPr>
              <w:widowControl/>
              <w:jc w:val="left"/>
              <w:textAlignment w:val="center"/>
              <w:rPr>
                <w:rFonts w:hint="eastAsia" w:ascii="宋体" w:hAnsi="宋体" w:eastAsia="宋体" w:cs="Times New Roman"/>
                <w:highlight w:val="none"/>
              </w:rPr>
            </w:pPr>
          </w:p>
        </w:tc>
      </w:tr>
      <w:tr w14:paraId="4CED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58DF84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B1F449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084B6C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4、配置万向轮+垃圾桶。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5E085B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3071D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D4984C8">
            <w:pPr>
              <w:widowControl/>
              <w:jc w:val="left"/>
              <w:textAlignment w:val="center"/>
              <w:rPr>
                <w:rFonts w:hint="eastAsia" w:ascii="宋体" w:hAnsi="宋体" w:eastAsia="宋体" w:cs="Times New Roman"/>
                <w:highlight w:val="none"/>
              </w:rPr>
            </w:pPr>
          </w:p>
        </w:tc>
      </w:tr>
      <w:tr w14:paraId="09B1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E6D83F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36</w:t>
            </w:r>
          </w:p>
        </w:tc>
        <w:tc>
          <w:tcPr>
            <w:tcW w:w="960" w:type="dxa"/>
            <w:vMerge w:val="restart"/>
            <w:tcBorders>
              <w:left w:val="single" w:color="auto" w:sz="4" w:space="0"/>
              <w:right w:val="single" w:color="auto" w:sz="4" w:space="0"/>
            </w:tcBorders>
            <w:noWrap w:val="0"/>
            <w:vAlign w:val="center"/>
          </w:tcPr>
          <w:p w14:paraId="10042F8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操作柜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3010E6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81DE7E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B2A4B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BC9502">
            <w:pPr>
              <w:widowControl/>
              <w:jc w:val="left"/>
              <w:textAlignment w:val="center"/>
              <w:rPr>
                <w:rFonts w:hint="eastAsia" w:ascii="宋体" w:hAnsi="宋体" w:eastAsia="宋体" w:cs="Times New Roman"/>
                <w:highlight w:val="none"/>
              </w:rPr>
            </w:pPr>
          </w:p>
        </w:tc>
      </w:tr>
      <w:tr w14:paraId="5995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83CBA7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61D298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FBDDC6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DF7386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46303A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D99A5D">
            <w:pPr>
              <w:widowControl/>
              <w:jc w:val="left"/>
              <w:textAlignment w:val="center"/>
              <w:rPr>
                <w:rFonts w:hint="eastAsia" w:ascii="宋体" w:hAnsi="宋体" w:eastAsia="宋体" w:cs="Times New Roman"/>
                <w:highlight w:val="none"/>
              </w:rPr>
            </w:pPr>
          </w:p>
        </w:tc>
      </w:tr>
      <w:tr w14:paraId="3B2B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285654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03638B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E5477B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B6A146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100D2A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7888EE">
            <w:pPr>
              <w:widowControl/>
              <w:jc w:val="left"/>
              <w:textAlignment w:val="center"/>
              <w:rPr>
                <w:rFonts w:hint="eastAsia" w:ascii="宋体" w:hAnsi="宋体" w:eastAsia="宋体" w:cs="Times New Roman"/>
                <w:highlight w:val="none"/>
              </w:rPr>
            </w:pPr>
          </w:p>
        </w:tc>
      </w:tr>
      <w:tr w14:paraId="764F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20FE9B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89159A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23FCFE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EB5373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ACA957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5DB327">
            <w:pPr>
              <w:widowControl/>
              <w:jc w:val="left"/>
              <w:textAlignment w:val="center"/>
              <w:rPr>
                <w:rFonts w:hint="eastAsia" w:ascii="宋体" w:hAnsi="宋体" w:eastAsia="宋体" w:cs="Times New Roman"/>
                <w:highlight w:val="none"/>
              </w:rPr>
            </w:pPr>
          </w:p>
        </w:tc>
      </w:tr>
      <w:tr w14:paraId="49E8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935ACC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ED4169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812049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B14F11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D290D8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F2207A1">
            <w:pPr>
              <w:widowControl/>
              <w:jc w:val="left"/>
              <w:textAlignment w:val="center"/>
              <w:rPr>
                <w:rFonts w:hint="eastAsia" w:ascii="宋体" w:hAnsi="宋体" w:eastAsia="宋体" w:cs="Times New Roman"/>
                <w:highlight w:val="none"/>
              </w:rPr>
            </w:pPr>
          </w:p>
        </w:tc>
      </w:tr>
      <w:tr w14:paraId="1B05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5D6E204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ED3275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B0C39E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6、功能配置：上部为医用玻璃对开门吊柜，配置活动层板；中部为置物架，支撑件采用≥2.0mm厚医用镀锌钢板制作；台下带抽屉和掩门柜，配置医用不锈钢铰链及医用静音缓冲三节导轨，门板带卡槽及标签卡。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DF0910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94E0A3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AC27CA7">
            <w:pPr>
              <w:widowControl/>
              <w:jc w:val="left"/>
              <w:textAlignment w:val="center"/>
              <w:rPr>
                <w:rFonts w:hint="eastAsia" w:ascii="宋体" w:hAnsi="宋体" w:eastAsia="宋体" w:cs="Times New Roman"/>
                <w:highlight w:val="none"/>
              </w:rPr>
            </w:pPr>
          </w:p>
        </w:tc>
      </w:tr>
      <w:tr w14:paraId="343B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6C703E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F9CEAF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DCF8A0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7E683B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C5D1DD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B457F95">
            <w:pPr>
              <w:widowControl/>
              <w:jc w:val="left"/>
              <w:textAlignment w:val="center"/>
              <w:rPr>
                <w:rFonts w:hint="eastAsia" w:ascii="宋体" w:hAnsi="宋体" w:eastAsia="宋体" w:cs="Times New Roman"/>
                <w:highlight w:val="none"/>
              </w:rPr>
            </w:pPr>
          </w:p>
        </w:tc>
      </w:tr>
      <w:tr w14:paraId="71E0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03AE6F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144D9B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223D45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5EB2D9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F963F7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137641E">
            <w:pPr>
              <w:widowControl/>
              <w:jc w:val="left"/>
              <w:textAlignment w:val="center"/>
              <w:rPr>
                <w:rFonts w:hint="eastAsia" w:ascii="宋体" w:hAnsi="宋体" w:eastAsia="宋体" w:cs="Times New Roman"/>
                <w:highlight w:val="none"/>
              </w:rPr>
            </w:pPr>
          </w:p>
        </w:tc>
      </w:tr>
      <w:tr w14:paraId="1554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4586E8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37</w:t>
            </w:r>
          </w:p>
        </w:tc>
        <w:tc>
          <w:tcPr>
            <w:tcW w:w="960" w:type="dxa"/>
            <w:vMerge w:val="restart"/>
            <w:tcBorders>
              <w:left w:val="single" w:color="auto" w:sz="4" w:space="0"/>
              <w:right w:val="single" w:color="auto" w:sz="4" w:space="0"/>
            </w:tcBorders>
            <w:noWrap w:val="0"/>
            <w:vAlign w:val="center"/>
          </w:tcPr>
          <w:p w14:paraId="5FCF931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货架2</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138A17F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1、主体材质：采用厚度不低于1.0mm钢板，表面采用环保型环氧树脂静电粉末喷涂；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8BFF23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731054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3C5511C">
            <w:pPr>
              <w:widowControl/>
              <w:jc w:val="left"/>
              <w:textAlignment w:val="center"/>
              <w:rPr>
                <w:rFonts w:hint="eastAsia" w:ascii="宋体" w:hAnsi="宋体" w:eastAsia="宋体" w:cs="Times New Roman"/>
                <w:highlight w:val="none"/>
              </w:rPr>
            </w:pPr>
          </w:p>
        </w:tc>
      </w:tr>
      <w:tr w14:paraId="602B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43F5DE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DCA4A6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3ADA4E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2、技术规格：立柱规格</w:t>
            </w:r>
            <w:r>
              <w:rPr>
                <w:rFonts w:hint="eastAsia" w:ascii="宋体" w:hAnsi="宋体" w:eastAsia="宋体" w:cs="Times New Roman"/>
                <w:highlight w:val="none"/>
                <w:lang w:eastAsia="zh-CN"/>
              </w:rPr>
              <w:t>（</w:t>
            </w:r>
            <w:r>
              <w:rPr>
                <w:rFonts w:hint="eastAsia" w:ascii="宋体" w:hAnsi="宋体" w:eastAsia="宋体" w:cs="Times New Roman"/>
                <w:highlight w:val="none"/>
              </w:rPr>
              <w:t>40*80*1.5</w:t>
            </w:r>
            <w:r>
              <w:rPr>
                <w:rFonts w:hint="eastAsia" w:ascii="宋体" w:hAnsi="宋体" w:eastAsia="宋体" w:cs="Times New Roman"/>
                <w:highlight w:val="none"/>
                <w:lang w:eastAsia="zh-CN"/>
              </w:rPr>
              <w:t>）</w:t>
            </w:r>
            <w:r>
              <w:rPr>
                <w:rFonts w:hint="eastAsia" w:ascii="宋体" w:hAnsi="宋体" w:eastAsia="宋体" w:cs="Times New Roman"/>
                <w:highlight w:val="none"/>
              </w:rPr>
              <w:t>mm，横梁规格</w:t>
            </w:r>
            <w:r>
              <w:rPr>
                <w:rFonts w:hint="eastAsia" w:ascii="宋体" w:hAnsi="宋体" w:eastAsia="宋体" w:cs="Times New Roman"/>
                <w:highlight w:val="none"/>
                <w:lang w:eastAsia="zh-CN"/>
              </w:rPr>
              <w:t>（</w:t>
            </w:r>
            <w:r>
              <w:rPr>
                <w:rFonts w:hint="eastAsia" w:ascii="宋体" w:hAnsi="宋体" w:eastAsia="宋体" w:cs="Times New Roman"/>
                <w:highlight w:val="none"/>
              </w:rPr>
              <w:t>40*60mm*1.5</w:t>
            </w:r>
            <w:r>
              <w:rPr>
                <w:rFonts w:hint="eastAsia" w:ascii="宋体" w:hAnsi="宋体" w:eastAsia="宋体" w:cs="Times New Roman"/>
                <w:highlight w:val="none"/>
                <w:lang w:eastAsia="zh-CN"/>
              </w:rPr>
              <w:t>）</w:t>
            </w:r>
            <w:r>
              <w:rPr>
                <w:rFonts w:hint="eastAsia" w:ascii="宋体" w:hAnsi="宋体" w:eastAsia="宋体" w:cs="Times New Roman"/>
                <w:highlight w:val="none"/>
              </w:rPr>
              <w:t>mm。立柱底部配有防护套，层板采用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不低于1.0mm的钢板；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24A885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585B37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B88DA02">
            <w:pPr>
              <w:widowControl/>
              <w:jc w:val="left"/>
              <w:textAlignment w:val="center"/>
              <w:rPr>
                <w:rFonts w:hint="eastAsia" w:ascii="宋体" w:hAnsi="宋体" w:eastAsia="宋体" w:cs="Times New Roman"/>
                <w:highlight w:val="none"/>
              </w:rPr>
            </w:pPr>
          </w:p>
        </w:tc>
      </w:tr>
      <w:tr w14:paraId="1BDF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40" w:type="dxa"/>
            <w:vMerge w:val="continue"/>
            <w:tcBorders>
              <w:left w:val="single" w:color="auto" w:sz="4" w:space="0"/>
              <w:right w:val="single" w:color="auto" w:sz="4" w:space="0"/>
            </w:tcBorders>
            <w:noWrap w:val="0"/>
            <w:vAlign w:val="center"/>
          </w:tcPr>
          <w:p w14:paraId="05F4371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752B57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B80392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3、工艺：全组装式结构，随意组合，</w:t>
            </w:r>
            <w:r>
              <w:rPr>
                <w:rFonts w:hint="eastAsia" w:ascii="宋体" w:hAnsi="宋体" w:eastAsia="宋体" w:cs="Times New Roman"/>
                <w:highlight w:val="none"/>
                <w:lang w:val="en-US" w:eastAsia="zh-CN"/>
              </w:rPr>
              <w:t>支持</w:t>
            </w:r>
            <w:r>
              <w:rPr>
                <w:rFonts w:hint="eastAsia" w:ascii="宋体" w:hAnsi="宋体" w:eastAsia="宋体" w:cs="Times New Roman"/>
                <w:highlight w:val="none"/>
              </w:rPr>
              <w:t>安装、拆卸。</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2BCB91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46881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0E4D3D3">
            <w:pPr>
              <w:widowControl/>
              <w:jc w:val="left"/>
              <w:textAlignment w:val="center"/>
              <w:rPr>
                <w:rFonts w:hint="eastAsia" w:ascii="宋体" w:hAnsi="宋体" w:eastAsia="宋体" w:cs="Times New Roman"/>
                <w:highlight w:val="none"/>
              </w:rPr>
            </w:pPr>
          </w:p>
        </w:tc>
      </w:tr>
      <w:tr w14:paraId="3469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B5D51A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38</w:t>
            </w:r>
          </w:p>
        </w:tc>
        <w:tc>
          <w:tcPr>
            <w:tcW w:w="960" w:type="dxa"/>
            <w:vMerge w:val="restart"/>
            <w:tcBorders>
              <w:left w:val="single" w:color="auto" w:sz="4" w:space="0"/>
              <w:right w:val="single" w:color="auto" w:sz="4" w:space="0"/>
            </w:tcBorders>
            <w:noWrap w:val="0"/>
            <w:vAlign w:val="center"/>
          </w:tcPr>
          <w:p w14:paraId="7623A07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定制折叠翻桌</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C42AC3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1、基材：台面选用中密度纤维板；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EBCE81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DAA0B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3C8F82">
            <w:pPr>
              <w:widowControl/>
              <w:jc w:val="left"/>
              <w:textAlignment w:val="center"/>
              <w:rPr>
                <w:rFonts w:hint="eastAsia" w:ascii="宋体" w:hAnsi="宋体" w:eastAsia="宋体" w:cs="Times New Roman"/>
                <w:highlight w:val="none"/>
              </w:rPr>
            </w:pPr>
          </w:p>
        </w:tc>
      </w:tr>
      <w:tr w14:paraId="4B15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640" w:type="dxa"/>
            <w:vMerge w:val="continue"/>
            <w:tcBorders>
              <w:left w:val="single" w:color="auto" w:sz="4" w:space="0"/>
              <w:right w:val="single" w:color="auto" w:sz="4" w:space="0"/>
            </w:tcBorders>
            <w:noWrap w:val="0"/>
            <w:vAlign w:val="center"/>
          </w:tcPr>
          <w:p w14:paraId="79EF1D9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72FAB6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89BBFB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2、贴面：采用不</w:t>
            </w:r>
            <w:r>
              <w:rPr>
                <w:rFonts w:hint="eastAsia" w:ascii="宋体" w:hAnsi="宋体" w:eastAsia="宋体" w:cs="Times New Roman"/>
                <w:highlight w:val="none"/>
                <w:lang w:val="en-US" w:eastAsia="zh-CN"/>
              </w:rPr>
              <w:t>低</w:t>
            </w:r>
            <w:r>
              <w:rPr>
                <w:rFonts w:hint="eastAsia" w:ascii="宋体" w:hAnsi="宋体" w:eastAsia="宋体" w:cs="Times New Roman"/>
                <w:highlight w:val="none"/>
              </w:rPr>
              <w:t>于0.6mm木皮双面光滑平直，颜色、厚度均匀；木纹颜色均匀；经防虫防腐处理；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C7DD9A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7EF834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634B05">
            <w:pPr>
              <w:widowControl/>
              <w:jc w:val="left"/>
              <w:textAlignment w:val="center"/>
              <w:rPr>
                <w:rFonts w:hint="eastAsia" w:ascii="宋体" w:hAnsi="宋体" w:eastAsia="宋体" w:cs="Times New Roman"/>
                <w:highlight w:val="none"/>
              </w:rPr>
            </w:pPr>
          </w:p>
        </w:tc>
      </w:tr>
      <w:tr w14:paraId="7C67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D3B2F1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5C2F95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14783E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3、油漆：采用水性油漆涂饰，采用三底两面工艺，底漆涂饰三次，均为自然风干，面漆涂饰两次，均为自然风干；</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55D760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A5BFE2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B67B25F">
            <w:pPr>
              <w:widowControl/>
              <w:jc w:val="left"/>
              <w:textAlignment w:val="center"/>
              <w:rPr>
                <w:rFonts w:hint="eastAsia" w:ascii="宋体" w:hAnsi="宋体" w:eastAsia="宋体" w:cs="Times New Roman"/>
                <w:highlight w:val="none"/>
              </w:rPr>
            </w:pPr>
          </w:p>
        </w:tc>
      </w:tr>
      <w:tr w14:paraId="6CED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531BCB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617B30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7D9A585">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4、实木封边：使用与木皮材质一致的实木封边，封边条厚度不</w:t>
            </w:r>
            <w:r>
              <w:rPr>
                <w:rFonts w:hint="eastAsia" w:ascii="宋体" w:hAnsi="宋体" w:eastAsia="宋体" w:cs="Times New Roman"/>
                <w:highlight w:val="none"/>
                <w:lang w:val="en-US" w:eastAsia="zh-CN"/>
              </w:rPr>
              <w:t>低</w:t>
            </w:r>
            <w:r>
              <w:rPr>
                <w:rFonts w:hint="eastAsia" w:ascii="宋体" w:hAnsi="宋体" w:eastAsia="宋体" w:cs="Times New Roman"/>
                <w:highlight w:val="none"/>
              </w:rPr>
              <w:t>于5mm</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F10D85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D8F4B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9CD57F9">
            <w:pPr>
              <w:widowControl/>
              <w:jc w:val="left"/>
              <w:textAlignment w:val="center"/>
              <w:rPr>
                <w:rFonts w:hint="eastAsia" w:ascii="宋体" w:hAnsi="宋体" w:eastAsia="宋体" w:cs="Times New Roman"/>
                <w:highlight w:val="none"/>
              </w:rPr>
            </w:pPr>
          </w:p>
        </w:tc>
      </w:tr>
      <w:tr w14:paraId="2E49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640" w:type="dxa"/>
            <w:vMerge w:val="continue"/>
            <w:tcBorders>
              <w:left w:val="single" w:color="auto" w:sz="4" w:space="0"/>
              <w:right w:val="single" w:color="auto" w:sz="4" w:space="0"/>
            </w:tcBorders>
            <w:noWrap w:val="0"/>
            <w:vAlign w:val="center"/>
          </w:tcPr>
          <w:p w14:paraId="091DA47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C6BDAC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right w:val="single" w:color="auto" w:sz="4" w:space="0"/>
            </w:tcBorders>
            <w:noWrap w:val="0"/>
            <w:vAlign w:val="top"/>
          </w:tcPr>
          <w:p w14:paraId="7A1E57D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5、脚架：实木脚架；</w:t>
            </w:r>
          </w:p>
        </w:tc>
        <w:tc>
          <w:tcPr>
            <w:tcW w:w="1032" w:type="dxa"/>
            <w:tcBorders>
              <w:top w:val="single" w:color="auto" w:sz="4" w:space="0"/>
              <w:left w:val="single" w:color="auto" w:sz="4" w:space="0"/>
              <w:right w:val="single" w:color="auto" w:sz="4" w:space="0"/>
            </w:tcBorders>
            <w:noWrap w:val="0"/>
            <w:vAlign w:val="top"/>
          </w:tcPr>
          <w:p w14:paraId="3857942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right w:val="single" w:color="auto" w:sz="4" w:space="0"/>
            </w:tcBorders>
            <w:noWrap w:val="0"/>
            <w:vAlign w:val="top"/>
          </w:tcPr>
          <w:p w14:paraId="3597159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right w:val="single" w:color="auto" w:sz="4" w:space="0"/>
            </w:tcBorders>
            <w:noWrap w:val="0"/>
            <w:vAlign w:val="top"/>
          </w:tcPr>
          <w:p w14:paraId="0241EA80">
            <w:pPr>
              <w:widowControl/>
              <w:jc w:val="left"/>
              <w:textAlignment w:val="center"/>
              <w:rPr>
                <w:rFonts w:hint="eastAsia" w:ascii="宋体" w:hAnsi="宋体" w:eastAsia="宋体" w:cs="Times New Roman"/>
                <w:highlight w:val="none"/>
              </w:rPr>
            </w:pPr>
          </w:p>
        </w:tc>
      </w:tr>
      <w:tr w14:paraId="7838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0ABAC6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39</w:t>
            </w:r>
          </w:p>
        </w:tc>
        <w:tc>
          <w:tcPr>
            <w:tcW w:w="960" w:type="dxa"/>
            <w:vMerge w:val="restart"/>
            <w:tcBorders>
              <w:left w:val="single" w:color="auto" w:sz="4" w:space="0"/>
              <w:right w:val="single" w:color="auto" w:sz="4" w:space="0"/>
            </w:tcBorders>
            <w:noWrap w:val="0"/>
            <w:vAlign w:val="center"/>
          </w:tcPr>
          <w:p w14:paraId="69231D2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鞋柜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5B4E13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E8BBE9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10734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1D46F7">
            <w:pPr>
              <w:widowControl/>
              <w:jc w:val="left"/>
              <w:textAlignment w:val="center"/>
              <w:rPr>
                <w:rFonts w:hint="eastAsia" w:ascii="宋体" w:hAnsi="宋体" w:eastAsia="宋体" w:cs="Times New Roman"/>
                <w:highlight w:val="none"/>
              </w:rPr>
            </w:pPr>
          </w:p>
        </w:tc>
      </w:tr>
      <w:tr w14:paraId="4E7A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AA07F0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1B951D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8D7303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2CE44B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45D4BB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B7BA500">
            <w:pPr>
              <w:widowControl/>
              <w:jc w:val="left"/>
              <w:textAlignment w:val="center"/>
              <w:rPr>
                <w:rFonts w:hint="eastAsia" w:ascii="宋体" w:hAnsi="宋体" w:eastAsia="宋体" w:cs="Times New Roman"/>
                <w:highlight w:val="none"/>
              </w:rPr>
            </w:pPr>
          </w:p>
        </w:tc>
      </w:tr>
      <w:tr w14:paraId="70D2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ACF2FC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8E6481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EC5590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CFFB81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04675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9DBBD9A">
            <w:pPr>
              <w:widowControl/>
              <w:jc w:val="left"/>
              <w:textAlignment w:val="center"/>
              <w:rPr>
                <w:rFonts w:hint="eastAsia" w:ascii="宋体" w:hAnsi="宋体" w:eastAsia="宋体" w:cs="Times New Roman"/>
                <w:highlight w:val="none"/>
              </w:rPr>
            </w:pPr>
          </w:p>
        </w:tc>
      </w:tr>
      <w:tr w14:paraId="1DD7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40" w:type="dxa"/>
            <w:vMerge w:val="continue"/>
            <w:tcBorders>
              <w:left w:val="single" w:color="auto" w:sz="4" w:space="0"/>
              <w:right w:val="single" w:color="auto" w:sz="4" w:space="0"/>
            </w:tcBorders>
            <w:noWrap w:val="0"/>
            <w:vAlign w:val="center"/>
          </w:tcPr>
          <w:p w14:paraId="3A7AA26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DAA604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2C1C64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3CFB1C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526FA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CE2D78">
            <w:pPr>
              <w:widowControl/>
              <w:jc w:val="left"/>
              <w:textAlignment w:val="center"/>
              <w:rPr>
                <w:rFonts w:hint="eastAsia" w:ascii="宋体" w:hAnsi="宋体" w:eastAsia="宋体" w:cs="Times New Roman"/>
                <w:highlight w:val="none"/>
              </w:rPr>
            </w:pPr>
          </w:p>
        </w:tc>
      </w:tr>
      <w:tr w14:paraId="1B02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E43774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E56D43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1914CC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5、功能：配置机械锁具和门板带透气孔。</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5067E1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A08E8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6C03C0">
            <w:pPr>
              <w:widowControl/>
              <w:jc w:val="left"/>
              <w:textAlignment w:val="center"/>
              <w:rPr>
                <w:rFonts w:hint="eastAsia" w:ascii="宋体" w:hAnsi="宋体" w:eastAsia="宋体" w:cs="Times New Roman"/>
                <w:highlight w:val="none"/>
              </w:rPr>
            </w:pPr>
          </w:p>
        </w:tc>
      </w:tr>
      <w:tr w14:paraId="3432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B8836A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40</w:t>
            </w:r>
          </w:p>
        </w:tc>
        <w:tc>
          <w:tcPr>
            <w:tcW w:w="960" w:type="dxa"/>
            <w:vMerge w:val="restart"/>
            <w:tcBorders>
              <w:left w:val="single" w:color="auto" w:sz="4" w:space="0"/>
              <w:right w:val="single" w:color="auto" w:sz="4" w:space="0"/>
            </w:tcBorders>
            <w:noWrap w:val="0"/>
            <w:vAlign w:val="center"/>
          </w:tcPr>
          <w:p w14:paraId="21AFF73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定制储物柜1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7FCCF0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5387A9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44F5A0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D528F6">
            <w:pPr>
              <w:widowControl/>
              <w:jc w:val="left"/>
              <w:textAlignment w:val="center"/>
              <w:rPr>
                <w:rFonts w:hint="eastAsia" w:ascii="宋体" w:hAnsi="宋体" w:eastAsia="宋体" w:cs="Times New Roman"/>
                <w:highlight w:val="none"/>
              </w:rPr>
            </w:pPr>
          </w:p>
        </w:tc>
      </w:tr>
      <w:tr w14:paraId="7A89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B545CF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0E3158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E913AD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F089B3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CB58B4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9187139">
            <w:pPr>
              <w:widowControl/>
              <w:jc w:val="left"/>
              <w:textAlignment w:val="center"/>
              <w:rPr>
                <w:rFonts w:hint="eastAsia" w:ascii="宋体" w:hAnsi="宋体" w:eastAsia="宋体" w:cs="Times New Roman"/>
                <w:highlight w:val="none"/>
              </w:rPr>
            </w:pPr>
          </w:p>
        </w:tc>
      </w:tr>
      <w:tr w14:paraId="77A4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64191D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8254B9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738879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7CF38A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44E62E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7D2E7DA">
            <w:pPr>
              <w:widowControl/>
              <w:jc w:val="left"/>
              <w:textAlignment w:val="center"/>
              <w:rPr>
                <w:rFonts w:hint="eastAsia" w:ascii="宋体" w:hAnsi="宋体" w:eastAsia="宋体" w:cs="Times New Roman"/>
                <w:highlight w:val="none"/>
              </w:rPr>
            </w:pPr>
          </w:p>
        </w:tc>
      </w:tr>
      <w:tr w14:paraId="1A22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17F24E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4CDD91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1E8A52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2EB502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ED7905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5C06CCE">
            <w:pPr>
              <w:widowControl/>
              <w:jc w:val="left"/>
              <w:textAlignment w:val="center"/>
              <w:rPr>
                <w:rFonts w:hint="eastAsia" w:ascii="宋体" w:hAnsi="宋体" w:eastAsia="宋体" w:cs="Times New Roman"/>
                <w:highlight w:val="none"/>
              </w:rPr>
            </w:pPr>
          </w:p>
        </w:tc>
      </w:tr>
      <w:tr w14:paraId="7C94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00A633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41</w:t>
            </w:r>
          </w:p>
        </w:tc>
        <w:tc>
          <w:tcPr>
            <w:tcW w:w="960" w:type="dxa"/>
            <w:vMerge w:val="restart"/>
            <w:tcBorders>
              <w:left w:val="single" w:color="auto" w:sz="4" w:space="0"/>
              <w:right w:val="single" w:color="auto" w:sz="4" w:space="0"/>
            </w:tcBorders>
            <w:noWrap w:val="0"/>
            <w:vAlign w:val="center"/>
          </w:tcPr>
          <w:p w14:paraId="10E15E5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定制储物柜2</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2FC305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AD2D6E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DBF26A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A517908">
            <w:pPr>
              <w:widowControl/>
              <w:jc w:val="left"/>
              <w:textAlignment w:val="center"/>
              <w:rPr>
                <w:rFonts w:hint="eastAsia" w:ascii="宋体" w:hAnsi="宋体" w:eastAsia="宋体" w:cs="Times New Roman"/>
                <w:highlight w:val="none"/>
              </w:rPr>
            </w:pPr>
          </w:p>
        </w:tc>
      </w:tr>
      <w:tr w14:paraId="3187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A729A1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20A243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47C72B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95E245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475E7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6E5049">
            <w:pPr>
              <w:widowControl/>
              <w:jc w:val="left"/>
              <w:textAlignment w:val="center"/>
              <w:rPr>
                <w:rFonts w:hint="eastAsia" w:ascii="宋体" w:hAnsi="宋体" w:eastAsia="宋体" w:cs="Times New Roman"/>
                <w:highlight w:val="none"/>
              </w:rPr>
            </w:pPr>
          </w:p>
        </w:tc>
      </w:tr>
      <w:tr w14:paraId="65FE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F68DE8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694964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2D0443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D2B427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EFA7DF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303F7E">
            <w:pPr>
              <w:widowControl/>
              <w:jc w:val="left"/>
              <w:textAlignment w:val="center"/>
              <w:rPr>
                <w:rFonts w:hint="eastAsia" w:ascii="宋体" w:hAnsi="宋体" w:eastAsia="宋体" w:cs="Times New Roman"/>
                <w:highlight w:val="none"/>
              </w:rPr>
            </w:pPr>
          </w:p>
        </w:tc>
      </w:tr>
      <w:tr w14:paraId="2B8A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6D89EB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CCC988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197604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9F8B90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5B88BE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377385A">
            <w:pPr>
              <w:widowControl/>
              <w:jc w:val="left"/>
              <w:textAlignment w:val="center"/>
              <w:rPr>
                <w:rFonts w:hint="eastAsia" w:ascii="宋体" w:hAnsi="宋体" w:eastAsia="宋体" w:cs="Times New Roman"/>
                <w:highlight w:val="none"/>
              </w:rPr>
            </w:pPr>
          </w:p>
        </w:tc>
      </w:tr>
      <w:tr w14:paraId="2930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B5363C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42</w:t>
            </w:r>
          </w:p>
        </w:tc>
        <w:tc>
          <w:tcPr>
            <w:tcW w:w="960" w:type="dxa"/>
            <w:vMerge w:val="restart"/>
            <w:tcBorders>
              <w:left w:val="single" w:color="auto" w:sz="4" w:space="0"/>
              <w:right w:val="single" w:color="auto" w:sz="4" w:space="0"/>
            </w:tcBorders>
            <w:noWrap w:val="0"/>
            <w:vAlign w:val="center"/>
          </w:tcPr>
          <w:p w14:paraId="332FD76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定制活动屏风</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1A2F44D">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1、框架：喷涂钢架，金属表面抑菌粉末静电喷涂</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BB270A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091347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E10588">
            <w:pPr>
              <w:widowControl/>
              <w:jc w:val="left"/>
              <w:textAlignment w:val="center"/>
              <w:rPr>
                <w:rFonts w:hint="eastAsia" w:ascii="宋体" w:hAnsi="宋体" w:eastAsia="宋体" w:cs="Times New Roman"/>
                <w:highlight w:val="none"/>
              </w:rPr>
            </w:pPr>
          </w:p>
        </w:tc>
      </w:tr>
      <w:tr w14:paraId="762F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4BC419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EB6568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DCBD0B5">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2、屏风：采用布艺饰面</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E1EE28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351C7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7EE649F">
            <w:pPr>
              <w:widowControl/>
              <w:jc w:val="left"/>
              <w:textAlignment w:val="center"/>
              <w:rPr>
                <w:rFonts w:hint="eastAsia" w:ascii="宋体" w:hAnsi="宋体" w:eastAsia="宋体" w:cs="Times New Roman"/>
                <w:highlight w:val="none"/>
              </w:rPr>
            </w:pPr>
          </w:p>
        </w:tc>
      </w:tr>
      <w:tr w14:paraId="568C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288603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30502E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5D4A7A3">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3、脚架：采用钢制脚架，配置活动脚轮</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3517E3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A9565E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9E68CF6">
            <w:pPr>
              <w:widowControl/>
              <w:jc w:val="left"/>
              <w:textAlignment w:val="center"/>
              <w:rPr>
                <w:rFonts w:hint="eastAsia" w:ascii="宋体" w:hAnsi="宋体" w:eastAsia="宋体" w:cs="Times New Roman"/>
                <w:highlight w:val="none"/>
              </w:rPr>
            </w:pPr>
          </w:p>
        </w:tc>
      </w:tr>
      <w:tr w14:paraId="3A4A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CB6E16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C08E78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51A1ED4">
            <w:pPr>
              <w:widowControl/>
              <w:numPr>
                <w:ilvl w:val="0"/>
                <w:numId w:val="0"/>
              </w:numPr>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4、</w:t>
            </w:r>
            <w:r>
              <w:rPr>
                <w:rFonts w:hint="eastAsia" w:ascii="宋体" w:hAnsi="宋体" w:eastAsia="宋体" w:cs="Times New Roman"/>
                <w:highlight w:val="none"/>
              </w:rPr>
              <w:t>功能：设计可收缩</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AA25C2C">
            <w:pPr>
              <w:widowControl/>
              <w:numPr>
                <w:ilvl w:val="0"/>
                <w:numId w:val="0"/>
              </w:numPr>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DE82D68">
            <w:pPr>
              <w:widowControl/>
              <w:numPr>
                <w:ilvl w:val="0"/>
                <w:numId w:val="0"/>
              </w:numPr>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71EB8E">
            <w:pPr>
              <w:widowControl/>
              <w:numPr>
                <w:ilvl w:val="0"/>
                <w:numId w:val="0"/>
              </w:numPr>
              <w:jc w:val="left"/>
              <w:textAlignment w:val="center"/>
              <w:rPr>
                <w:rFonts w:hint="eastAsia" w:ascii="宋体" w:hAnsi="宋体" w:eastAsia="宋体" w:cs="Times New Roman"/>
                <w:kern w:val="2"/>
                <w:sz w:val="21"/>
                <w:szCs w:val="24"/>
                <w:highlight w:val="none"/>
                <w:lang w:val="en-US" w:eastAsia="zh-CN" w:bidi="ar-SA"/>
              </w:rPr>
            </w:pPr>
          </w:p>
        </w:tc>
      </w:tr>
      <w:tr w14:paraId="2C5D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164162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B813AE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4DD8744">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5、</w:t>
            </w:r>
            <w:r>
              <w:rPr>
                <w:rFonts w:hint="eastAsia" w:ascii="宋体" w:hAnsi="宋体" w:eastAsia="宋体" w:cs="Times New Roman"/>
                <w:b/>
                <w:bCs/>
                <w:color w:val="FF0000"/>
                <w:highlight w:val="none"/>
              </w:rPr>
              <w:t>▲定制活动屏风的</w:t>
            </w:r>
            <w:r>
              <w:rPr>
                <w:rFonts w:hint="eastAsia" w:ascii="宋体" w:hAnsi="宋体" w:eastAsia="宋体" w:cs="Times New Roman"/>
                <w:b/>
                <w:bCs/>
                <w:color w:val="FF0000"/>
                <w:highlight w:val="none"/>
                <w:lang w:val="en-US" w:eastAsia="zh-CN"/>
              </w:rPr>
              <w:t>成品</w:t>
            </w:r>
            <w:r>
              <w:rPr>
                <w:rFonts w:hint="eastAsia" w:ascii="宋体" w:hAnsi="宋体" w:eastAsia="宋体" w:cs="Times New Roman"/>
                <w:b/>
                <w:bCs/>
                <w:color w:val="FF0000"/>
                <w:highlight w:val="none"/>
              </w:rPr>
              <w:t>技术要求：</w:t>
            </w:r>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GB/T 10125《人造气氛腐蚀试验 盐雾试验》、 GB/T 6461《金属基体上金属和其他无机覆盖层 经腐蚀试验后的试样和试件的评级》、GB/T 35607《绿色产品评价 家具》、GB/T 3325《金属家具通用技术条件》、GB/T 5270《金属基体上的金属覆盖层 电沉积和化学沉积层 附着强度试验方法评述》、GB/T 6394《金属平均晶粒度测定方法》、GB/T 4340.1《金属材料 维氏硬度试验 第1部分: 试验方法》；</w:t>
            </w:r>
          </w:p>
          <w:p w14:paraId="2D83FDCC">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（1）铜加速乙酸盐雾试验</w:t>
            </w:r>
            <w:r>
              <w:rPr>
                <w:rFonts w:hint="eastAsia" w:ascii="宋体" w:hAnsi="宋体" w:eastAsia="宋体" w:cs="Times New Roman"/>
                <w:b/>
                <w:bCs/>
                <w:color w:val="FF0000"/>
                <w:highlight w:val="none"/>
                <w:lang w:val="en-US" w:eastAsia="zh-CN"/>
              </w:rPr>
              <w:t>不少于180</w:t>
            </w:r>
            <w:r>
              <w:rPr>
                <w:rFonts w:hint="eastAsia" w:ascii="宋体" w:hAnsi="宋体" w:eastAsia="宋体" w:cs="Times New Roman"/>
                <w:b/>
                <w:bCs/>
                <w:color w:val="FF0000"/>
                <w:highlight w:val="none"/>
              </w:rPr>
              <w:t>h，保护评级和外观评级达到10级；</w:t>
            </w:r>
          </w:p>
          <w:p w14:paraId="73CA93C4">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（2）可迁移元素：铅、铬、镉、汞、硒、砷、钡、锑含量未检出 ；</w:t>
            </w:r>
          </w:p>
          <w:p w14:paraId="0D50B2AA">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 金属喷漆（塑）涂层：硬度≧4H，冲击强度：冲击高度400mm，应无剥落 裂纹、皱纹；耐盐浴：划道两侧3mm外，应无鼓泡、锈蚀、剥落和起皱等现象。附着力：附着力达到0级。金属件外观符合要求；</w:t>
            </w:r>
          </w:p>
          <w:p w14:paraId="501F6E75">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（4）附着强度试验：覆盖层未从基体金属上剥落；</w:t>
            </w:r>
          </w:p>
          <w:p w14:paraId="44143D79">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（5）维氏硬度≥90HV1；</w:t>
            </w:r>
          </w:p>
          <w:p w14:paraId="5E29F450">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（6）平均晶粒度≥7级；</w:t>
            </w:r>
          </w:p>
          <w:p w14:paraId="48D57D88">
            <w:pPr>
              <w:widowControl/>
              <w:numPr>
                <w:ilvl w:val="0"/>
                <w:numId w:val="0"/>
              </w:numPr>
              <w:jc w:val="left"/>
              <w:textAlignment w:val="center"/>
              <w:rPr>
                <w:rFonts w:hint="eastAsia" w:ascii="宋体" w:hAnsi="宋体" w:eastAsia="宋体" w:cs="Times New Roman"/>
                <w:b/>
                <w:bCs/>
                <w:color w:val="FF0000"/>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39E24EC">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22A1DAB">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8CF91A">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r>
      <w:tr w14:paraId="75B1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093AA7D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43</w:t>
            </w:r>
          </w:p>
        </w:tc>
        <w:tc>
          <w:tcPr>
            <w:tcW w:w="960" w:type="dxa"/>
            <w:vMerge w:val="restart"/>
            <w:tcBorders>
              <w:left w:val="single" w:color="auto" w:sz="4" w:space="0"/>
              <w:right w:val="single" w:color="auto" w:sz="4" w:space="0"/>
            </w:tcBorders>
            <w:noWrap w:val="0"/>
            <w:vAlign w:val="center"/>
          </w:tcPr>
          <w:p w14:paraId="0C7A57C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清洗池</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2D21B9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w:t>
            </w:r>
            <w:r>
              <w:rPr>
                <w:rFonts w:hint="eastAsia" w:ascii="宋体" w:hAnsi="宋体" w:eastAsia="宋体" w:cs="Times New Roman"/>
                <w:highlight w:val="none"/>
                <w:lang w:val="en-US" w:eastAsia="zh-CN"/>
              </w:rPr>
              <w:t>不低于</w:t>
            </w:r>
            <w:r>
              <w:rPr>
                <w:rFonts w:hint="eastAsia" w:ascii="宋体" w:hAnsi="宋体" w:eastAsia="宋体" w:cs="Times New Roman"/>
                <w:highlight w:val="none"/>
              </w:rPr>
              <w:t xml:space="preserve">1.0mm；                                                                   </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B7883D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584ED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A46758">
            <w:pPr>
              <w:widowControl/>
              <w:jc w:val="left"/>
              <w:textAlignment w:val="center"/>
              <w:rPr>
                <w:rFonts w:hint="eastAsia" w:ascii="宋体" w:hAnsi="宋体" w:eastAsia="宋体" w:cs="Times New Roman"/>
                <w:highlight w:val="none"/>
              </w:rPr>
            </w:pPr>
          </w:p>
        </w:tc>
      </w:tr>
      <w:tr w14:paraId="0E68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3E2803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BD1FD5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A42D27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2、水槽：采用304不锈钢一体铸造成型水槽，配备不锈钢水龙头；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81FC48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026CC0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F86358F">
            <w:pPr>
              <w:widowControl/>
              <w:jc w:val="left"/>
              <w:textAlignment w:val="center"/>
              <w:rPr>
                <w:rFonts w:hint="eastAsia" w:ascii="宋体" w:hAnsi="宋体" w:eastAsia="宋体" w:cs="Times New Roman"/>
                <w:highlight w:val="none"/>
              </w:rPr>
            </w:pPr>
          </w:p>
        </w:tc>
      </w:tr>
      <w:tr w14:paraId="208A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640" w:type="dxa"/>
            <w:vMerge w:val="continue"/>
            <w:tcBorders>
              <w:left w:val="single" w:color="auto" w:sz="4" w:space="0"/>
              <w:right w:val="single" w:color="auto" w:sz="4" w:space="0"/>
            </w:tcBorders>
            <w:noWrap w:val="0"/>
            <w:vAlign w:val="center"/>
          </w:tcPr>
          <w:p w14:paraId="2983041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4FBC6B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8F2268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3、焊接光滑无毛刺，表面抛光处理，抗腐蚀易清洗。</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ACBF22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65004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C38ECB">
            <w:pPr>
              <w:widowControl/>
              <w:jc w:val="left"/>
              <w:textAlignment w:val="center"/>
              <w:rPr>
                <w:rFonts w:hint="eastAsia" w:ascii="宋体" w:hAnsi="宋体" w:eastAsia="宋体" w:cs="Times New Roman"/>
                <w:highlight w:val="none"/>
              </w:rPr>
            </w:pPr>
          </w:p>
        </w:tc>
      </w:tr>
      <w:tr w14:paraId="07DA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06AB43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44</w:t>
            </w:r>
          </w:p>
        </w:tc>
        <w:tc>
          <w:tcPr>
            <w:tcW w:w="960" w:type="dxa"/>
            <w:vMerge w:val="restart"/>
            <w:tcBorders>
              <w:left w:val="single" w:color="auto" w:sz="4" w:space="0"/>
              <w:right w:val="single" w:color="auto" w:sz="4" w:space="0"/>
            </w:tcBorders>
            <w:noWrap w:val="0"/>
            <w:vAlign w:val="center"/>
          </w:tcPr>
          <w:p w14:paraId="77F154D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手术衣柜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FD4D3D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1B995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A613FD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DCFF60">
            <w:pPr>
              <w:widowControl/>
              <w:jc w:val="left"/>
              <w:textAlignment w:val="center"/>
              <w:rPr>
                <w:rFonts w:hint="eastAsia" w:ascii="宋体" w:hAnsi="宋体" w:eastAsia="宋体" w:cs="Times New Roman"/>
                <w:highlight w:val="none"/>
              </w:rPr>
            </w:pPr>
          </w:p>
        </w:tc>
      </w:tr>
      <w:tr w14:paraId="57AD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D2DC46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1F05E0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8B28A5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D9153F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0A01A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95C355">
            <w:pPr>
              <w:widowControl/>
              <w:jc w:val="left"/>
              <w:textAlignment w:val="center"/>
              <w:rPr>
                <w:rFonts w:hint="eastAsia" w:ascii="宋体" w:hAnsi="宋体" w:eastAsia="宋体" w:cs="Times New Roman"/>
                <w:highlight w:val="none"/>
              </w:rPr>
            </w:pPr>
          </w:p>
        </w:tc>
      </w:tr>
      <w:tr w14:paraId="15FD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E6BAE0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2FEB5F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FB04D9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642691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315E32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FFBC0A">
            <w:pPr>
              <w:widowControl/>
              <w:jc w:val="left"/>
              <w:textAlignment w:val="center"/>
              <w:rPr>
                <w:rFonts w:hint="eastAsia" w:ascii="宋体" w:hAnsi="宋体" w:eastAsia="宋体" w:cs="Times New Roman"/>
                <w:highlight w:val="none"/>
              </w:rPr>
            </w:pPr>
          </w:p>
        </w:tc>
      </w:tr>
      <w:tr w14:paraId="0B5D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4CCE09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A14EE9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B0F493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A419E4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DE32A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B1944A">
            <w:pPr>
              <w:widowControl/>
              <w:jc w:val="left"/>
              <w:textAlignment w:val="center"/>
              <w:rPr>
                <w:rFonts w:hint="eastAsia" w:ascii="宋体" w:hAnsi="宋体" w:eastAsia="宋体" w:cs="Times New Roman"/>
                <w:highlight w:val="none"/>
              </w:rPr>
            </w:pPr>
          </w:p>
        </w:tc>
      </w:tr>
      <w:tr w14:paraId="03F8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640" w:type="dxa"/>
            <w:vMerge w:val="continue"/>
            <w:tcBorders>
              <w:left w:val="single" w:color="auto" w:sz="4" w:space="0"/>
              <w:right w:val="single" w:color="auto" w:sz="4" w:space="0"/>
            </w:tcBorders>
            <w:noWrap w:val="0"/>
            <w:vAlign w:val="center"/>
          </w:tcPr>
          <w:p w14:paraId="63BD618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7930F9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376053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5、配置机械锁具，带标签卡槽，内置挂衣杆。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039E79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D08EE8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3972DB">
            <w:pPr>
              <w:widowControl/>
              <w:jc w:val="left"/>
              <w:textAlignment w:val="center"/>
              <w:rPr>
                <w:rFonts w:hint="eastAsia" w:ascii="宋体" w:hAnsi="宋体" w:eastAsia="宋体" w:cs="Times New Roman"/>
                <w:highlight w:val="none"/>
              </w:rPr>
            </w:pPr>
          </w:p>
        </w:tc>
      </w:tr>
      <w:tr w14:paraId="1D0F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496A96D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45</w:t>
            </w:r>
          </w:p>
        </w:tc>
        <w:tc>
          <w:tcPr>
            <w:tcW w:w="960" w:type="dxa"/>
            <w:vMerge w:val="restart"/>
            <w:tcBorders>
              <w:left w:val="single" w:color="auto" w:sz="4" w:space="0"/>
              <w:right w:val="single" w:color="auto" w:sz="4" w:space="0"/>
            </w:tcBorders>
            <w:noWrap w:val="0"/>
            <w:vAlign w:val="center"/>
          </w:tcPr>
          <w:p w14:paraId="32BC3A4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医用不锈钢器械柜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27AE00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1、材质：采用304不锈钢经压折、焊接、抛光打磨而成，没有外露点；板材厚度不低于1.0mm；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5FDC40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C80BB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5271AE">
            <w:pPr>
              <w:widowControl/>
              <w:jc w:val="left"/>
              <w:textAlignment w:val="center"/>
              <w:rPr>
                <w:rFonts w:hint="eastAsia" w:ascii="宋体" w:hAnsi="宋体" w:eastAsia="宋体" w:cs="Times New Roman"/>
                <w:highlight w:val="none"/>
              </w:rPr>
            </w:pPr>
          </w:p>
        </w:tc>
      </w:tr>
      <w:tr w14:paraId="3F38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82F16B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5D0E4F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91EC18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2、焊接光滑无毛刺，表面抛光处理。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7B151E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7D449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5194D71">
            <w:pPr>
              <w:widowControl/>
              <w:jc w:val="left"/>
              <w:textAlignment w:val="center"/>
              <w:rPr>
                <w:rFonts w:hint="eastAsia" w:ascii="宋体" w:hAnsi="宋体" w:eastAsia="宋体" w:cs="Times New Roman"/>
                <w:highlight w:val="none"/>
              </w:rPr>
            </w:pPr>
          </w:p>
        </w:tc>
      </w:tr>
      <w:tr w14:paraId="5F52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F2909C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46</w:t>
            </w:r>
          </w:p>
        </w:tc>
        <w:tc>
          <w:tcPr>
            <w:tcW w:w="960" w:type="dxa"/>
            <w:vMerge w:val="restart"/>
            <w:tcBorders>
              <w:left w:val="single" w:color="auto" w:sz="4" w:space="0"/>
              <w:right w:val="single" w:color="auto" w:sz="4" w:space="0"/>
            </w:tcBorders>
            <w:noWrap w:val="0"/>
            <w:vAlign w:val="center"/>
          </w:tcPr>
          <w:p w14:paraId="1F118CB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操作台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6EA847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 全钢结构</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42B14D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707CE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F211C2F">
            <w:pPr>
              <w:widowControl/>
              <w:jc w:val="left"/>
              <w:textAlignment w:val="center"/>
              <w:rPr>
                <w:rFonts w:hint="eastAsia" w:ascii="宋体" w:hAnsi="宋体" w:eastAsia="宋体" w:cs="Times New Roman"/>
                <w:highlight w:val="none"/>
              </w:rPr>
            </w:pPr>
          </w:p>
        </w:tc>
      </w:tr>
      <w:tr w14:paraId="3515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2913A0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4D26D2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6E4869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 台面：采用不低于12.7mm厚实芯（双面）理化板台面，台面边缘用同质材料板双层加厚不低于25.4mm。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410DD9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DC8E8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DE70E45">
            <w:pPr>
              <w:widowControl/>
              <w:jc w:val="left"/>
              <w:textAlignment w:val="center"/>
              <w:rPr>
                <w:rFonts w:hint="eastAsia" w:ascii="宋体" w:hAnsi="宋体" w:eastAsia="宋体" w:cs="Times New Roman"/>
                <w:highlight w:val="none"/>
              </w:rPr>
            </w:pPr>
          </w:p>
        </w:tc>
      </w:tr>
      <w:tr w14:paraId="3AA5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31987C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325B74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F2CF5A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3、柜体：采用医用镀锌钢板，采用二氧化碳保护焊焊接，边缘打磨处理，表面经酸洗、磷化及环氧树脂户外粉静电喷涂，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928CBA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BA0886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2C32833">
            <w:pPr>
              <w:widowControl/>
              <w:jc w:val="left"/>
              <w:textAlignment w:val="center"/>
              <w:rPr>
                <w:rFonts w:hint="eastAsia" w:ascii="宋体" w:hAnsi="宋体" w:eastAsia="宋体" w:cs="Times New Roman"/>
                <w:highlight w:val="none"/>
              </w:rPr>
            </w:pPr>
          </w:p>
        </w:tc>
      </w:tr>
      <w:tr w14:paraId="3F1D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633B80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AA9F33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6BC3B9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4、含一套86插座</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2B5AE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09C77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0588C8">
            <w:pPr>
              <w:widowControl/>
              <w:jc w:val="left"/>
              <w:textAlignment w:val="center"/>
              <w:rPr>
                <w:rFonts w:hint="eastAsia" w:ascii="宋体" w:hAnsi="宋体" w:eastAsia="宋体" w:cs="Times New Roman"/>
                <w:highlight w:val="none"/>
              </w:rPr>
            </w:pPr>
          </w:p>
        </w:tc>
      </w:tr>
      <w:tr w14:paraId="666E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BC6FF5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47</w:t>
            </w:r>
          </w:p>
        </w:tc>
        <w:tc>
          <w:tcPr>
            <w:tcW w:w="960" w:type="dxa"/>
            <w:vMerge w:val="restart"/>
            <w:tcBorders>
              <w:left w:val="single" w:color="auto" w:sz="4" w:space="0"/>
              <w:right w:val="single" w:color="auto" w:sz="4" w:space="0"/>
            </w:tcBorders>
            <w:noWrap w:val="0"/>
            <w:vAlign w:val="center"/>
          </w:tcPr>
          <w:p w14:paraId="3796E76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药品柜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FA836A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1、材质要求：</w:t>
            </w:r>
          </w:p>
          <w:p w14:paraId="7C34376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（1）柜体：采用厚度不低于1.0mm一级电解钢板；</w:t>
            </w:r>
          </w:p>
          <w:p w14:paraId="7B934B1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w:t>
            </w:r>
            <w:r>
              <w:rPr>
                <w:rFonts w:hint="eastAsia" w:ascii="宋体" w:hAnsi="宋体" w:eastAsia="宋体" w:cs="Times New Roman"/>
                <w:highlight w:val="none"/>
                <w:lang w:val="en-US" w:eastAsia="zh-CN"/>
              </w:rPr>
              <w:t>2</w:t>
            </w:r>
            <w:r>
              <w:rPr>
                <w:rFonts w:hint="eastAsia" w:ascii="宋体" w:hAnsi="宋体" w:eastAsia="宋体" w:cs="Times New Roman"/>
                <w:highlight w:val="none"/>
              </w:rPr>
              <w:t>）表面处理：表面采用抗菌粉末喷涂。</w:t>
            </w:r>
          </w:p>
          <w:p w14:paraId="6895819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（4）屏幕≥20英寸；</w:t>
            </w:r>
          </w:p>
          <w:p w14:paraId="7B36370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（5）柜门与抽屉采用大于50Kg磁力锁控制，可灵活进行物品品规存放；</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78AAFC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8312E5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BA223F2">
            <w:pPr>
              <w:widowControl/>
              <w:jc w:val="left"/>
              <w:textAlignment w:val="center"/>
              <w:rPr>
                <w:rFonts w:hint="eastAsia" w:ascii="宋体" w:hAnsi="宋体" w:eastAsia="宋体" w:cs="Times New Roman"/>
                <w:highlight w:val="none"/>
              </w:rPr>
            </w:pPr>
          </w:p>
        </w:tc>
      </w:tr>
      <w:tr w14:paraId="2A86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6002D4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0ADEA3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7449895">
            <w:pPr>
              <w:widowControl w:val="0"/>
              <w:numPr>
                <w:ilvl w:val="0"/>
                <w:numId w:val="0"/>
              </w:numPr>
              <w:jc w:val="both"/>
              <w:textAlignment w:val="auto"/>
              <w:rPr>
                <w:rFonts w:hint="eastAsia" w:ascii="宋体" w:hAnsi="宋体" w:eastAsia="宋体" w:cs="Times New Roman"/>
                <w:highlight w:val="none"/>
              </w:rPr>
            </w:pPr>
            <w:r>
              <w:rPr>
                <w:rFonts w:hint="eastAsia" w:ascii="宋体" w:hAnsi="宋体" w:eastAsia="宋体" w:cs="Times New Roman"/>
                <w:highlight w:val="none"/>
              </w:rPr>
              <w:t>2、功能要求：</w:t>
            </w:r>
          </w:p>
          <w:p w14:paraId="5938096D">
            <w:pPr>
              <w:widowControl w:val="0"/>
              <w:numPr>
                <w:ilvl w:val="0"/>
                <w:numId w:val="0"/>
              </w:numPr>
              <w:jc w:val="both"/>
              <w:textAlignment w:val="auto"/>
              <w:rPr>
                <w:rFonts w:hint="eastAsia" w:ascii="宋体" w:hAnsi="宋体" w:eastAsia="宋体" w:cs="Times New Roman"/>
                <w:highlight w:val="none"/>
              </w:rPr>
            </w:pPr>
            <w:r>
              <w:rPr>
                <w:rFonts w:hint="eastAsia" w:ascii="宋体" w:hAnsi="宋体" w:eastAsia="宋体" w:cs="Times New Roman"/>
                <w:highlight w:val="none"/>
              </w:rPr>
              <w:t>（</w:t>
            </w:r>
            <w:r>
              <w:rPr>
                <w:rFonts w:hint="eastAsia" w:ascii="宋体" w:hAnsi="宋体" w:eastAsia="宋体" w:cs="Times New Roman"/>
                <w:highlight w:val="none"/>
                <w:lang w:val="en-US" w:eastAsia="zh-CN"/>
              </w:rPr>
              <w:t>1</w:t>
            </w:r>
            <w:r>
              <w:rPr>
                <w:rFonts w:hint="eastAsia" w:ascii="宋体" w:hAnsi="宋体" w:eastAsia="宋体" w:cs="Times New Roman"/>
                <w:highlight w:val="none"/>
              </w:rPr>
              <w:t>）柜内温湿度实时监测；</w:t>
            </w:r>
          </w:p>
          <w:p w14:paraId="125B309B">
            <w:pPr>
              <w:widowControl w:val="0"/>
              <w:numPr>
                <w:ilvl w:val="0"/>
                <w:numId w:val="0"/>
              </w:numPr>
              <w:ind w:left="0" w:leftChars="0" w:firstLine="0" w:firstLineChars="0"/>
              <w:jc w:val="both"/>
              <w:textAlignment w:val="auto"/>
              <w:rPr>
                <w:rFonts w:hint="eastAsia" w:ascii="宋体" w:hAnsi="宋体" w:eastAsia="宋体" w:cs="Times New Roman"/>
                <w:highlight w:val="none"/>
              </w:rPr>
            </w:pPr>
            <w:r>
              <w:rPr>
                <w:rFonts w:hint="eastAsia" w:ascii="宋体" w:hAnsi="宋体" w:eastAsia="宋体" w:cs="Times New Roman"/>
                <w:highlight w:val="none"/>
              </w:rPr>
              <w:t>（</w:t>
            </w:r>
            <w:r>
              <w:rPr>
                <w:rFonts w:hint="eastAsia" w:ascii="宋体" w:hAnsi="宋体" w:eastAsia="宋体" w:cs="Times New Roman"/>
                <w:highlight w:val="none"/>
                <w:lang w:val="en-US" w:eastAsia="zh-CN"/>
              </w:rPr>
              <w:t>2</w:t>
            </w:r>
            <w:r>
              <w:rPr>
                <w:rFonts w:hint="eastAsia" w:ascii="宋体" w:hAnsi="宋体" w:eastAsia="宋体" w:cs="Times New Roman"/>
                <w:highlight w:val="none"/>
              </w:rPr>
              <w:t>）可支持个人历史操作信息查询，可通过客户端进行存取、权限与个人信息等操作；</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8854EF8">
            <w:pPr>
              <w:widowControl w:val="0"/>
              <w:numPr>
                <w:ilvl w:val="0"/>
                <w:numId w:val="0"/>
              </w:numPr>
              <w:ind w:left="0" w:leftChars="0" w:firstLine="0" w:firstLineChars="0"/>
              <w:jc w:val="both"/>
              <w:textAlignment w:val="auto"/>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B8C96AF">
            <w:pPr>
              <w:widowControl w:val="0"/>
              <w:numPr>
                <w:ilvl w:val="0"/>
                <w:numId w:val="0"/>
              </w:numPr>
              <w:ind w:left="0" w:leftChars="0" w:firstLine="0" w:firstLineChars="0"/>
              <w:jc w:val="both"/>
              <w:textAlignment w:val="auto"/>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196EC38">
            <w:pPr>
              <w:widowControl w:val="0"/>
              <w:numPr>
                <w:ilvl w:val="0"/>
                <w:numId w:val="0"/>
              </w:numPr>
              <w:ind w:left="0" w:leftChars="0" w:firstLine="0" w:firstLineChars="0"/>
              <w:jc w:val="both"/>
              <w:textAlignment w:val="auto"/>
              <w:rPr>
                <w:rFonts w:hint="eastAsia" w:ascii="宋体" w:hAnsi="宋体" w:eastAsia="宋体" w:cs="Times New Roman"/>
                <w:highlight w:val="none"/>
              </w:rPr>
            </w:pPr>
          </w:p>
        </w:tc>
      </w:tr>
      <w:tr w14:paraId="7AF0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9FBAB8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8C9AD3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56788CB">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3、▲电解钢板的技术要求：依据GB/T 3325-2024《金属家具通用技术条件》、GB/T 4336-2016《碳素钢和中低合金钢 多元素含量的测定 火花放电原子发射光谱法（常规法）》、GB/T 228.1-2021《金属材料 拉伸试验 第1部分:室温试验方法》、GB/T 10125-2021《人造气氛腐蚀试验 盐雾试验》、QB/T 4371-2012《家具抗菌性能的评价》、GB/T 5270-2024《金属基体上的金属覆盖层 电沉积和化学沉积层 附着强度试验方法评述》；</w:t>
            </w:r>
          </w:p>
          <w:p w14:paraId="6C546ED9">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（1）外观性要求：金属件喷涂层（涂层无漏喷、锈蚀和脱色、掉色现象；涂层光滑均匀，色泽一致，无流挂、疙瘩、皱皮、飞漆等缺陷）检测合格；</w:t>
            </w:r>
          </w:p>
          <w:p w14:paraId="1CE45A14">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（3）元素分析（质量分数）/%，C≤0.05%，Mn≤0.15%，P≤0.02%，S≤0.01%，Al≤0.06%</w:t>
            </w:r>
          </w:p>
          <w:p w14:paraId="6640D508">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（4）抗拉强度Rm≥400MPa；</w:t>
            </w:r>
          </w:p>
          <w:p w14:paraId="0D11408B">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（5）断后延长率A80mm≥50%；</w:t>
            </w:r>
          </w:p>
          <w:p w14:paraId="6590308F">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（6）规定塑性延伸强度Rp0.2≥180MPa</w:t>
            </w:r>
          </w:p>
          <w:p w14:paraId="290AA3DC">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（7）铜加速乙酸盐雾试验（CASS）：根据相关规范标准连续喷雾（18）h，外观评级≥10 级，保护评级≥10 级；</w:t>
            </w:r>
          </w:p>
          <w:p w14:paraId="7BCA43A1">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（8）抗菌性能：金黄色葡萄球菌、肺炎克雷伯氏菌抑菌率均≥99%</w:t>
            </w:r>
          </w:p>
          <w:p w14:paraId="4EA2111A">
            <w:pPr>
              <w:widowControl w:val="0"/>
              <w:numPr>
                <w:ilvl w:val="0"/>
                <w:numId w:val="0"/>
              </w:numPr>
              <w:ind w:left="0" w:leftChars="0" w:firstLine="0" w:firstLineChars="0"/>
              <w:jc w:val="both"/>
              <w:textAlignment w:val="auto"/>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（9）附着强度试验：覆盖层未从基体金属上剥落；</w:t>
            </w:r>
          </w:p>
          <w:p w14:paraId="70D79CC3">
            <w:pPr>
              <w:widowControl w:val="0"/>
              <w:numPr>
                <w:ilvl w:val="0"/>
                <w:numId w:val="0"/>
              </w:numPr>
              <w:ind w:left="0" w:leftChars="0" w:firstLine="0" w:firstLineChars="0"/>
              <w:jc w:val="both"/>
              <w:textAlignment w:val="auto"/>
              <w:rPr>
                <w:rFonts w:hint="eastAsia" w:ascii="宋体" w:hAnsi="宋体" w:eastAsia="宋体" w:cs="Times New Roman"/>
                <w:highlight w:val="none"/>
                <w:lang w:val="en-US"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7FDEA59">
            <w:pPr>
              <w:widowControl w:val="0"/>
              <w:numPr>
                <w:ilvl w:val="0"/>
                <w:numId w:val="0"/>
              </w:numPr>
              <w:ind w:left="0" w:leftChars="0" w:firstLine="0" w:firstLineChars="0"/>
              <w:jc w:val="both"/>
              <w:textAlignment w:val="auto"/>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2ADAFA7">
            <w:pPr>
              <w:widowControl w:val="0"/>
              <w:numPr>
                <w:ilvl w:val="0"/>
                <w:numId w:val="0"/>
              </w:numPr>
              <w:ind w:left="0" w:leftChars="0" w:firstLine="0" w:firstLineChars="0"/>
              <w:jc w:val="both"/>
              <w:textAlignment w:val="auto"/>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7A6DAF4">
            <w:pPr>
              <w:widowControl w:val="0"/>
              <w:numPr>
                <w:ilvl w:val="0"/>
                <w:numId w:val="0"/>
              </w:numPr>
              <w:ind w:left="0" w:leftChars="0" w:firstLine="0" w:firstLineChars="0"/>
              <w:jc w:val="both"/>
              <w:textAlignment w:val="auto"/>
              <w:rPr>
                <w:rFonts w:hint="eastAsia" w:ascii="宋体" w:hAnsi="宋体" w:eastAsia="宋体" w:cs="宋体"/>
                <w:b/>
                <w:bCs/>
                <w:color w:val="FF0000"/>
                <w:sz w:val="21"/>
                <w:szCs w:val="21"/>
                <w:highlight w:val="none"/>
                <w:lang w:val="en-US" w:eastAsia="zh-CN" w:bidi="ar-SA"/>
              </w:rPr>
            </w:pPr>
          </w:p>
        </w:tc>
      </w:tr>
      <w:tr w14:paraId="57C9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8880E2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48</w:t>
            </w:r>
          </w:p>
        </w:tc>
        <w:tc>
          <w:tcPr>
            <w:tcW w:w="960" w:type="dxa"/>
            <w:vMerge w:val="restart"/>
            <w:tcBorders>
              <w:left w:val="single" w:color="auto" w:sz="4" w:space="0"/>
              <w:right w:val="single" w:color="auto" w:sz="4" w:space="0"/>
            </w:tcBorders>
            <w:noWrap w:val="0"/>
            <w:vAlign w:val="center"/>
          </w:tcPr>
          <w:p w14:paraId="32CE85E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操作柜台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10C667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538DB8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51B3F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71C1E9F">
            <w:pPr>
              <w:widowControl/>
              <w:jc w:val="left"/>
              <w:textAlignment w:val="center"/>
              <w:rPr>
                <w:rFonts w:hint="eastAsia" w:ascii="宋体" w:hAnsi="宋体" w:eastAsia="宋体" w:cs="Times New Roman"/>
                <w:highlight w:val="none"/>
              </w:rPr>
            </w:pPr>
          </w:p>
        </w:tc>
      </w:tr>
      <w:tr w14:paraId="49F4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B8D8BA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2C88CC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02ED9F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75DC2B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71A79A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D8AE133">
            <w:pPr>
              <w:widowControl/>
              <w:jc w:val="left"/>
              <w:textAlignment w:val="center"/>
              <w:rPr>
                <w:rFonts w:hint="eastAsia" w:ascii="宋体" w:hAnsi="宋体" w:eastAsia="宋体" w:cs="Times New Roman"/>
                <w:highlight w:val="none"/>
              </w:rPr>
            </w:pPr>
          </w:p>
        </w:tc>
      </w:tr>
      <w:tr w14:paraId="0326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45E61D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7C64F1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D73702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B65E13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0D0272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81BFA2">
            <w:pPr>
              <w:widowControl/>
              <w:jc w:val="left"/>
              <w:textAlignment w:val="center"/>
              <w:rPr>
                <w:rFonts w:hint="eastAsia" w:ascii="宋体" w:hAnsi="宋体" w:eastAsia="宋体" w:cs="Times New Roman"/>
                <w:highlight w:val="none"/>
              </w:rPr>
            </w:pPr>
          </w:p>
        </w:tc>
      </w:tr>
      <w:tr w14:paraId="2207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76AB1D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4829F3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FDD1FF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69113A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547A94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985B56">
            <w:pPr>
              <w:widowControl/>
              <w:jc w:val="left"/>
              <w:textAlignment w:val="center"/>
              <w:rPr>
                <w:rFonts w:hint="eastAsia" w:ascii="宋体" w:hAnsi="宋体" w:eastAsia="宋体" w:cs="Times New Roman"/>
                <w:highlight w:val="none"/>
              </w:rPr>
            </w:pPr>
          </w:p>
        </w:tc>
      </w:tr>
      <w:tr w14:paraId="3739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4AAF75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CB5E5F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2056FC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5、台面医用级医用抑菌亚克力人造石，厚度不低于12mm。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B9F6E5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51F786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BF7542A">
            <w:pPr>
              <w:widowControl/>
              <w:jc w:val="left"/>
              <w:textAlignment w:val="center"/>
              <w:rPr>
                <w:rFonts w:hint="eastAsia" w:ascii="宋体" w:hAnsi="宋体" w:eastAsia="宋体" w:cs="Times New Roman"/>
                <w:highlight w:val="none"/>
              </w:rPr>
            </w:pPr>
          </w:p>
        </w:tc>
      </w:tr>
      <w:tr w14:paraId="27BA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764376D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EB7EA2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9C8D19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6、功能配置：上部为医用玻璃对开门吊柜，配置活动层板；中部为置物架，台下带抽屉和掩门柜，配置医用不锈钢铰链及医用静音缓冲三节导轨，门板带卡槽及标签卡。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46E4EF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2A170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1E6CF6">
            <w:pPr>
              <w:widowControl/>
              <w:jc w:val="left"/>
              <w:textAlignment w:val="center"/>
              <w:rPr>
                <w:rFonts w:hint="eastAsia" w:ascii="宋体" w:hAnsi="宋体" w:eastAsia="宋体" w:cs="Times New Roman"/>
                <w:highlight w:val="none"/>
              </w:rPr>
            </w:pPr>
          </w:p>
        </w:tc>
      </w:tr>
      <w:tr w14:paraId="27C4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420192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984D87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5C4E6B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7、工艺要求：整体采用电阻焊接工艺，无外露焊点，钢板采用激光切割及数控折边成型，面板处为一体式焊接卡槽。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CD025B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616202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917CCDA">
            <w:pPr>
              <w:widowControl/>
              <w:jc w:val="left"/>
              <w:textAlignment w:val="center"/>
              <w:rPr>
                <w:rFonts w:hint="eastAsia" w:ascii="宋体" w:hAnsi="宋体" w:eastAsia="宋体" w:cs="Times New Roman"/>
                <w:highlight w:val="none"/>
              </w:rPr>
            </w:pPr>
          </w:p>
        </w:tc>
      </w:tr>
      <w:tr w14:paraId="1F29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856D8A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50DAB8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29E7A7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8、款式及结构功能按照甲方需求设计。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9A4C6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E3B581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1F991C">
            <w:pPr>
              <w:widowControl/>
              <w:jc w:val="left"/>
              <w:textAlignment w:val="center"/>
              <w:rPr>
                <w:rFonts w:hint="eastAsia" w:ascii="宋体" w:hAnsi="宋体" w:eastAsia="宋体" w:cs="Times New Roman"/>
                <w:highlight w:val="none"/>
              </w:rPr>
            </w:pPr>
          </w:p>
        </w:tc>
      </w:tr>
      <w:tr w14:paraId="2123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6CFCB7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49</w:t>
            </w:r>
          </w:p>
        </w:tc>
        <w:tc>
          <w:tcPr>
            <w:tcW w:w="960" w:type="dxa"/>
            <w:vMerge w:val="restart"/>
            <w:tcBorders>
              <w:left w:val="single" w:color="auto" w:sz="4" w:space="0"/>
              <w:right w:val="single" w:color="auto" w:sz="4" w:space="0"/>
            </w:tcBorders>
            <w:noWrap w:val="0"/>
            <w:vAlign w:val="center"/>
          </w:tcPr>
          <w:p w14:paraId="66F95F3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口腔科靠背凳</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397BCBB">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1、椅背:塑胶背框</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3770A2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D2257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9A5E87">
            <w:pPr>
              <w:widowControl/>
              <w:jc w:val="left"/>
              <w:textAlignment w:val="center"/>
              <w:rPr>
                <w:rFonts w:hint="eastAsia" w:ascii="宋体" w:hAnsi="宋体" w:eastAsia="宋体" w:cs="Times New Roman"/>
                <w:highlight w:val="none"/>
              </w:rPr>
            </w:pPr>
          </w:p>
        </w:tc>
      </w:tr>
      <w:tr w14:paraId="2799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63C4E8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0DE109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2F42C96">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2、座垫:塑胶座壳，内嵌高密度定型泡棉，蒙超纤皮</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ED8750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89CDC0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3A93DF8">
            <w:pPr>
              <w:widowControl/>
              <w:jc w:val="left"/>
              <w:textAlignment w:val="center"/>
              <w:rPr>
                <w:rFonts w:hint="eastAsia" w:ascii="宋体" w:hAnsi="宋体" w:eastAsia="宋体" w:cs="Times New Roman"/>
                <w:highlight w:val="none"/>
              </w:rPr>
            </w:pPr>
          </w:p>
        </w:tc>
      </w:tr>
      <w:tr w14:paraId="30A4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74312A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6311BA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C9CF887">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3、底盘:多功能底盘后仰功能</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061810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9BE4E4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2D15D6E">
            <w:pPr>
              <w:widowControl/>
              <w:jc w:val="left"/>
              <w:textAlignment w:val="center"/>
              <w:rPr>
                <w:rFonts w:hint="eastAsia" w:ascii="宋体" w:hAnsi="宋体" w:eastAsia="宋体" w:cs="Times New Roman"/>
                <w:highlight w:val="none"/>
              </w:rPr>
            </w:pPr>
          </w:p>
        </w:tc>
      </w:tr>
      <w:tr w14:paraId="1603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4022BB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ED7175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726AF37">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4、椅脚:尼龙五星脚</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1FAD71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690A25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9D4E43">
            <w:pPr>
              <w:widowControl/>
              <w:jc w:val="left"/>
              <w:textAlignment w:val="center"/>
              <w:rPr>
                <w:rFonts w:hint="eastAsia" w:ascii="宋体" w:hAnsi="宋体" w:eastAsia="宋体" w:cs="Times New Roman"/>
                <w:highlight w:val="none"/>
              </w:rPr>
            </w:pPr>
          </w:p>
        </w:tc>
      </w:tr>
      <w:tr w14:paraId="5CB4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034F9D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590430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9D9185F">
            <w:pPr>
              <w:widowControl/>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5、</w:t>
            </w:r>
            <w:r>
              <w:rPr>
                <w:rFonts w:hint="eastAsia" w:ascii="宋体" w:hAnsi="宋体" w:eastAsia="宋体" w:cs="Times New Roman"/>
                <w:highlight w:val="none"/>
              </w:rPr>
              <w:t>椅轮:PU活动轮</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1185521">
            <w:pPr>
              <w:widowControl/>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F14924C">
            <w:pPr>
              <w:widowControl/>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87EEDF2">
            <w:pPr>
              <w:widowControl/>
              <w:jc w:val="left"/>
              <w:textAlignment w:val="center"/>
              <w:rPr>
                <w:rFonts w:hint="eastAsia" w:ascii="宋体" w:hAnsi="宋体" w:eastAsia="宋体" w:cs="Times New Roman"/>
                <w:kern w:val="2"/>
                <w:sz w:val="21"/>
                <w:szCs w:val="24"/>
                <w:highlight w:val="none"/>
                <w:lang w:val="en-US" w:eastAsia="zh-CN" w:bidi="ar-SA"/>
              </w:rPr>
            </w:pPr>
          </w:p>
        </w:tc>
      </w:tr>
      <w:tr w14:paraId="0D29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2EFA38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5B84EB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DAEDADF">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val="en-US" w:eastAsia="zh-CN"/>
              </w:rPr>
              <w:t>6、</w:t>
            </w:r>
            <w:r>
              <w:rPr>
                <w:rFonts w:hint="eastAsia" w:ascii="宋体" w:hAnsi="宋体" w:eastAsia="宋体" w:cs="Times New Roman"/>
                <w:b/>
                <w:bCs/>
                <w:color w:val="FF0000"/>
                <w:highlight w:val="none"/>
                <w:lang w:eastAsia="zh-CN"/>
              </w:rPr>
              <w:t>▲超纤皮的技术要求：依据GB/T 16799《家具用皮革》、</w:t>
            </w:r>
            <w:r>
              <w:rPr>
                <w:rFonts w:hint="eastAsia" w:ascii="Times New Roman" w:hAnsi="Times New Roman" w:eastAsia="宋体" w:cs="Times New Roman"/>
                <w:color w:val="FF0000"/>
                <w:highlight w:val="none"/>
                <w:lang w:val="en-US" w:eastAsia="zh-CN"/>
              </w:rPr>
              <w:t xml:space="preserve">HJ </w:t>
            </w:r>
            <w:r>
              <w:rPr>
                <w:rFonts w:hint="eastAsia" w:ascii="宋体" w:hAnsi="宋体" w:eastAsia="宋体" w:cs="Times New Roman"/>
                <w:b/>
                <w:bCs/>
                <w:color w:val="FF0000"/>
                <w:highlight w:val="none"/>
                <w:lang w:eastAsia="zh-CN"/>
              </w:rPr>
              <w:t>507《环境标志产品技术要求 皮革和合成革》、QB/T 2709《皮革 物理和机械试验 厚度的测定》；</w:t>
            </w:r>
          </w:p>
          <w:p w14:paraId="71C89FA2">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（1）理化性能：摩擦色牢度（干擦500次、湿擦250次、碱性汗液80次均≥4级），耐光性≥5级，耐折牢度(50000次)无裂纹，耐磨性检测合格；撕裂力≥24N；气味≤2级；pH ≥6.0；游离甲醛≤75mg/kg；禁用偶氮染料≤30mg/kg；挥发性有机物VOC≤150mg/kg；</w:t>
            </w:r>
          </w:p>
          <w:p w14:paraId="4EB779B6">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（2）感官要求检测合格；</w:t>
            </w:r>
          </w:p>
          <w:p w14:paraId="5FE6C05A">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（3）有害物质限量：可萃取的重金属锑Sb ≤30.0mg/kg、 砷AS ≤1.0mg/kg、 铅Pb ≤0.8mg/kg、 镉Cd ≤0.1mg/kg、 铬Cr ≤2.0mg/kg、六价铬Cr(VI)≤5.0mg/kg、钴Co ≤4.0mg/kg、 铜Cu ≤50.0mg/kg、 镍Ni ≤4.0mg/kg、 汞Hg ≤0.02mg/kg；五氯苯酚PCP≤0.5mg/kg；厚度≥1.24mm；</w:t>
            </w:r>
          </w:p>
          <w:p w14:paraId="6BF4C578">
            <w:pPr>
              <w:widowControl/>
              <w:numPr>
                <w:ilvl w:val="0"/>
                <w:numId w:val="0"/>
              </w:numPr>
              <w:jc w:val="left"/>
              <w:textAlignment w:val="center"/>
              <w:rPr>
                <w:rFonts w:hint="eastAsia" w:ascii="宋体" w:hAnsi="宋体" w:eastAsia="宋体" w:cs="Times New Roman"/>
                <w:b/>
                <w:bCs/>
                <w:color w:val="FF0000"/>
                <w:highlight w:val="none"/>
                <w:lang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8AFD941">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A85EB1F">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53FB74C">
            <w:pPr>
              <w:widowControl/>
              <w:numPr>
                <w:ilvl w:val="0"/>
                <w:numId w:val="0"/>
              </w:numPr>
              <w:jc w:val="left"/>
              <w:textAlignment w:val="center"/>
              <w:rPr>
                <w:rFonts w:hint="eastAsia" w:ascii="宋体" w:hAnsi="宋体" w:eastAsia="宋体" w:cs="宋体"/>
                <w:b/>
                <w:bCs/>
                <w:color w:val="FF0000"/>
                <w:sz w:val="21"/>
                <w:szCs w:val="21"/>
                <w:highlight w:val="none"/>
                <w:lang w:val="en-US" w:eastAsia="zh-CN" w:bidi="ar-SA"/>
              </w:rPr>
            </w:pPr>
          </w:p>
        </w:tc>
      </w:tr>
      <w:tr w14:paraId="0F8C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F010E0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50</w:t>
            </w:r>
          </w:p>
        </w:tc>
        <w:tc>
          <w:tcPr>
            <w:tcW w:w="960" w:type="dxa"/>
            <w:vMerge w:val="restart"/>
            <w:tcBorders>
              <w:left w:val="single" w:color="auto" w:sz="4" w:space="0"/>
              <w:right w:val="single" w:color="auto" w:sz="4" w:space="0"/>
            </w:tcBorders>
            <w:noWrap w:val="0"/>
            <w:vAlign w:val="center"/>
          </w:tcPr>
          <w:p w14:paraId="7F0CE88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口腔边柜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C07D7A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84F8AD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03DC15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BF44F00">
            <w:pPr>
              <w:widowControl/>
              <w:jc w:val="left"/>
              <w:textAlignment w:val="center"/>
              <w:rPr>
                <w:rFonts w:hint="eastAsia" w:ascii="宋体" w:hAnsi="宋体" w:eastAsia="宋体" w:cs="Times New Roman"/>
                <w:highlight w:val="none"/>
              </w:rPr>
            </w:pPr>
          </w:p>
        </w:tc>
      </w:tr>
      <w:tr w14:paraId="321B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8CF139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AB26B6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81D2C1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5B72BD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781720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5C5FA3">
            <w:pPr>
              <w:widowControl/>
              <w:jc w:val="left"/>
              <w:textAlignment w:val="center"/>
              <w:rPr>
                <w:rFonts w:hint="eastAsia" w:ascii="宋体" w:hAnsi="宋体" w:eastAsia="宋体" w:cs="Times New Roman"/>
                <w:highlight w:val="none"/>
              </w:rPr>
            </w:pPr>
          </w:p>
        </w:tc>
      </w:tr>
      <w:tr w14:paraId="5B05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D8C74D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710376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B8C2E7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89F7F6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99E445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E9A4076">
            <w:pPr>
              <w:widowControl/>
              <w:jc w:val="left"/>
              <w:textAlignment w:val="center"/>
              <w:rPr>
                <w:rFonts w:hint="eastAsia" w:ascii="宋体" w:hAnsi="宋体" w:eastAsia="宋体" w:cs="Times New Roman"/>
                <w:highlight w:val="none"/>
              </w:rPr>
            </w:pPr>
          </w:p>
        </w:tc>
      </w:tr>
      <w:tr w14:paraId="470B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2AF02F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7EEE75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3540A3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4、台面医用级医用抑菌亚克力人造石，厚度不低于12mm。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59D830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FD198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F1404F4">
            <w:pPr>
              <w:widowControl/>
              <w:jc w:val="left"/>
              <w:textAlignment w:val="center"/>
              <w:rPr>
                <w:rFonts w:hint="eastAsia" w:ascii="宋体" w:hAnsi="宋体" w:eastAsia="宋体" w:cs="Times New Roman"/>
                <w:highlight w:val="none"/>
              </w:rPr>
            </w:pPr>
          </w:p>
        </w:tc>
      </w:tr>
      <w:tr w14:paraId="055F6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6FFA5A2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684375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24314E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5、功能配置：台下带抽屉和掩门柜，配置医用不锈钢铰链及医用静音缓冲三节导轨，门板带卡槽及标签卡。根据采购方需求后置厚屏风背板。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C7ECB6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1F3F0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64115D3">
            <w:pPr>
              <w:widowControl/>
              <w:jc w:val="left"/>
              <w:textAlignment w:val="center"/>
              <w:rPr>
                <w:rFonts w:hint="eastAsia" w:ascii="宋体" w:hAnsi="宋体" w:eastAsia="宋体" w:cs="Times New Roman"/>
                <w:highlight w:val="none"/>
              </w:rPr>
            </w:pPr>
          </w:p>
        </w:tc>
      </w:tr>
      <w:tr w14:paraId="36FB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7E5369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5E86CF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55C41A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6、工艺要求：整体采用电阻焊接工艺，无外露焊点，钢板采用激光切割及数控折边成型，面板处为一体式焊接卡槽。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083DE9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88D61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10D8F8A">
            <w:pPr>
              <w:widowControl/>
              <w:jc w:val="left"/>
              <w:textAlignment w:val="center"/>
              <w:rPr>
                <w:rFonts w:hint="eastAsia" w:ascii="宋体" w:hAnsi="宋体" w:eastAsia="宋体" w:cs="Times New Roman"/>
                <w:highlight w:val="none"/>
              </w:rPr>
            </w:pPr>
          </w:p>
        </w:tc>
      </w:tr>
      <w:tr w14:paraId="0EAD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0A8A53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1582C4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C210AE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7、款式及结构功能按照甲方需求设计。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B8168F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2024B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85AD83D">
            <w:pPr>
              <w:widowControl/>
              <w:jc w:val="left"/>
              <w:textAlignment w:val="center"/>
              <w:rPr>
                <w:rFonts w:hint="eastAsia" w:ascii="宋体" w:hAnsi="宋体" w:eastAsia="宋体" w:cs="Times New Roman"/>
                <w:highlight w:val="none"/>
              </w:rPr>
            </w:pPr>
          </w:p>
        </w:tc>
      </w:tr>
      <w:tr w14:paraId="3E9A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81B4CF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51</w:t>
            </w:r>
          </w:p>
        </w:tc>
        <w:tc>
          <w:tcPr>
            <w:tcW w:w="960" w:type="dxa"/>
            <w:vMerge w:val="restart"/>
            <w:tcBorders>
              <w:left w:val="single" w:color="auto" w:sz="4" w:space="0"/>
              <w:right w:val="single" w:color="auto" w:sz="4" w:space="0"/>
            </w:tcBorders>
            <w:noWrap w:val="0"/>
            <w:vAlign w:val="center"/>
          </w:tcPr>
          <w:p w14:paraId="70C05D1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口腔移动边柜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31B76D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17D046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5D209C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B8D9F76">
            <w:pPr>
              <w:widowControl/>
              <w:jc w:val="left"/>
              <w:textAlignment w:val="center"/>
              <w:rPr>
                <w:rFonts w:hint="eastAsia" w:ascii="宋体" w:hAnsi="宋体" w:eastAsia="宋体" w:cs="Times New Roman"/>
                <w:highlight w:val="none"/>
              </w:rPr>
            </w:pPr>
          </w:p>
        </w:tc>
      </w:tr>
      <w:tr w14:paraId="3391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740058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E7F881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8FDBDE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584F21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5391DE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A968ED2">
            <w:pPr>
              <w:widowControl/>
              <w:jc w:val="left"/>
              <w:textAlignment w:val="center"/>
              <w:rPr>
                <w:rFonts w:hint="eastAsia" w:ascii="宋体" w:hAnsi="宋体" w:eastAsia="宋体" w:cs="Times New Roman"/>
                <w:highlight w:val="none"/>
              </w:rPr>
            </w:pPr>
          </w:p>
        </w:tc>
      </w:tr>
      <w:tr w14:paraId="559F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324029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F4D82A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B8FE46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3、拉手：一字折弯暗不锈钢拉手。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8AA02B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FB6964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044C62A">
            <w:pPr>
              <w:widowControl/>
              <w:jc w:val="left"/>
              <w:textAlignment w:val="center"/>
              <w:rPr>
                <w:rFonts w:hint="eastAsia" w:ascii="宋体" w:hAnsi="宋体" w:eastAsia="宋体" w:cs="Times New Roman"/>
                <w:highlight w:val="none"/>
              </w:rPr>
            </w:pPr>
          </w:p>
        </w:tc>
      </w:tr>
      <w:tr w14:paraId="2B11D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5CB287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F55D36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B51001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EA0E58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879F83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20C1161">
            <w:pPr>
              <w:widowControl/>
              <w:jc w:val="left"/>
              <w:textAlignment w:val="center"/>
              <w:rPr>
                <w:rFonts w:hint="eastAsia" w:ascii="宋体" w:hAnsi="宋体" w:eastAsia="宋体" w:cs="Times New Roman"/>
                <w:highlight w:val="none"/>
              </w:rPr>
            </w:pPr>
          </w:p>
        </w:tc>
      </w:tr>
      <w:tr w14:paraId="35BF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DB898B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A3DF20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E2CBFB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5、台面配置钢化医用玻璃</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DDC656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635A0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91C2B89">
            <w:pPr>
              <w:widowControl/>
              <w:jc w:val="left"/>
              <w:textAlignment w:val="center"/>
              <w:rPr>
                <w:rFonts w:hint="eastAsia" w:ascii="宋体" w:hAnsi="宋体" w:eastAsia="宋体" w:cs="Times New Roman"/>
                <w:highlight w:val="none"/>
              </w:rPr>
            </w:pPr>
          </w:p>
        </w:tc>
      </w:tr>
      <w:tr w14:paraId="774AB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E3910B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A485D5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18C97F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6、配置：抽屉五连锁，医用静音缓冲三节导轨，五金配件+活动万向脚轮带刹车。</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6A607A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44CA53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9B251D">
            <w:pPr>
              <w:widowControl/>
              <w:jc w:val="left"/>
              <w:textAlignment w:val="center"/>
              <w:rPr>
                <w:rFonts w:hint="eastAsia" w:ascii="宋体" w:hAnsi="宋体" w:eastAsia="宋体" w:cs="Times New Roman"/>
                <w:highlight w:val="none"/>
              </w:rPr>
            </w:pPr>
          </w:p>
        </w:tc>
      </w:tr>
      <w:tr w14:paraId="7320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43C4C3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52</w:t>
            </w:r>
          </w:p>
        </w:tc>
        <w:tc>
          <w:tcPr>
            <w:tcW w:w="960" w:type="dxa"/>
            <w:vMerge w:val="restart"/>
            <w:tcBorders>
              <w:left w:val="single" w:color="auto" w:sz="4" w:space="0"/>
              <w:right w:val="single" w:color="auto" w:sz="4" w:space="0"/>
            </w:tcBorders>
            <w:noWrap w:val="0"/>
            <w:vAlign w:val="center"/>
          </w:tcPr>
          <w:p w14:paraId="3C15120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分格盘</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2A6FC21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1、采用</w:t>
            </w:r>
            <w:r>
              <w:rPr>
                <w:rFonts w:hint="eastAsia" w:ascii="宋体" w:hAnsi="宋体" w:eastAsia="宋体" w:cs="Times New Roman"/>
                <w:highlight w:val="none"/>
                <w:lang w:val="en-US" w:eastAsia="zh-CN"/>
              </w:rPr>
              <w:t>ABS</w:t>
            </w:r>
            <w:r>
              <w:rPr>
                <w:rFonts w:hint="eastAsia" w:ascii="宋体" w:hAnsi="宋体" w:eastAsia="宋体" w:cs="Times New Roman"/>
                <w:highlight w:val="none"/>
              </w:rPr>
              <w:t>塑料一体成型</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CAC0E5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BD0D5E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531DD89">
            <w:pPr>
              <w:widowControl/>
              <w:jc w:val="left"/>
              <w:textAlignment w:val="center"/>
              <w:rPr>
                <w:rFonts w:hint="eastAsia" w:ascii="宋体" w:hAnsi="宋体" w:eastAsia="宋体" w:cs="Times New Roman"/>
                <w:highlight w:val="none"/>
              </w:rPr>
            </w:pPr>
          </w:p>
        </w:tc>
      </w:tr>
      <w:tr w14:paraId="4C05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5079FA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976734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C1A2ABA">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val="en-US" w:eastAsia="zh-CN"/>
              </w:rPr>
              <w:t>2、</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lang w:val="en-US" w:eastAsia="zh-CN"/>
              </w:rPr>
              <w:t>ABS</w:t>
            </w:r>
            <w:r>
              <w:rPr>
                <w:rFonts w:hint="eastAsia" w:ascii="宋体" w:hAnsi="宋体" w:eastAsia="宋体" w:cs="Times New Roman"/>
                <w:b/>
                <w:bCs/>
                <w:color w:val="FF0000"/>
                <w:highlight w:val="none"/>
                <w:lang w:eastAsia="zh-CN"/>
              </w:rPr>
              <w:t>塑料的技术要求：依据GB/T 31402-2023《塑料和其他无孔材料表面抗菌活性的测定》、GB 28481-2012《塑料家具中有害物质限量》、GB/T 7141-2008《塑料热老化试验方法》；</w:t>
            </w:r>
          </w:p>
          <w:p w14:paraId="2C5F6F8D">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1、抗菌性能：：金黄色葡萄球菌、肺炎克雷伯氏菌、海氏肠球菌，须癣毛癣菌抑菌率均≥99%；</w:t>
            </w:r>
          </w:p>
          <w:p w14:paraId="3BFA9351">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2、重金属：可溶性铅、可溶性镉、可溶性铬、可溶性汞未检出；</w:t>
            </w:r>
          </w:p>
          <w:p w14:paraId="1B29D031">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3、邻苯二甲酸酯（DBP、BBP、DEHP、DNOP、DINP、DIDP)未检出；</w:t>
            </w:r>
          </w:p>
          <w:p w14:paraId="2E532D9E">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4、多环芳烃、多溴联苯、多溴二苯醚未检出；</w:t>
            </w:r>
          </w:p>
          <w:p w14:paraId="55AC2A7D">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lang w:eastAsia="zh-CN"/>
              </w:rPr>
              <w:t>5、热老化</w:t>
            </w:r>
            <w:r>
              <w:rPr>
                <w:rFonts w:hint="eastAsia" w:ascii="宋体" w:hAnsi="宋体" w:eastAsia="宋体" w:cs="Times New Roman"/>
                <w:b/>
                <w:bCs/>
                <w:color w:val="FF0000"/>
                <w:highlight w:val="none"/>
                <w:lang w:val="en-US" w:eastAsia="zh-CN"/>
              </w:rPr>
              <w:t>无变色</w:t>
            </w:r>
            <w:r>
              <w:rPr>
                <w:rFonts w:hint="eastAsia" w:ascii="宋体" w:hAnsi="宋体" w:eastAsia="宋体" w:cs="Times New Roman"/>
                <w:b/>
                <w:bCs/>
                <w:color w:val="FF0000"/>
                <w:highlight w:val="none"/>
                <w:lang w:eastAsia="zh-CN"/>
              </w:rPr>
              <w:t>。</w:t>
            </w:r>
          </w:p>
          <w:p w14:paraId="700B3C8E">
            <w:pPr>
              <w:widowControl/>
              <w:jc w:val="left"/>
              <w:textAlignment w:val="center"/>
              <w:rPr>
                <w:rFonts w:hint="eastAsia" w:ascii="Times New Roman" w:hAnsi="Times New Roman"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EAF5F7E">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41A03ED">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5214C2F">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6212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652188E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53</w:t>
            </w:r>
          </w:p>
        </w:tc>
        <w:tc>
          <w:tcPr>
            <w:tcW w:w="960" w:type="dxa"/>
            <w:vMerge w:val="restart"/>
            <w:tcBorders>
              <w:left w:val="single" w:color="auto" w:sz="4" w:space="0"/>
              <w:right w:val="single" w:color="auto" w:sz="4" w:space="0"/>
            </w:tcBorders>
            <w:noWrap w:val="0"/>
            <w:vAlign w:val="center"/>
          </w:tcPr>
          <w:p w14:paraId="35F26A2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无菌柜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0CD89B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1、材质：采用304不锈钢经压折、焊接、抛光打磨而成，没有外露点；板材厚度不低于1.0mm；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5589E4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CA035D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BF3E47">
            <w:pPr>
              <w:widowControl/>
              <w:jc w:val="left"/>
              <w:textAlignment w:val="center"/>
              <w:rPr>
                <w:rFonts w:hint="eastAsia" w:ascii="宋体" w:hAnsi="宋体" w:eastAsia="宋体" w:cs="Times New Roman"/>
                <w:highlight w:val="none"/>
              </w:rPr>
            </w:pPr>
          </w:p>
        </w:tc>
      </w:tr>
      <w:tr w14:paraId="4901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92114A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0CF5F2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B2AFF2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2、结构：焊接光滑无毛刺，表面抛光处理，抗腐蚀易清洗。</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45EC9E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3FEFAE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E7C264">
            <w:pPr>
              <w:widowControl/>
              <w:jc w:val="left"/>
              <w:textAlignment w:val="center"/>
              <w:rPr>
                <w:rFonts w:hint="eastAsia" w:ascii="宋体" w:hAnsi="宋体" w:eastAsia="宋体" w:cs="Times New Roman"/>
                <w:highlight w:val="none"/>
              </w:rPr>
            </w:pPr>
          </w:p>
        </w:tc>
      </w:tr>
      <w:tr w14:paraId="7B8D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16E5AAE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54</w:t>
            </w:r>
          </w:p>
        </w:tc>
        <w:tc>
          <w:tcPr>
            <w:tcW w:w="960" w:type="dxa"/>
            <w:vMerge w:val="restart"/>
            <w:tcBorders>
              <w:left w:val="single" w:color="auto" w:sz="4" w:space="0"/>
              <w:right w:val="single" w:color="auto" w:sz="4" w:space="0"/>
            </w:tcBorders>
            <w:noWrap w:val="0"/>
            <w:vAlign w:val="center"/>
          </w:tcPr>
          <w:p w14:paraId="02F2126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洗手台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1E635A0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1、基材：抗菌防霉304不锈钢板，主体钢板厚度不低于1.0mm.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BAEFFF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BBCA9E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AA0315">
            <w:pPr>
              <w:widowControl/>
              <w:jc w:val="left"/>
              <w:textAlignment w:val="center"/>
              <w:rPr>
                <w:rFonts w:hint="eastAsia" w:ascii="宋体" w:hAnsi="宋体" w:eastAsia="宋体" w:cs="Times New Roman"/>
                <w:highlight w:val="none"/>
              </w:rPr>
            </w:pPr>
          </w:p>
        </w:tc>
      </w:tr>
      <w:tr w14:paraId="75D66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EE4171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BE5841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8A563F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2、配件：304不锈钢感应水龙头，镜面采用医用玻璃、纯银反射层、防黑保护层镜面，安全防爆膜，防水保护层。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07B427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4ECF1A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17E835">
            <w:pPr>
              <w:widowControl/>
              <w:jc w:val="left"/>
              <w:textAlignment w:val="center"/>
              <w:rPr>
                <w:rFonts w:hint="eastAsia" w:ascii="宋体" w:hAnsi="宋体" w:eastAsia="宋体" w:cs="Times New Roman"/>
                <w:highlight w:val="none"/>
              </w:rPr>
            </w:pPr>
          </w:p>
        </w:tc>
      </w:tr>
      <w:tr w14:paraId="2A18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9F9A64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55</w:t>
            </w:r>
          </w:p>
        </w:tc>
        <w:tc>
          <w:tcPr>
            <w:tcW w:w="960" w:type="dxa"/>
            <w:vMerge w:val="restart"/>
            <w:tcBorders>
              <w:left w:val="single" w:color="auto" w:sz="4" w:space="0"/>
              <w:right w:val="single" w:color="auto" w:sz="4" w:space="0"/>
            </w:tcBorders>
            <w:noWrap w:val="0"/>
            <w:vAlign w:val="center"/>
          </w:tcPr>
          <w:p w14:paraId="42884F4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耗材柜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3881FE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E7AEF8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F9D53A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6272C2">
            <w:pPr>
              <w:widowControl/>
              <w:jc w:val="left"/>
              <w:textAlignment w:val="center"/>
              <w:rPr>
                <w:rFonts w:hint="eastAsia" w:ascii="宋体" w:hAnsi="宋体" w:eastAsia="宋体" w:cs="Times New Roman"/>
                <w:highlight w:val="none"/>
              </w:rPr>
            </w:pPr>
          </w:p>
        </w:tc>
      </w:tr>
      <w:tr w14:paraId="6AF2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BBB478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8EB5D5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352598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2、门板及层板：采用厚度不低于1.0mm医用镀锌钢板，层板配置加强筋。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3DCB0F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B6CCF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FF085FE">
            <w:pPr>
              <w:widowControl/>
              <w:jc w:val="left"/>
              <w:textAlignment w:val="center"/>
              <w:rPr>
                <w:rFonts w:hint="eastAsia" w:ascii="宋体" w:hAnsi="宋体" w:eastAsia="宋体" w:cs="Times New Roman"/>
                <w:highlight w:val="none"/>
              </w:rPr>
            </w:pPr>
          </w:p>
        </w:tc>
      </w:tr>
      <w:tr w14:paraId="1721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A12A42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8558E9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0F465A4">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3、配置：五金拉手和机械锁具</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C065BA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AC7B0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9B25237">
            <w:pPr>
              <w:widowControl/>
              <w:jc w:val="left"/>
              <w:textAlignment w:val="center"/>
              <w:rPr>
                <w:rFonts w:hint="eastAsia" w:ascii="宋体" w:hAnsi="宋体" w:eastAsia="宋体" w:cs="Times New Roman"/>
                <w:highlight w:val="none"/>
              </w:rPr>
            </w:pPr>
          </w:p>
        </w:tc>
      </w:tr>
      <w:tr w14:paraId="576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trPr>
        <w:tc>
          <w:tcPr>
            <w:tcW w:w="640" w:type="dxa"/>
            <w:vMerge w:val="continue"/>
            <w:tcBorders>
              <w:left w:val="single" w:color="auto" w:sz="4" w:space="0"/>
              <w:right w:val="single" w:color="auto" w:sz="4" w:space="0"/>
            </w:tcBorders>
            <w:noWrap w:val="0"/>
            <w:vAlign w:val="center"/>
          </w:tcPr>
          <w:p w14:paraId="5689B35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59E17C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2D7E27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8C5AAC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8A73B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4D6800">
            <w:pPr>
              <w:widowControl/>
              <w:jc w:val="left"/>
              <w:textAlignment w:val="center"/>
              <w:rPr>
                <w:rFonts w:hint="eastAsia" w:ascii="宋体" w:hAnsi="宋体" w:eastAsia="宋体" w:cs="Times New Roman"/>
                <w:highlight w:val="none"/>
              </w:rPr>
            </w:pPr>
          </w:p>
        </w:tc>
      </w:tr>
      <w:tr w14:paraId="2C42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06B067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56</w:t>
            </w:r>
          </w:p>
        </w:tc>
        <w:tc>
          <w:tcPr>
            <w:tcW w:w="960" w:type="dxa"/>
            <w:vMerge w:val="restart"/>
            <w:tcBorders>
              <w:left w:val="single" w:color="auto" w:sz="4" w:space="0"/>
              <w:right w:val="single" w:color="auto" w:sz="4" w:space="0"/>
            </w:tcBorders>
            <w:noWrap w:val="0"/>
            <w:vAlign w:val="center"/>
          </w:tcPr>
          <w:p w14:paraId="5E6AB94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中医康复患者等候椅</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822B13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1、坐垫、靠背：采用</w:t>
            </w:r>
            <w:r>
              <w:rPr>
                <w:rFonts w:hint="eastAsia" w:ascii="宋体" w:hAnsi="宋体" w:eastAsia="宋体" w:cs="Times New Roman"/>
                <w:highlight w:val="none"/>
                <w:lang w:val="en-US" w:eastAsia="zh-CN"/>
              </w:rPr>
              <w:t>医用</w:t>
            </w:r>
            <w:r>
              <w:rPr>
                <w:rFonts w:hint="eastAsia" w:ascii="宋体" w:hAnsi="宋体" w:eastAsia="宋体" w:cs="Times New Roman"/>
                <w:highlight w:val="none"/>
              </w:rPr>
              <w:t>皮革，高弹海棉填充，</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F2D4C5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C6B95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072531F">
            <w:pPr>
              <w:widowControl/>
              <w:jc w:val="left"/>
              <w:textAlignment w:val="center"/>
              <w:rPr>
                <w:rFonts w:hint="eastAsia" w:ascii="宋体" w:hAnsi="宋体" w:eastAsia="宋体" w:cs="Times New Roman"/>
                <w:highlight w:val="none"/>
              </w:rPr>
            </w:pPr>
          </w:p>
        </w:tc>
      </w:tr>
      <w:tr w14:paraId="726D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6D83D4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B44A66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3DA980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2、框架：实木框架+实木脚架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167D4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9BE042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6E20C4">
            <w:pPr>
              <w:widowControl/>
              <w:jc w:val="left"/>
              <w:textAlignment w:val="center"/>
              <w:rPr>
                <w:rFonts w:hint="eastAsia" w:ascii="宋体" w:hAnsi="宋体" w:eastAsia="宋体" w:cs="Times New Roman"/>
                <w:highlight w:val="none"/>
              </w:rPr>
            </w:pPr>
          </w:p>
        </w:tc>
      </w:tr>
      <w:tr w14:paraId="3CEF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425C4EC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57</w:t>
            </w:r>
          </w:p>
        </w:tc>
        <w:tc>
          <w:tcPr>
            <w:tcW w:w="960" w:type="dxa"/>
            <w:vMerge w:val="restart"/>
            <w:tcBorders>
              <w:left w:val="single" w:color="auto" w:sz="4" w:space="0"/>
              <w:right w:val="single" w:color="auto" w:sz="4" w:space="0"/>
            </w:tcBorders>
            <w:noWrap w:val="0"/>
            <w:vAlign w:val="center"/>
          </w:tcPr>
          <w:p w14:paraId="744ED4A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针灸床</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13A2F8D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1、框架采用方形钢管，焊接打磨抛光处理，三角加固架构牢固扎实；</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A8E264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5FBE1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8062FF">
            <w:pPr>
              <w:widowControl/>
              <w:jc w:val="left"/>
              <w:textAlignment w:val="center"/>
              <w:rPr>
                <w:rFonts w:hint="eastAsia" w:ascii="宋体" w:hAnsi="宋体" w:eastAsia="宋体" w:cs="Times New Roman"/>
                <w:highlight w:val="none"/>
              </w:rPr>
            </w:pPr>
          </w:p>
        </w:tc>
      </w:tr>
      <w:tr w14:paraId="759C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28D922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818DC7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FDC27E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2、喷涂：钢材采用1.0mm以上厚抗菌防霉粉末喷涂，图层膜厚度均匀，粉末均采用抗菌防霉粉末；</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34E81C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2A78E6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17FDA2">
            <w:pPr>
              <w:widowControl/>
              <w:jc w:val="left"/>
              <w:textAlignment w:val="center"/>
              <w:rPr>
                <w:rFonts w:hint="eastAsia" w:ascii="宋体" w:hAnsi="宋体" w:eastAsia="宋体" w:cs="Times New Roman"/>
                <w:highlight w:val="none"/>
              </w:rPr>
            </w:pPr>
          </w:p>
        </w:tc>
      </w:tr>
      <w:tr w14:paraId="3752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7EB5AE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1E2A27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57EB58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3、可调脚垫；</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9D47D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FD0083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458513">
            <w:pPr>
              <w:widowControl/>
              <w:jc w:val="left"/>
              <w:textAlignment w:val="center"/>
              <w:rPr>
                <w:rFonts w:hint="eastAsia" w:ascii="宋体" w:hAnsi="宋体" w:eastAsia="宋体" w:cs="Times New Roman"/>
                <w:highlight w:val="none"/>
              </w:rPr>
            </w:pPr>
          </w:p>
        </w:tc>
      </w:tr>
      <w:tr w14:paraId="4362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659173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EB6F98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B733133">
            <w:pPr>
              <w:widowControl/>
              <w:jc w:val="left"/>
              <w:textAlignment w:val="center"/>
              <w:rPr>
                <w:rFonts w:hint="eastAsia" w:ascii="宋体" w:hAnsi="宋体" w:eastAsia="宋体" w:cs="Times New Roman"/>
                <w:highlight w:val="none"/>
              </w:rPr>
            </w:pPr>
            <w:r>
              <w:rPr>
                <w:rFonts w:hint="eastAsia" w:ascii="宋体" w:hAnsi="宋体" w:eastAsia="宋体" w:cs="Times New Roman"/>
                <w:kern w:val="2"/>
                <w:sz w:val="21"/>
                <w:szCs w:val="24"/>
                <w:highlight w:val="none"/>
                <w:lang w:val="en-US" w:eastAsia="zh-CN" w:bidi="ar-SA"/>
              </w:rPr>
              <w:t>4、</w:t>
            </w:r>
            <w:r>
              <w:rPr>
                <w:rFonts w:hint="eastAsia" w:ascii="宋体" w:hAnsi="宋体" w:eastAsia="宋体" w:cs="Times New Roman"/>
                <w:highlight w:val="none"/>
              </w:rPr>
              <w:t>带置物架功能，内置扶手。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829DC08">
            <w:pPr>
              <w:widowControl/>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DBE126B">
            <w:pPr>
              <w:widowControl/>
              <w:jc w:val="left"/>
              <w:textAlignment w:val="center"/>
              <w:rPr>
                <w:rFonts w:hint="eastAsia" w:ascii="宋体" w:hAnsi="宋体" w:eastAsia="宋体" w:cs="Times New Roman"/>
                <w:kern w:val="2"/>
                <w:sz w:val="21"/>
                <w:szCs w:val="24"/>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F83DC3">
            <w:pPr>
              <w:widowControl/>
              <w:jc w:val="left"/>
              <w:textAlignment w:val="center"/>
              <w:rPr>
                <w:rFonts w:hint="eastAsia" w:ascii="宋体" w:hAnsi="宋体" w:eastAsia="宋体" w:cs="Times New Roman"/>
                <w:kern w:val="2"/>
                <w:sz w:val="21"/>
                <w:szCs w:val="24"/>
                <w:highlight w:val="none"/>
                <w:lang w:val="en-US" w:eastAsia="zh-CN" w:bidi="ar-SA"/>
              </w:rPr>
            </w:pPr>
          </w:p>
        </w:tc>
      </w:tr>
      <w:tr w14:paraId="4751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C4F050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58</w:t>
            </w:r>
          </w:p>
        </w:tc>
        <w:tc>
          <w:tcPr>
            <w:tcW w:w="960" w:type="dxa"/>
            <w:vMerge w:val="restart"/>
            <w:tcBorders>
              <w:left w:val="single" w:color="auto" w:sz="4" w:space="0"/>
              <w:right w:val="single" w:color="auto" w:sz="4" w:space="0"/>
            </w:tcBorders>
            <w:noWrap w:val="0"/>
            <w:vAlign w:val="center"/>
          </w:tcPr>
          <w:p w14:paraId="47DEAFB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理疗操作台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4016AC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 全钢结构</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CBD619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CC8D4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CD5FB02">
            <w:pPr>
              <w:widowControl/>
              <w:jc w:val="left"/>
              <w:textAlignment w:val="center"/>
              <w:rPr>
                <w:rFonts w:hint="eastAsia" w:ascii="宋体" w:hAnsi="宋体" w:eastAsia="宋体" w:cs="Times New Roman"/>
                <w:highlight w:val="none"/>
              </w:rPr>
            </w:pPr>
          </w:p>
        </w:tc>
      </w:tr>
      <w:tr w14:paraId="1DDA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02723B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7F6DD5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AB6CA8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 台面：采用不低于12.7mm厚实芯（双面）理化板台面，台面边缘用同质材料板双层加厚不低于25.4mm。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4BD58A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8A0CAB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30F731">
            <w:pPr>
              <w:widowControl/>
              <w:jc w:val="left"/>
              <w:textAlignment w:val="center"/>
              <w:rPr>
                <w:rFonts w:hint="eastAsia" w:ascii="宋体" w:hAnsi="宋体" w:eastAsia="宋体" w:cs="Times New Roman"/>
                <w:highlight w:val="none"/>
              </w:rPr>
            </w:pPr>
          </w:p>
        </w:tc>
      </w:tr>
      <w:tr w14:paraId="22291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662898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09ECDA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6C70B85">
            <w:pPr>
              <w:widowControl/>
              <w:jc w:val="left"/>
              <w:textAlignment w:val="center"/>
              <w:rPr>
                <w:rFonts w:hint="eastAsia" w:ascii="宋体" w:hAnsi="宋体" w:eastAsia="宋体" w:cs="Times New Roman"/>
                <w:highlight w:val="none"/>
                <w:lang w:val="en-US" w:eastAsia="zh-CN"/>
              </w:rPr>
            </w:pPr>
            <w:r>
              <w:rPr>
                <w:rFonts w:hint="eastAsia" w:ascii="宋体" w:hAnsi="宋体" w:eastAsia="宋体" w:cs="Times New Roman"/>
                <w:highlight w:val="none"/>
              </w:rPr>
              <w:t>3.柜体：采用医用镀锌钢板，采用二氧化碳保护焊焊接，边缘打磨处理，表面经酸洗、磷化及环氧树脂户外粉静电喷涂</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BA61FF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8973B6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252EFD6">
            <w:pPr>
              <w:widowControl/>
              <w:jc w:val="left"/>
              <w:textAlignment w:val="center"/>
              <w:rPr>
                <w:rFonts w:hint="eastAsia" w:ascii="宋体" w:hAnsi="宋体" w:eastAsia="宋体" w:cs="Times New Roman"/>
                <w:highlight w:val="none"/>
              </w:rPr>
            </w:pPr>
          </w:p>
        </w:tc>
      </w:tr>
      <w:tr w14:paraId="5721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E2E358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59</w:t>
            </w:r>
          </w:p>
        </w:tc>
        <w:tc>
          <w:tcPr>
            <w:tcW w:w="960" w:type="dxa"/>
            <w:vMerge w:val="restart"/>
            <w:tcBorders>
              <w:left w:val="single" w:color="auto" w:sz="4" w:space="0"/>
              <w:right w:val="single" w:color="auto" w:sz="4" w:space="0"/>
            </w:tcBorders>
            <w:noWrap w:val="0"/>
            <w:vAlign w:val="center"/>
          </w:tcPr>
          <w:p w14:paraId="2CEB931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4BC56C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B7A8E4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031244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C917F8">
            <w:pPr>
              <w:widowControl/>
              <w:jc w:val="left"/>
              <w:textAlignment w:val="center"/>
              <w:rPr>
                <w:rFonts w:hint="eastAsia" w:ascii="宋体" w:hAnsi="宋体" w:eastAsia="宋体" w:cs="Times New Roman"/>
                <w:highlight w:val="none"/>
              </w:rPr>
            </w:pPr>
          </w:p>
        </w:tc>
      </w:tr>
      <w:tr w14:paraId="1A17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5E52F4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C1431E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312B3B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3C6C26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741AAD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610E1E">
            <w:pPr>
              <w:widowControl/>
              <w:jc w:val="left"/>
              <w:textAlignment w:val="center"/>
              <w:rPr>
                <w:rFonts w:hint="eastAsia" w:ascii="宋体" w:hAnsi="宋体" w:eastAsia="宋体" w:cs="Times New Roman"/>
                <w:highlight w:val="none"/>
              </w:rPr>
            </w:pPr>
          </w:p>
        </w:tc>
      </w:tr>
      <w:tr w14:paraId="4F11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3F29A2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7399CD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9F1391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EC02C8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5C2AD6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A7F62BB">
            <w:pPr>
              <w:widowControl/>
              <w:jc w:val="left"/>
              <w:textAlignment w:val="center"/>
              <w:rPr>
                <w:rFonts w:hint="eastAsia" w:ascii="宋体" w:hAnsi="宋体" w:eastAsia="宋体" w:cs="Times New Roman"/>
                <w:highlight w:val="none"/>
              </w:rPr>
            </w:pPr>
          </w:p>
        </w:tc>
      </w:tr>
      <w:tr w14:paraId="43FB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D4F577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BA6A24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9E0D51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11C3B5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9369F5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080EF82">
            <w:pPr>
              <w:widowControl/>
              <w:jc w:val="left"/>
              <w:textAlignment w:val="center"/>
              <w:rPr>
                <w:rFonts w:hint="eastAsia" w:ascii="宋体" w:hAnsi="宋体" w:eastAsia="宋体" w:cs="Times New Roman"/>
                <w:highlight w:val="none"/>
              </w:rPr>
            </w:pPr>
          </w:p>
        </w:tc>
      </w:tr>
      <w:tr w14:paraId="6F41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1CFCC9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FBA4A9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1D34A7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68D81C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D88ED8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AE7ED1">
            <w:pPr>
              <w:widowControl/>
              <w:jc w:val="left"/>
              <w:textAlignment w:val="center"/>
              <w:rPr>
                <w:rFonts w:hint="eastAsia" w:ascii="宋体" w:hAnsi="宋体" w:eastAsia="宋体" w:cs="Times New Roman"/>
                <w:highlight w:val="none"/>
              </w:rPr>
            </w:pPr>
          </w:p>
        </w:tc>
      </w:tr>
      <w:tr w14:paraId="6568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DDBF49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60</w:t>
            </w:r>
          </w:p>
        </w:tc>
        <w:tc>
          <w:tcPr>
            <w:tcW w:w="960" w:type="dxa"/>
            <w:vMerge w:val="restart"/>
            <w:tcBorders>
              <w:left w:val="single" w:color="auto" w:sz="4" w:space="0"/>
              <w:right w:val="single" w:color="auto" w:sz="4" w:space="0"/>
            </w:tcBorders>
            <w:noWrap w:val="0"/>
            <w:vAlign w:val="center"/>
          </w:tcPr>
          <w:p w14:paraId="1838779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定制钢制文件柜2</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B7BEA5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420A8E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E2333E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FB1391E">
            <w:pPr>
              <w:widowControl/>
              <w:jc w:val="left"/>
              <w:textAlignment w:val="center"/>
              <w:rPr>
                <w:rFonts w:hint="eastAsia" w:ascii="宋体" w:hAnsi="宋体" w:eastAsia="宋体" w:cs="Times New Roman"/>
                <w:highlight w:val="none"/>
              </w:rPr>
            </w:pPr>
          </w:p>
        </w:tc>
      </w:tr>
      <w:tr w14:paraId="1085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96EC47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717572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5789DC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FD5D98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EE3C7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68131F2">
            <w:pPr>
              <w:widowControl/>
              <w:jc w:val="left"/>
              <w:textAlignment w:val="center"/>
              <w:rPr>
                <w:rFonts w:hint="eastAsia" w:ascii="宋体" w:hAnsi="宋体" w:eastAsia="宋体" w:cs="Times New Roman"/>
                <w:highlight w:val="none"/>
              </w:rPr>
            </w:pPr>
          </w:p>
        </w:tc>
      </w:tr>
      <w:tr w14:paraId="27CEE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4A6CB3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2858B2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756626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EAFBA3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56E8D0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1C6CDDE">
            <w:pPr>
              <w:widowControl/>
              <w:jc w:val="left"/>
              <w:textAlignment w:val="center"/>
              <w:rPr>
                <w:rFonts w:hint="eastAsia" w:ascii="宋体" w:hAnsi="宋体" w:eastAsia="宋体" w:cs="Times New Roman"/>
                <w:highlight w:val="none"/>
              </w:rPr>
            </w:pPr>
          </w:p>
        </w:tc>
      </w:tr>
      <w:tr w14:paraId="7442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02D2F4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E42B0C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9845EB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076D74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26DADA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9583D1">
            <w:pPr>
              <w:widowControl/>
              <w:jc w:val="left"/>
              <w:textAlignment w:val="center"/>
              <w:rPr>
                <w:rFonts w:hint="eastAsia" w:ascii="宋体" w:hAnsi="宋体" w:eastAsia="宋体" w:cs="Times New Roman"/>
                <w:highlight w:val="none"/>
              </w:rPr>
            </w:pPr>
          </w:p>
        </w:tc>
      </w:tr>
      <w:tr w14:paraId="7022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4E044C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6D23B4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B238BC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018B9A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44B364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B7EE455">
            <w:pPr>
              <w:widowControl/>
              <w:jc w:val="left"/>
              <w:textAlignment w:val="center"/>
              <w:rPr>
                <w:rFonts w:hint="eastAsia" w:ascii="宋体" w:hAnsi="宋体" w:eastAsia="宋体" w:cs="Times New Roman"/>
                <w:highlight w:val="none"/>
              </w:rPr>
            </w:pPr>
          </w:p>
        </w:tc>
      </w:tr>
      <w:tr w14:paraId="2691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ACF05C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61</w:t>
            </w:r>
          </w:p>
        </w:tc>
        <w:tc>
          <w:tcPr>
            <w:tcW w:w="960" w:type="dxa"/>
            <w:vMerge w:val="restart"/>
            <w:tcBorders>
              <w:left w:val="single" w:color="auto" w:sz="4" w:space="0"/>
              <w:right w:val="single" w:color="auto" w:sz="4" w:space="0"/>
            </w:tcBorders>
            <w:noWrap w:val="0"/>
            <w:vAlign w:val="center"/>
          </w:tcPr>
          <w:p w14:paraId="69ACC4A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定制钢制文件柜3</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F52919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9DF88E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9CECF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2D97CF8">
            <w:pPr>
              <w:widowControl/>
              <w:jc w:val="left"/>
              <w:textAlignment w:val="center"/>
              <w:rPr>
                <w:rFonts w:hint="eastAsia" w:ascii="宋体" w:hAnsi="宋体" w:eastAsia="宋体" w:cs="Times New Roman"/>
                <w:highlight w:val="none"/>
              </w:rPr>
            </w:pPr>
          </w:p>
        </w:tc>
      </w:tr>
      <w:tr w14:paraId="4F6C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3295AA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7AF813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7F6A60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16B4A1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4E478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77C63D">
            <w:pPr>
              <w:widowControl/>
              <w:jc w:val="left"/>
              <w:textAlignment w:val="center"/>
              <w:rPr>
                <w:rFonts w:hint="eastAsia" w:ascii="宋体" w:hAnsi="宋体" w:eastAsia="宋体" w:cs="Times New Roman"/>
                <w:highlight w:val="none"/>
              </w:rPr>
            </w:pPr>
          </w:p>
        </w:tc>
      </w:tr>
      <w:tr w14:paraId="7FD8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C84A6D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A9DD84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9928CC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68D787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03B898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FD989C8">
            <w:pPr>
              <w:widowControl/>
              <w:jc w:val="left"/>
              <w:textAlignment w:val="center"/>
              <w:rPr>
                <w:rFonts w:hint="eastAsia" w:ascii="宋体" w:hAnsi="宋体" w:eastAsia="宋体" w:cs="Times New Roman"/>
                <w:highlight w:val="none"/>
              </w:rPr>
            </w:pPr>
          </w:p>
        </w:tc>
      </w:tr>
      <w:tr w14:paraId="1EA1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FBEA1D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500C2A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5CFE8D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D161F2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D1FC2F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3E88DBD">
            <w:pPr>
              <w:widowControl/>
              <w:jc w:val="left"/>
              <w:textAlignment w:val="center"/>
              <w:rPr>
                <w:rFonts w:hint="eastAsia" w:ascii="宋体" w:hAnsi="宋体" w:eastAsia="宋体" w:cs="Times New Roman"/>
                <w:highlight w:val="none"/>
              </w:rPr>
            </w:pPr>
          </w:p>
        </w:tc>
      </w:tr>
      <w:tr w14:paraId="0696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73409F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3F8155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EAE547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99F328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7AA0D4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A1F2D1F">
            <w:pPr>
              <w:widowControl/>
              <w:jc w:val="left"/>
              <w:textAlignment w:val="center"/>
              <w:rPr>
                <w:rFonts w:hint="eastAsia" w:ascii="宋体" w:hAnsi="宋体" w:eastAsia="宋体" w:cs="Times New Roman"/>
                <w:highlight w:val="none"/>
              </w:rPr>
            </w:pPr>
          </w:p>
        </w:tc>
      </w:tr>
      <w:tr w14:paraId="527C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CE12B5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62</w:t>
            </w:r>
          </w:p>
        </w:tc>
        <w:tc>
          <w:tcPr>
            <w:tcW w:w="960" w:type="dxa"/>
            <w:vMerge w:val="restart"/>
            <w:tcBorders>
              <w:left w:val="single" w:color="auto" w:sz="4" w:space="0"/>
              <w:right w:val="single" w:color="auto" w:sz="4" w:space="0"/>
            </w:tcBorders>
            <w:noWrap w:val="0"/>
            <w:vAlign w:val="center"/>
          </w:tcPr>
          <w:p w14:paraId="660BA87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移动操作台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9CBE8A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1.全钢结构</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0E3ED1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9FA1C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9FF264F">
            <w:pPr>
              <w:widowControl/>
              <w:jc w:val="left"/>
              <w:textAlignment w:val="center"/>
              <w:rPr>
                <w:rFonts w:hint="eastAsia" w:ascii="宋体" w:hAnsi="宋体" w:eastAsia="宋体" w:cs="Times New Roman"/>
                <w:highlight w:val="none"/>
              </w:rPr>
            </w:pPr>
          </w:p>
        </w:tc>
      </w:tr>
      <w:tr w14:paraId="4996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099B2BD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0AB4FF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F20140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2.台面：采用不低于12.7mm厚实芯（双面）理化板台面，台面边缘用同质材料板双层加厚至25.4mm。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E9972F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4CE22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BD6EA9C">
            <w:pPr>
              <w:widowControl/>
              <w:jc w:val="left"/>
              <w:textAlignment w:val="center"/>
              <w:rPr>
                <w:rFonts w:hint="eastAsia" w:ascii="宋体" w:hAnsi="宋体" w:eastAsia="宋体" w:cs="Times New Roman"/>
                <w:highlight w:val="none"/>
              </w:rPr>
            </w:pPr>
          </w:p>
        </w:tc>
      </w:tr>
      <w:tr w14:paraId="3D7B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C90AC0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EB4D24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1FF11A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3.柜体：采用医用镀锌钢板，采用二氧化碳保护焊焊接，边缘打磨处理，表面经酸洗、磷化及环氧树脂户外粉静电喷涂。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804E15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A2A336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EE545EA">
            <w:pPr>
              <w:widowControl/>
              <w:jc w:val="left"/>
              <w:textAlignment w:val="center"/>
              <w:rPr>
                <w:rFonts w:hint="eastAsia" w:ascii="宋体" w:hAnsi="宋体" w:eastAsia="宋体" w:cs="Times New Roman"/>
                <w:highlight w:val="none"/>
              </w:rPr>
            </w:pPr>
          </w:p>
        </w:tc>
      </w:tr>
      <w:tr w14:paraId="7BF9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640" w:type="dxa"/>
            <w:vMerge w:val="continue"/>
            <w:tcBorders>
              <w:left w:val="single" w:color="auto" w:sz="4" w:space="0"/>
              <w:right w:val="single" w:color="auto" w:sz="4" w:space="0"/>
            </w:tcBorders>
            <w:noWrap w:val="0"/>
            <w:vAlign w:val="center"/>
          </w:tcPr>
          <w:p w14:paraId="3AFD427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DC0F9A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364815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w:t>
            </w:r>
            <w:r>
              <w:rPr>
                <w:rFonts w:hint="eastAsia" w:ascii="宋体" w:hAnsi="宋体" w:cs="Times New Roman"/>
                <w:highlight w:val="none"/>
                <w:lang w:val="en-US" w:eastAsia="zh-CN"/>
              </w:rPr>
              <w:t>配置：</w:t>
            </w:r>
            <w:r>
              <w:rPr>
                <w:rFonts w:hint="eastAsia" w:ascii="宋体" w:hAnsi="宋体" w:eastAsia="宋体" w:cs="Times New Roman"/>
                <w:highlight w:val="none"/>
              </w:rPr>
              <w:t>86插座</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1AEC45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D6CD4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2C7F965">
            <w:pPr>
              <w:widowControl/>
              <w:jc w:val="left"/>
              <w:textAlignment w:val="center"/>
              <w:rPr>
                <w:rFonts w:hint="eastAsia" w:ascii="宋体" w:hAnsi="宋体" w:eastAsia="宋体" w:cs="Times New Roman"/>
                <w:highlight w:val="none"/>
              </w:rPr>
            </w:pPr>
          </w:p>
        </w:tc>
      </w:tr>
      <w:tr w14:paraId="6D2B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A8F816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63DE28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CCC863D">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5、▲移动操作台的成品技术要求：依据GB/T 3325《金属家具通用技术条件》、GB/T 35607《绿色产品评价 家具》；</w:t>
            </w:r>
          </w:p>
          <w:p w14:paraId="4E2C5A2E">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（1）金属喷漆（塑）涂层：硬度≧4H，冲击强度：冲击高度400mm，应无剥落 裂纹、皱纹；耐盐浴：划道两侧3mm外，应无鼓泡、锈蚀、剥落和起皱等现象。附着力：附着力达到0级。金属件外观符合要求；</w:t>
            </w:r>
          </w:p>
          <w:p w14:paraId="279B827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（2）甲醛释放量≤0.025mg/m³、苯、甲苯、二甲苯未检出，总挥发性有机化合物≤0.02mg/m³ ；</w:t>
            </w:r>
          </w:p>
          <w:p w14:paraId="6F20CAE4">
            <w:pPr>
              <w:widowControl/>
              <w:jc w:val="left"/>
              <w:textAlignment w:val="center"/>
              <w:rPr>
                <w:rFonts w:hint="eastAsia" w:ascii="宋体" w:hAnsi="宋体" w:eastAsia="宋体" w:cs="Times New Roman"/>
                <w:highlight w:val="none"/>
                <w:lang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85C641B">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3C74D2">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E945BD1">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36EB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B75921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63</w:t>
            </w:r>
          </w:p>
        </w:tc>
        <w:tc>
          <w:tcPr>
            <w:tcW w:w="960" w:type="dxa"/>
            <w:vMerge w:val="restart"/>
            <w:tcBorders>
              <w:left w:val="single" w:color="auto" w:sz="4" w:space="0"/>
              <w:right w:val="single" w:color="auto" w:sz="4" w:space="0"/>
            </w:tcBorders>
            <w:noWrap w:val="0"/>
            <w:vAlign w:val="center"/>
          </w:tcPr>
          <w:p w14:paraId="4C8CA68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实验边台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D9491F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 全钢结构</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FA47B6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13126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B5A1BF1">
            <w:pPr>
              <w:widowControl/>
              <w:jc w:val="left"/>
              <w:textAlignment w:val="center"/>
              <w:rPr>
                <w:rFonts w:hint="eastAsia" w:ascii="宋体" w:hAnsi="宋体" w:eastAsia="宋体" w:cs="Times New Roman"/>
                <w:highlight w:val="none"/>
              </w:rPr>
            </w:pPr>
          </w:p>
        </w:tc>
      </w:tr>
      <w:tr w14:paraId="62AB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4068E9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8E1513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FFAD11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 台面：采用不低于12.7mm厚实芯（双面）理化板台面，台面边缘用同质材料板双层加厚至25.4mm。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201CB2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6FC598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01CF12F">
            <w:pPr>
              <w:widowControl/>
              <w:jc w:val="left"/>
              <w:textAlignment w:val="center"/>
              <w:rPr>
                <w:rFonts w:hint="eastAsia" w:ascii="宋体" w:hAnsi="宋体" w:eastAsia="宋体" w:cs="Times New Roman"/>
                <w:highlight w:val="none"/>
              </w:rPr>
            </w:pPr>
          </w:p>
        </w:tc>
      </w:tr>
      <w:tr w14:paraId="0C22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CF8376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7BAAD5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89FC6E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3.柜体：采用</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不低于1.0mm医用镀锌钢板，采用二氧化碳保护焊焊接，边缘打磨处理，表面经酸洗、磷化及环氧树脂户外粉静电喷涂，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8146F9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E4D2C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DF40FC">
            <w:pPr>
              <w:widowControl/>
              <w:jc w:val="left"/>
              <w:textAlignment w:val="center"/>
              <w:rPr>
                <w:rFonts w:hint="eastAsia" w:ascii="宋体" w:hAnsi="宋体" w:eastAsia="宋体" w:cs="Times New Roman"/>
                <w:highlight w:val="none"/>
              </w:rPr>
            </w:pPr>
          </w:p>
        </w:tc>
      </w:tr>
      <w:tr w14:paraId="5861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640" w:type="dxa"/>
            <w:vMerge w:val="continue"/>
            <w:tcBorders>
              <w:left w:val="single" w:color="auto" w:sz="4" w:space="0"/>
              <w:right w:val="single" w:color="auto" w:sz="4" w:space="0"/>
            </w:tcBorders>
            <w:noWrap w:val="0"/>
            <w:vAlign w:val="center"/>
          </w:tcPr>
          <w:p w14:paraId="4E710D7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C368F8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E7AD06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w:t>
            </w:r>
            <w:r>
              <w:rPr>
                <w:rFonts w:hint="eastAsia" w:ascii="宋体" w:hAnsi="宋体" w:cs="Times New Roman"/>
                <w:highlight w:val="none"/>
                <w:lang w:val="en-US" w:eastAsia="zh-CN"/>
              </w:rPr>
              <w:t>配置：</w:t>
            </w:r>
            <w:r>
              <w:rPr>
                <w:rFonts w:hint="eastAsia" w:ascii="宋体" w:hAnsi="宋体" w:eastAsia="宋体" w:cs="Times New Roman"/>
                <w:highlight w:val="none"/>
              </w:rPr>
              <w:t>86插座</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107FF0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637B0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ED6F9B">
            <w:pPr>
              <w:widowControl/>
              <w:jc w:val="left"/>
              <w:textAlignment w:val="center"/>
              <w:rPr>
                <w:rFonts w:hint="eastAsia" w:ascii="宋体" w:hAnsi="宋体" w:eastAsia="宋体" w:cs="Times New Roman"/>
                <w:highlight w:val="none"/>
              </w:rPr>
            </w:pPr>
          </w:p>
        </w:tc>
      </w:tr>
      <w:tr w14:paraId="74B0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8AE22D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92EFF3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585CF1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5、▲实验边台的成品技术要求：依据QB/T 3826-《轻工产品金属镀层和化学处理层的耐腐蚀试验方法 中性盐雾试验(NSS)法》、QB/T 3832《轻工产品金属镀层腐蚀试验结果的评价》、GB/T 35607《绿色产品评价 家具》、GB/T 20285《材料产烟毒性危险分级》、GB 20286《公共场所阻燃制品及组件燃烧性能要求和标识》：</w:t>
            </w:r>
          </w:p>
          <w:p w14:paraId="7E6F2210">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（1）家具涂（镀）层可迁移元素：铅Pb≤90mg/kg，镉Cd≤50mg/kg，铬Cr≤25mg/kg，汞Hg≤25mg/kg，锑Sb≤60mg/kg，钡Ba≤1000mg/kg，硒Se≤500mg/kg，砷As≤25mg/kg；</w:t>
            </w:r>
          </w:p>
          <w:p w14:paraId="6F3562E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（2）中性盐雾（连续喷雾不少于180小时），涂（镀）层本身的耐腐蚀等级≥9级（10级最好，0级最差）；涂（镀）层对基体的保护等级≥9级（10级最好，0级最差）；</w:t>
            </w:r>
          </w:p>
          <w:p w14:paraId="74012A86">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（3）阻燃性能达到1级；</w:t>
            </w:r>
          </w:p>
          <w:p w14:paraId="23EF38EB">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（4）烟气毒性等级达到准安全一级。</w:t>
            </w:r>
          </w:p>
          <w:p w14:paraId="5B9BF2B8">
            <w:pPr>
              <w:widowControl/>
              <w:jc w:val="left"/>
              <w:textAlignment w:val="center"/>
              <w:rPr>
                <w:rFonts w:hint="eastAsia" w:ascii="宋体" w:hAnsi="宋体" w:eastAsia="宋体" w:cs="Times New Roman"/>
                <w:highlight w:val="none"/>
                <w:lang w:eastAsia="zh-CN"/>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AAF98EC">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981E49E">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0B2CE52">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5CF0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778D68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64</w:t>
            </w:r>
          </w:p>
        </w:tc>
        <w:tc>
          <w:tcPr>
            <w:tcW w:w="960" w:type="dxa"/>
            <w:vMerge w:val="restart"/>
            <w:tcBorders>
              <w:left w:val="single" w:color="auto" w:sz="4" w:space="0"/>
              <w:right w:val="single" w:color="auto" w:sz="4" w:space="0"/>
            </w:tcBorders>
            <w:noWrap w:val="0"/>
            <w:vAlign w:val="center"/>
          </w:tcPr>
          <w:p w14:paraId="4736C93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储物柜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EDF17B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3BB12E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C4C519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7D1EE70">
            <w:pPr>
              <w:widowControl/>
              <w:jc w:val="left"/>
              <w:textAlignment w:val="center"/>
              <w:rPr>
                <w:rFonts w:hint="eastAsia" w:ascii="宋体" w:hAnsi="宋体" w:eastAsia="宋体" w:cs="Times New Roman"/>
                <w:highlight w:val="none"/>
              </w:rPr>
            </w:pPr>
          </w:p>
        </w:tc>
      </w:tr>
      <w:tr w14:paraId="7C42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E96F0F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3059A8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446E63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D9DE9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BEF213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21841F">
            <w:pPr>
              <w:widowControl/>
              <w:jc w:val="left"/>
              <w:textAlignment w:val="center"/>
              <w:rPr>
                <w:rFonts w:hint="eastAsia" w:ascii="宋体" w:hAnsi="宋体" w:eastAsia="宋体" w:cs="Times New Roman"/>
                <w:highlight w:val="none"/>
              </w:rPr>
            </w:pPr>
          </w:p>
        </w:tc>
      </w:tr>
      <w:tr w14:paraId="2FBF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50CD89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2A2281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FB5716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3、功能：配置机械锁具和门板带透气孔。</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F687DF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956A7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9E24310">
            <w:pPr>
              <w:widowControl/>
              <w:jc w:val="left"/>
              <w:textAlignment w:val="center"/>
              <w:rPr>
                <w:rFonts w:hint="eastAsia" w:ascii="宋体" w:hAnsi="宋体" w:eastAsia="宋体" w:cs="Times New Roman"/>
                <w:highlight w:val="none"/>
              </w:rPr>
            </w:pPr>
          </w:p>
        </w:tc>
      </w:tr>
      <w:tr w14:paraId="2823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7BE6D8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603647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C10F40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46F91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647CF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F0D0D2A">
            <w:pPr>
              <w:widowControl/>
              <w:jc w:val="left"/>
              <w:textAlignment w:val="center"/>
              <w:rPr>
                <w:rFonts w:hint="eastAsia" w:ascii="宋体" w:hAnsi="宋体" w:eastAsia="宋体" w:cs="Times New Roman"/>
                <w:highlight w:val="none"/>
              </w:rPr>
            </w:pPr>
          </w:p>
        </w:tc>
      </w:tr>
      <w:tr w14:paraId="1BF7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E13BAA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65</w:t>
            </w:r>
          </w:p>
        </w:tc>
        <w:tc>
          <w:tcPr>
            <w:tcW w:w="960" w:type="dxa"/>
            <w:vMerge w:val="restart"/>
            <w:tcBorders>
              <w:left w:val="single" w:color="auto" w:sz="4" w:space="0"/>
              <w:right w:val="single" w:color="auto" w:sz="4" w:space="0"/>
            </w:tcBorders>
            <w:noWrap w:val="0"/>
            <w:vAlign w:val="center"/>
          </w:tcPr>
          <w:p w14:paraId="35658C1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定制矮柜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3B1FF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0CC999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09584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D1D0AF5">
            <w:pPr>
              <w:widowControl/>
              <w:jc w:val="left"/>
              <w:textAlignment w:val="center"/>
              <w:rPr>
                <w:rFonts w:hint="eastAsia" w:ascii="宋体" w:hAnsi="宋体" w:eastAsia="宋体" w:cs="Times New Roman"/>
                <w:highlight w:val="none"/>
              </w:rPr>
            </w:pPr>
          </w:p>
        </w:tc>
      </w:tr>
      <w:tr w14:paraId="4C37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C5ECE1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014CC4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31014C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1BEDA4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E52F7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F437055">
            <w:pPr>
              <w:widowControl/>
              <w:jc w:val="left"/>
              <w:textAlignment w:val="center"/>
              <w:rPr>
                <w:rFonts w:hint="eastAsia" w:ascii="宋体" w:hAnsi="宋体" w:eastAsia="宋体" w:cs="Times New Roman"/>
                <w:highlight w:val="none"/>
              </w:rPr>
            </w:pPr>
          </w:p>
        </w:tc>
      </w:tr>
      <w:tr w14:paraId="46A4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72D0CA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7BA2E6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F93E50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3、拉手：五金拉手。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8427F6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A7E3B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F9A13D">
            <w:pPr>
              <w:widowControl/>
              <w:jc w:val="left"/>
              <w:textAlignment w:val="center"/>
              <w:rPr>
                <w:rFonts w:hint="eastAsia" w:ascii="宋体" w:hAnsi="宋体" w:eastAsia="宋体" w:cs="Times New Roman"/>
                <w:highlight w:val="none"/>
              </w:rPr>
            </w:pPr>
          </w:p>
        </w:tc>
      </w:tr>
      <w:tr w14:paraId="194F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6CB979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0BB1AB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079FB3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86933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740491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1B4C37">
            <w:pPr>
              <w:widowControl/>
              <w:jc w:val="left"/>
              <w:textAlignment w:val="center"/>
              <w:rPr>
                <w:rFonts w:hint="eastAsia" w:ascii="宋体" w:hAnsi="宋体" w:eastAsia="宋体" w:cs="Times New Roman"/>
                <w:highlight w:val="none"/>
              </w:rPr>
            </w:pPr>
          </w:p>
        </w:tc>
      </w:tr>
      <w:tr w14:paraId="5265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1874A88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66</w:t>
            </w:r>
          </w:p>
        </w:tc>
        <w:tc>
          <w:tcPr>
            <w:tcW w:w="960" w:type="dxa"/>
            <w:vMerge w:val="restart"/>
            <w:tcBorders>
              <w:left w:val="single" w:color="auto" w:sz="4" w:space="0"/>
              <w:right w:val="single" w:color="auto" w:sz="4" w:space="0"/>
            </w:tcBorders>
            <w:noWrap w:val="0"/>
            <w:vAlign w:val="center"/>
          </w:tcPr>
          <w:p w14:paraId="3BB4503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脏被服拖车</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75F0324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1、基材：采用304不锈钢板，钢板厚度不小于1.0mm，经除油除锈、酸洗磷化处理；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5A9D4C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95A89B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76437B2">
            <w:pPr>
              <w:widowControl/>
              <w:jc w:val="left"/>
              <w:textAlignment w:val="center"/>
              <w:rPr>
                <w:rFonts w:hint="eastAsia" w:ascii="宋体" w:hAnsi="宋体" w:eastAsia="宋体" w:cs="Times New Roman"/>
                <w:highlight w:val="none"/>
              </w:rPr>
            </w:pPr>
          </w:p>
        </w:tc>
      </w:tr>
      <w:tr w14:paraId="26EF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82C387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411F4F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AEDEA8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2、粉末：表面静电粉末喷塑。</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8E7EB1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4BE46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E64DEB">
            <w:pPr>
              <w:widowControl/>
              <w:jc w:val="left"/>
              <w:textAlignment w:val="center"/>
              <w:rPr>
                <w:rFonts w:hint="eastAsia" w:ascii="宋体" w:hAnsi="宋体" w:eastAsia="宋体" w:cs="Times New Roman"/>
                <w:highlight w:val="none"/>
              </w:rPr>
            </w:pPr>
          </w:p>
        </w:tc>
      </w:tr>
      <w:tr w14:paraId="5322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D7A208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5059F5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5B702D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3、结构：采用整体或拆裝焊接式，焊点平整；所有部件均经打磨，砂光处理，打磨均匀；</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65B4FF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58D852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CA3A1DD">
            <w:pPr>
              <w:widowControl/>
              <w:jc w:val="left"/>
              <w:textAlignment w:val="center"/>
              <w:rPr>
                <w:rFonts w:hint="eastAsia" w:ascii="宋体" w:hAnsi="宋体" w:eastAsia="宋体" w:cs="Times New Roman"/>
                <w:highlight w:val="none"/>
              </w:rPr>
            </w:pPr>
          </w:p>
        </w:tc>
      </w:tr>
      <w:tr w14:paraId="24F1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E96504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149978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317ABF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4、配置万向轮+垃圾桶。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79C4D6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44111C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CC580EB">
            <w:pPr>
              <w:widowControl/>
              <w:jc w:val="left"/>
              <w:textAlignment w:val="center"/>
              <w:rPr>
                <w:rFonts w:hint="eastAsia" w:ascii="宋体" w:hAnsi="宋体" w:eastAsia="宋体" w:cs="Times New Roman"/>
                <w:highlight w:val="none"/>
              </w:rPr>
            </w:pPr>
          </w:p>
        </w:tc>
      </w:tr>
      <w:tr w14:paraId="5567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E9C065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67</w:t>
            </w:r>
          </w:p>
        </w:tc>
        <w:tc>
          <w:tcPr>
            <w:tcW w:w="960" w:type="dxa"/>
            <w:vMerge w:val="restart"/>
            <w:tcBorders>
              <w:left w:val="single" w:color="auto" w:sz="4" w:space="0"/>
              <w:right w:val="single" w:color="auto" w:sz="4" w:space="0"/>
            </w:tcBorders>
            <w:noWrap w:val="0"/>
            <w:vAlign w:val="center"/>
          </w:tcPr>
          <w:p w14:paraId="5201298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塑料托盘</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8431E3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1、材质：HDPE塑料；</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804D8F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96CC3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02FED6E">
            <w:pPr>
              <w:widowControl/>
              <w:jc w:val="left"/>
              <w:textAlignment w:val="center"/>
              <w:rPr>
                <w:rFonts w:hint="eastAsia" w:ascii="宋体" w:hAnsi="宋体" w:eastAsia="宋体" w:cs="Times New Roman"/>
                <w:highlight w:val="none"/>
              </w:rPr>
            </w:pPr>
          </w:p>
        </w:tc>
      </w:tr>
      <w:tr w14:paraId="45E3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9705B1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F4A39F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68D27B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2、框架：一体成型。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E23E8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B5B40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06913B1">
            <w:pPr>
              <w:widowControl/>
              <w:jc w:val="left"/>
              <w:textAlignment w:val="center"/>
              <w:rPr>
                <w:rFonts w:hint="eastAsia" w:ascii="宋体" w:hAnsi="宋体" w:eastAsia="宋体" w:cs="Times New Roman"/>
                <w:highlight w:val="none"/>
              </w:rPr>
            </w:pPr>
          </w:p>
        </w:tc>
      </w:tr>
      <w:tr w14:paraId="6DF3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E624FC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68</w:t>
            </w:r>
          </w:p>
        </w:tc>
        <w:tc>
          <w:tcPr>
            <w:tcW w:w="960" w:type="dxa"/>
            <w:vMerge w:val="restart"/>
            <w:tcBorders>
              <w:left w:val="single" w:color="auto" w:sz="4" w:space="0"/>
              <w:right w:val="single" w:color="auto" w:sz="4" w:space="0"/>
            </w:tcBorders>
            <w:noWrap w:val="0"/>
            <w:vAlign w:val="center"/>
          </w:tcPr>
          <w:p w14:paraId="4EBEB11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花槽柜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5ED5F1D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2791AD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514CF2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09D93F2">
            <w:pPr>
              <w:widowControl/>
              <w:jc w:val="left"/>
              <w:textAlignment w:val="center"/>
              <w:rPr>
                <w:rFonts w:hint="eastAsia" w:ascii="宋体" w:hAnsi="宋体" w:eastAsia="宋体" w:cs="Times New Roman"/>
                <w:highlight w:val="none"/>
              </w:rPr>
            </w:pPr>
          </w:p>
        </w:tc>
      </w:tr>
      <w:tr w14:paraId="7D95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DD1A25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BA5DEF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B8E7F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2AAAD8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23FF6A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2503B1">
            <w:pPr>
              <w:widowControl/>
              <w:jc w:val="left"/>
              <w:textAlignment w:val="center"/>
              <w:rPr>
                <w:rFonts w:hint="eastAsia" w:ascii="宋体" w:hAnsi="宋体" w:eastAsia="宋体" w:cs="Times New Roman"/>
                <w:highlight w:val="none"/>
              </w:rPr>
            </w:pPr>
          </w:p>
        </w:tc>
      </w:tr>
      <w:tr w14:paraId="23D8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2C8D07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9E9F12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A15E07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3、拉手：五金拉手。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A7A743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5C7B7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D7EFFE">
            <w:pPr>
              <w:widowControl/>
              <w:jc w:val="left"/>
              <w:textAlignment w:val="center"/>
              <w:rPr>
                <w:rFonts w:hint="eastAsia" w:ascii="宋体" w:hAnsi="宋体" w:eastAsia="宋体" w:cs="Times New Roman"/>
                <w:highlight w:val="none"/>
              </w:rPr>
            </w:pPr>
          </w:p>
        </w:tc>
      </w:tr>
      <w:tr w14:paraId="05D0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B27850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A5DD04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F51908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9D808B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36D20C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735125A">
            <w:pPr>
              <w:widowControl/>
              <w:jc w:val="left"/>
              <w:textAlignment w:val="center"/>
              <w:rPr>
                <w:rFonts w:hint="eastAsia" w:ascii="宋体" w:hAnsi="宋体" w:eastAsia="宋体" w:cs="Times New Roman"/>
                <w:highlight w:val="none"/>
              </w:rPr>
            </w:pPr>
          </w:p>
        </w:tc>
      </w:tr>
      <w:tr w14:paraId="7A16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A2136E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69</w:t>
            </w:r>
          </w:p>
        </w:tc>
        <w:tc>
          <w:tcPr>
            <w:tcW w:w="960" w:type="dxa"/>
            <w:vMerge w:val="restart"/>
            <w:tcBorders>
              <w:left w:val="single" w:color="auto" w:sz="4" w:space="0"/>
              <w:right w:val="single" w:color="auto" w:sz="4" w:space="0"/>
            </w:tcBorders>
            <w:noWrap w:val="0"/>
            <w:vAlign w:val="center"/>
          </w:tcPr>
          <w:p w14:paraId="3E92928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票据柜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59B25D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6A49C9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76CCF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AA3D97E">
            <w:pPr>
              <w:widowControl/>
              <w:jc w:val="left"/>
              <w:textAlignment w:val="center"/>
              <w:rPr>
                <w:rFonts w:hint="eastAsia" w:ascii="宋体" w:hAnsi="宋体" w:eastAsia="宋体" w:cs="Times New Roman"/>
                <w:highlight w:val="none"/>
              </w:rPr>
            </w:pPr>
          </w:p>
        </w:tc>
      </w:tr>
      <w:tr w14:paraId="678B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DD208E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C9B217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254CFDB">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B2D65C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D87797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EA5811">
            <w:pPr>
              <w:widowControl/>
              <w:jc w:val="left"/>
              <w:textAlignment w:val="center"/>
              <w:rPr>
                <w:rFonts w:hint="eastAsia" w:ascii="宋体" w:hAnsi="宋体" w:eastAsia="宋体" w:cs="Times New Roman"/>
                <w:highlight w:val="none"/>
              </w:rPr>
            </w:pPr>
          </w:p>
        </w:tc>
      </w:tr>
      <w:tr w14:paraId="25EB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4B6CE2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7D56C5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7A5586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3、封边用材：2mm厚PVC胶边，热熔胶。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3F59CF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D39B64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35CD617">
            <w:pPr>
              <w:widowControl/>
              <w:jc w:val="left"/>
              <w:textAlignment w:val="center"/>
              <w:rPr>
                <w:rFonts w:hint="eastAsia" w:ascii="宋体" w:hAnsi="宋体" w:eastAsia="宋体" w:cs="Times New Roman"/>
                <w:highlight w:val="none"/>
              </w:rPr>
            </w:pPr>
          </w:p>
        </w:tc>
      </w:tr>
      <w:tr w14:paraId="14A5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B5E85C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6EE8F2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5720A8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4、配置医用不锈钢铰链和医用静音缓冲三节导轨，配机械锁具；根据采购方需求增加票据分隔层。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EAB3C5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838302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ED29361">
            <w:pPr>
              <w:widowControl/>
              <w:jc w:val="left"/>
              <w:textAlignment w:val="center"/>
              <w:rPr>
                <w:rFonts w:hint="eastAsia" w:ascii="宋体" w:hAnsi="宋体" w:eastAsia="宋体" w:cs="Times New Roman"/>
                <w:highlight w:val="none"/>
              </w:rPr>
            </w:pPr>
          </w:p>
        </w:tc>
      </w:tr>
      <w:tr w14:paraId="2D24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22229F0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70</w:t>
            </w:r>
          </w:p>
        </w:tc>
        <w:tc>
          <w:tcPr>
            <w:tcW w:w="960" w:type="dxa"/>
            <w:vMerge w:val="restart"/>
            <w:tcBorders>
              <w:left w:val="single" w:color="auto" w:sz="4" w:space="0"/>
              <w:right w:val="single" w:color="auto" w:sz="4" w:space="0"/>
            </w:tcBorders>
            <w:noWrap w:val="0"/>
            <w:vAlign w:val="center"/>
          </w:tcPr>
          <w:p w14:paraId="231467C5">
            <w:pPr>
              <w:widowControl/>
              <w:jc w:val="center"/>
              <w:textAlignment w:val="center"/>
              <w:rPr>
                <w:rFonts w:hint="eastAsia" w:ascii="宋体" w:hAnsi="宋体" w:eastAsia="宋体" w:cs="Times New Roman"/>
                <w:highlight w:val="none"/>
              </w:rPr>
            </w:pPr>
            <w:r>
              <w:rPr>
                <w:rFonts w:hint="eastAsia" w:ascii="宋体" w:hAnsi="宋体" w:eastAsia="宋体" w:cs="宋体"/>
                <w:color w:val="000000"/>
                <w:kern w:val="0"/>
                <w:sz w:val="20"/>
                <w:szCs w:val="20"/>
                <w:highlight w:val="none"/>
                <w:lang w:val="en-US" w:eastAsia="zh-CN"/>
              </w:rPr>
              <w:t>危化品</w:t>
            </w:r>
            <w:r>
              <w:rPr>
                <w:rFonts w:hint="eastAsia" w:ascii="宋体" w:hAnsi="宋体" w:eastAsia="宋体" w:cs="宋体"/>
                <w:color w:val="000000"/>
                <w:kern w:val="0"/>
                <w:sz w:val="20"/>
                <w:szCs w:val="20"/>
                <w:highlight w:val="none"/>
              </w:rPr>
              <w:t>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1E17AD4B">
            <w:pPr>
              <w:widowControl/>
              <w:numPr>
                <w:ilvl w:val="0"/>
                <w:numId w:val="0"/>
              </w:numPr>
              <w:jc w:val="left"/>
              <w:textAlignment w:val="auto"/>
              <w:rPr>
                <w:rFonts w:hint="eastAsia" w:ascii="宋体" w:hAnsi="宋体" w:eastAsia="宋体" w:cs="Times New Roman"/>
                <w:highlight w:val="none"/>
              </w:rPr>
            </w:pPr>
            <w:r>
              <w:rPr>
                <w:rFonts w:hint="eastAsia" w:ascii="宋体" w:hAnsi="宋体" w:eastAsia="宋体" w:cs="Times New Roman"/>
                <w:highlight w:val="none"/>
              </w:rPr>
              <w:t>1、</w:t>
            </w:r>
            <w:r>
              <w:rPr>
                <w:rFonts w:hint="eastAsia" w:ascii="Times New Roman" w:hAnsi="Times New Roman" w:eastAsia="宋体" w:cs="Times New Roman"/>
                <w:highlight w:val="none"/>
                <w:lang w:val="en-US" w:eastAsia="zh-CN"/>
              </w:rPr>
              <w:t>整柜主体采用</w:t>
            </w:r>
            <w:r>
              <w:rPr>
                <w:rFonts w:hint="eastAsia" w:ascii="宋体" w:hAnsi="宋体" w:eastAsia="宋体" w:cs="Times New Roman"/>
                <w:highlight w:val="none"/>
              </w:rPr>
              <w:t>厚度不低于1.0mm</w:t>
            </w:r>
            <w:r>
              <w:rPr>
                <w:rFonts w:hint="eastAsia" w:ascii="Times New Roman" w:hAnsi="Times New Roman" w:eastAsia="宋体" w:cs="Times New Roman"/>
                <w:highlight w:val="none"/>
                <w:lang w:val="en-US" w:eastAsia="zh-CN"/>
              </w:rPr>
              <w:t>电解钢制作；</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ABEC554">
            <w:pPr>
              <w:widowControl/>
              <w:numPr>
                <w:ilvl w:val="0"/>
                <w:numId w:val="0"/>
              </w:numPr>
              <w:jc w:val="left"/>
              <w:textAlignment w:val="auto"/>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A47DE7">
            <w:pPr>
              <w:widowControl/>
              <w:numPr>
                <w:ilvl w:val="0"/>
                <w:numId w:val="0"/>
              </w:numPr>
              <w:jc w:val="left"/>
              <w:textAlignment w:val="auto"/>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7A3191A">
            <w:pPr>
              <w:widowControl/>
              <w:numPr>
                <w:ilvl w:val="0"/>
                <w:numId w:val="0"/>
              </w:numPr>
              <w:jc w:val="left"/>
              <w:textAlignment w:val="auto"/>
              <w:rPr>
                <w:rFonts w:hint="eastAsia" w:ascii="宋体" w:hAnsi="宋体" w:eastAsia="宋体" w:cs="Times New Roman"/>
                <w:highlight w:val="none"/>
              </w:rPr>
            </w:pPr>
          </w:p>
        </w:tc>
      </w:tr>
      <w:tr w14:paraId="648A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42E4B8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B6252D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09604DC">
            <w:pPr>
              <w:widowControl w:val="0"/>
              <w:numPr>
                <w:ilvl w:val="0"/>
                <w:numId w:val="0"/>
              </w:numPr>
              <w:ind w:left="0" w:leftChars="0" w:firstLine="0" w:firstLineChars="0"/>
              <w:jc w:val="both"/>
              <w:textAlignment w:val="auto"/>
              <w:rPr>
                <w:rFonts w:hint="eastAsia" w:ascii="宋体" w:hAnsi="宋体" w:eastAsia="宋体" w:cs="Times New Roman"/>
                <w:highlight w:val="none"/>
              </w:rPr>
            </w:pPr>
            <w:r>
              <w:rPr>
                <w:rFonts w:hint="eastAsia" w:ascii="宋体" w:hAnsi="宋体" w:eastAsia="宋体" w:cs="Times New Roman"/>
                <w:highlight w:val="none"/>
                <w:lang w:val="en-US" w:eastAsia="zh-CN"/>
              </w:rPr>
              <w:t>2</w:t>
            </w:r>
            <w:r>
              <w:rPr>
                <w:rFonts w:hint="eastAsia" w:ascii="宋体" w:hAnsi="宋体" w:eastAsia="宋体" w:cs="Times New Roman"/>
                <w:highlight w:val="none"/>
              </w:rPr>
              <w:t>、</w:t>
            </w:r>
            <w:r>
              <w:rPr>
                <w:rFonts w:hint="eastAsia" w:ascii="宋体" w:hAnsi="宋体" w:eastAsia="宋体" w:cs="Times New Roman"/>
                <w:highlight w:val="none"/>
                <w:lang w:val="en-US" w:eastAsia="zh-CN"/>
              </w:rPr>
              <w:t>屏幕</w:t>
            </w:r>
            <w:r>
              <w:rPr>
                <w:rFonts w:hint="eastAsia" w:ascii="宋体" w:hAnsi="宋体" w:eastAsia="宋体" w:cs="宋体"/>
                <w:kern w:val="2"/>
                <w:sz w:val="21"/>
                <w:szCs w:val="21"/>
                <w:highlight w:val="none"/>
                <w:lang w:val="en-US" w:eastAsia="zh-CN" w:bidi="ar-SA"/>
              </w:rPr>
              <w:t>≥12英寸。</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03F55E1">
            <w:pPr>
              <w:widowControl w:val="0"/>
              <w:numPr>
                <w:ilvl w:val="0"/>
                <w:numId w:val="0"/>
              </w:numPr>
              <w:ind w:left="0" w:leftChars="0" w:firstLine="0" w:firstLineChars="0"/>
              <w:jc w:val="both"/>
              <w:textAlignment w:val="auto"/>
              <w:rPr>
                <w:rFonts w:hint="eastAsia" w:ascii="宋体" w:hAnsi="宋体"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48CBA9D">
            <w:pPr>
              <w:widowControl w:val="0"/>
              <w:numPr>
                <w:ilvl w:val="0"/>
                <w:numId w:val="0"/>
              </w:numPr>
              <w:ind w:left="0" w:leftChars="0" w:firstLine="0" w:firstLineChars="0"/>
              <w:jc w:val="both"/>
              <w:textAlignment w:val="auto"/>
              <w:rPr>
                <w:rFonts w:hint="eastAsia" w:ascii="宋体" w:hAnsi="宋体"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F6EC55">
            <w:pPr>
              <w:widowControl w:val="0"/>
              <w:numPr>
                <w:ilvl w:val="0"/>
                <w:numId w:val="0"/>
              </w:numPr>
              <w:ind w:left="0" w:leftChars="0" w:firstLine="0" w:firstLineChars="0"/>
              <w:jc w:val="both"/>
              <w:textAlignment w:val="auto"/>
              <w:rPr>
                <w:rFonts w:hint="eastAsia" w:ascii="宋体" w:hAnsi="宋体" w:eastAsia="宋体" w:cs="Times New Roman"/>
                <w:highlight w:val="none"/>
                <w:lang w:val="en-US" w:eastAsia="zh-CN"/>
              </w:rPr>
            </w:pPr>
          </w:p>
        </w:tc>
      </w:tr>
      <w:tr w14:paraId="5F62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215290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7DEACC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B3DB0E1">
            <w:pPr>
              <w:widowControl/>
              <w:jc w:val="left"/>
              <w:textAlignment w:val="center"/>
              <w:rPr>
                <w:rFonts w:hint="eastAsia" w:ascii="宋体" w:hAnsi="宋体" w:eastAsia="宋体" w:cs="Times New Roman"/>
                <w:highlight w:val="none"/>
              </w:rPr>
            </w:pPr>
            <w:r>
              <w:rPr>
                <w:rFonts w:hint="eastAsia" w:ascii="宋体" w:hAnsi="宋体" w:eastAsia="宋体" w:cs="宋体"/>
                <w:kern w:val="2"/>
                <w:sz w:val="21"/>
                <w:szCs w:val="21"/>
                <w:highlight w:val="none"/>
                <w:lang w:val="en-US" w:eastAsia="zh-CN" w:bidi="ar-SA"/>
              </w:rPr>
              <w:t>3、配置：智能抽屉、普通抽屉；</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524D565">
            <w:pPr>
              <w:widowControl/>
              <w:jc w:val="left"/>
              <w:textAlignment w:val="center"/>
              <w:rPr>
                <w:rFonts w:hint="eastAsia" w:ascii="宋体" w:hAnsi="宋体" w:eastAsia="宋体" w:cs="宋体"/>
                <w:kern w:val="2"/>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518B69D">
            <w:pPr>
              <w:widowControl/>
              <w:jc w:val="left"/>
              <w:textAlignment w:val="center"/>
              <w:rPr>
                <w:rFonts w:hint="eastAsia" w:ascii="宋体" w:hAnsi="宋体" w:eastAsia="宋体" w:cs="宋体"/>
                <w:kern w:val="2"/>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62F964">
            <w:pPr>
              <w:widowControl/>
              <w:jc w:val="left"/>
              <w:textAlignment w:val="center"/>
              <w:rPr>
                <w:rFonts w:hint="eastAsia" w:ascii="宋体" w:hAnsi="宋体" w:eastAsia="宋体" w:cs="宋体"/>
                <w:kern w:val="2"/>
                <w:sz w:val="21"/>
                <w:szCs w:val="21"/>
                <w:highlight w:val="none"/>
                <w:lang w:val="en-US" w:eastAsia="zh-CN" w:bidi="ar-SA"/>
              </w:rPr>
            </w:pPr>
          </w:p>
        </w:tc>
      </w:tr>
      <w:tr w14:paraId="7352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CABBB2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03504A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8790CB3">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4、▲危化品柜的成品技术要求：依据GB/T 228.1《金属材料 拉伸试验 第1部分：室温试验方法》、GB/T 11253《碳素结构钢冷轧钢板及钢带》、GB/T 230.1《金属材料 洛氏硬度试验 第1部分：试验方法》、GB/T 6394《金属平均晶粒度测定方法》；</w:t>
            </w:r>
          </w:p>
          <w:p w14:paraId="6072121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（1）力学性能：抗拉强度Rm:370~500MPa，断后伸长率≥20%；</w:t>
            </w:r>
          </w:p>
          <w:p w14:paraId="0A777E5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（2）洛氏硬度≥25HRC；</w:t>
            </w:r>
          </w:p>
          <w:p w14:paraId="67049BD5">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（3）平均晶粒度：无孪晶晶粒（浅腐蚀）100倍，≥5级。</w:t>
            </w:r>
          </w:p>
          <w:p w14:paraId="06969FC5">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DEE4C61">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9EA473E">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3056A9">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6281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tcBorders>
              <w:left w:val="single" w:color="auto" w:sz="4" w:space="0"/>
              <w:right w:val="single" w:color="auto" w:sz="4" w:space="0"/>
            </w:tcBorders>
            <w:noWrap w:val="0"/>
            <w:vAlign w:val="center"/>
          </w:tcPr>
          <w:p w14:paraId="37E2483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71</w:t>
            </w:r>
          </w:p>
        </w:tc>
        <w:tc>
          <w:tcPr>
            <w:tcW w:w="960" w:type="dxa"/>
            <w:tcBorders>
              <w:left w:val="single" w:color="auto" w:sz="4" w:space="0"/>
              <w:right w:val="single" w:color="auto" w:sz="4" w:space="0"/>
            </w:tcBorders>
            <w:noWrap w:val="0"/>
            <w:vAlign w:val="center"/>
          </w:tcPr>
          <w:p w14:paraId="392268E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晾晒架</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3A5D5D2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1、金属管材直径不低于10mm。</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D1BF18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B824CC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5FC5BD7">
            <w:pPr>
              <w:widowControl/>
              <w:jc w:val="left"/>
              <w:textAlignment w:val="center"/>
              <w:rPr>
                <w:rFonts w:hint="eastAsia" w:ascii="宋体" w:hAnsi="宋体" w:eastAsia="宋体" w:cs="Times New Roman"/>
                <w:highlight w:val="none"/>
              </w:rPr>
            </w:pPr>
          </w:p>
        </w:tc>
      </w:tr>
      <w:tr w14:paraId="519E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F553D71">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72</w:t>
            </w:r>
          </w:p>
        </w:tc>
        <w:tc>
          <w:tcPr>
            <w:tcW w:w="960" w:type="dxa"/>
            <w:vMerge w:val="restart"/>
            <w:tcBorders>
              <w:left w:val="single" w:color="auto" w:sz="4" w:space="0"/>
              <w:right w:val="single" w:color="auto" w:sz="4" w:space="0"/>
            </w:tcBorders>
            <w:noWrap w:val="0"/>
            <w:vAlign w:val="center"/>
          </w:tcPr>
          <w:p w14:paraId="6F01295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定制药架1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CDA99C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708617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0F16F4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5E3FAFE">
            <w:pPr>
              <w:widowControl/>
              <w:jc w:val="left"/>
              <w:textAlignment w:val="center"/>
              <w:rPr>
                <w:rFonts w:hint="eastAsia" w:ascii="宋体" w:hAnsi="宋体" w:eastAsia="宋体" w:cs="Times New Roman"/>
                <w:highlight w:val="none"/>
              </w:rPr>
            </w:pPr>
          </w:p>
        </w:tc>
      </w:tr>
      <w:tr w14:paraId="620C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B78886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1B59B8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01E396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6948F6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C3FDD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4AF33A9">
            <w:pPr>
              <w:widowControl/>
              <w:jc w:val="left"/>
              <w:textAlignment w:val="center"/>
              <w:rPr>
                <w:rFonts w:hint="eastAsia" w:ascii="宋体" w:hAnsi="宋体" w:eastAsia="宋体" w:cs="Times New Roman"/>
                <w:highlight w:val="none"/>
              </w:rPr>
            </w:pPr>
          </w:p>
        </w:tc>
      </w:tr>
      <w:tr w14:paraId="32FA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20E8DA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2ED553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EA0193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3、上部为置物层，配置标签卡槽，药品分类存放。下部为掩门柜。</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F6D92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47E43E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819389">
            <w:pPr>
              <w:widowControl/>
              <w:jc w:val="left"/>
              <w:textAlignment w:val="center"/>
              <w:rPr>
                <w:rFonts w:hint="eastAsia" w:ascii="宋体" w:hAnsi="宋体" w:eastAsia="宋体" w:cs="Times New Roman"/>
                <w:highlight w:val="none"/>
              </w:rPr>
            </w:pPr>
          </w:p>
        </w:tc>
      </w:tr>
      <w:tr w14:paraId="665C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7D9AF3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73</w:t>
            </w:r>
          </w:p>
        </w:tc>
        <w:tc>
          <w:tcPr>
            <w:tcW w:w="960" w:type="dxa"/>
            <w:vMerge w:val="restart"/>
            <w:tcBorders>
              <w:left w:val="single" w:color="auto" w:sz="4" w:space="0"/>
              <w:right w:val="single" w:color="auto" w:sz="4" w:space="0"/>
            </w:tcBorders>
            <w:noWrap w:val="0"/>
            <w:vAlign w:val="center"/>
          </w:tcPr>
          <w:p w14:paraId="50E1667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定制备餐柜2</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AB0445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1、贴面材料：采用木纹色板。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D785BE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7990C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52B2C4">
            <w:pPr>
              <w:widowControl/>
              <w:jc w:val="left"/>
              <w:textAlignment w:val="center"/>
              <w:rPr>
                <w:rFonts w:hint="eastAsia" w:ascii="宋体" w:hAnsi="宋体" w:eastAsia="宋体" w:cs="Times New Roman"/>
                <w:highlight w:val="none"/>
              </w:rPr>
            </w:pPr>
          </w:p>
        </w:tc>
      </w:tr>
      <w:tr w14:paraId="0EE1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937552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3ABFCF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ABFC03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2、封边：封边与贴面同色。</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B62011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F2200C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B2C3BD">
            <w:pPr>
              <w:widowControl/>
              <w:jc w:val="left"/>
              <w:textAlignment w:val="center"/>
              <w:rPr>
                <w:rFonts w:hint="eastAsia" w:ascii="宋体" w:hAnsi="宋体" w:eastAsia="宋体" w:cs="Times New Roman"/>
                <w:highlight w:val="none"/>
              </w:rPr>
            </w:pPr>
          </w:p>
        </w:tc>
      </w:tr>
      <w:tr w14:paraId="545A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3D296A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4138B5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2065CB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3、桌面：采用医用抑菌亚克力人造石</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05C2C0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6CA09F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5002BE">
            <w:pPr>
              <w:widowControl/>
              <w:jc w:val="left"/>
              <w:textAlignment w:val="center"/>
              <w:rPr>
                <w:rFonts w:hint="eastAsia" w:ascii="宋体" w:hAnsi="宋体" w:eastAsia="宋体" w:cs="Times New Roman"/>
                <w:highlight w:val="none"/>
              </w:rPr>
            </w:pPr>
          </w:p>
        </w:tc>
      </w:tr>
      <w:tr w14:paraId="22713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EAF876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306278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213E94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4、基材：采用enf级刨花板，经过防潮、防虫、防腐化学处理，台面厚度≥25mm。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747F90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4F75D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E68843D">
            <w:pPr>
              <w:widowControl/>
              <w:jc w:val="left"/>
              <w:textAlignment w:val="center"/>
              <w:rPr>
                <w:rFonts w:hint="eastAsia" w:ascii="宋体" w:hAnsi="宋体" w:eastAsia="宋体" w:cs="Times New Roman"/>
                <w:highlight w:val="none"/>
              </w:rPr>
            </w:pPr>
          </w:p>
        </w:tc>
      </w:tr>
      <w:tr w14:paraId="3B15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BA3DC4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B1DED8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4A2CDC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5、五金件：选用三合一偏心连接件，五金医用不锈钢铰链和三节静音路轨。</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972F0A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FC314F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4DC637F">
            <w:pPr>
              <w:widowControl/>
              <w:jc w:val="left"/>
              <w:textAlignment w:val="center"/>
              <w:rPr>
                <w:rFonts w:hint="eastAsia" w:ascii="宋体" w:hAnsi="宋体" w:eastAsia="宋体" w:cs="Times New Roman"/>
                <w:highlight w:val="none"/>
              </w:rPr>
            </w:pPr>
          </w:p>
        </w:tc>
      </w:tr>
      <w:tr w14:paraId="79DA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54C4443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603BDC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D235BDC">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6、配置：内部具体设计可根据甲方需求设计</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16B910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67C42E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2BE7AAD">
            <w:pPr>
              <w:widowControl/>
              <w:jc w:val="left"/>
              <w:textAlignment w:val="center"/>
              <w:rPr>
                <w:rFonts w:hint="eastAsia" w:ascii="宋体" w:hAnsi="宋体" w:eastAsia="宋体" w:cs="Times New Roman"/>
                <w:highlight w:val="none"/>
              </w:rPr>
            </w:pPr>
          </w:p>
        </w:tc>
      </w:tr>
      <w:tr w14:paraId="16CE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E25623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0E67DA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B3D4F11">
            <w:pPr>
              <w:widowControl/>
              <w:numPr>
                <w:ilvl w:val="0"/>
                <w:numId w:val="0"/>
              </w:numPr>
              <w:ind w:left="0" w:leftChars="0" w:firstLine="0" w:firstLineChars="0"/>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kern w:val="2"/>
                <w:sz w:val="21"/>
                <w:szCs w:val="24"/>
                <w:highlight w:val="none"/>
                <w:lang w:val="en-US" w:eastAsia="zh-CN" w:bidi="ar-SA"/>
              </w:rPr>
              <w:t>7、</w:t>
            </w:r>
            <w:r>
              <w:rPr>
                <w:rFonts w:hint="eastAsia" w:ascii="宋体" w:hAnsi="宋体" w:eastAsia="宋体" w:cs="Times New Roman"/>
                <w:b/>
                <w:bCs/>
                <w:color w:val="FF0000"/>
                <w:highlight w:val="none"/>
                <w:lang w:val="en-US" w:eastAsia="zh-CN"/>
              </w:rPr>
              <w:t>▲三合一偏心连接件、铰链、导轨的技术要求：</w:t>
            </w:r>
          </w:p>
          <w:p w14:paraId="18551848">
            <w:pPr>
              <w:widowControl/>
              <w:numPr>
                <w:ilvl w:val="0"/>
                <w:numId w:val="0"/>
              </w:numPr>
              <w:ind w:leftChars="0"/>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三合一偏心连接件：依据、GB/T 10125《人造气氛腐蚀试验盐雾试验》、QB/T 3832《轻工产品金属镀层腐蚀试验结果的评价》、GB/T 28203《家具用连接件技术要求及试验方法》；</w:t>
            </w:r>
          </w:p>
          <w:p w14:paraId="7F9718AD">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（1）中性盐雾试验(NSS)连续喷雾不少于200h，镀层本身的耐腐蚀等级10级，镀层对基体的保护等级10级；</w:t>
            </w:r>
          </w:p>
          <w:p w14:paraId="2C744492">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（2）乙酸盐雾试验(AASS)连续喷雾不少于200h，镀层本身的耐腐蚀等级10级，镀层对基体的保护等级10级；</w:t>
            </w:r>
          </w:p>
          <w:p w14:paraId="638395CE">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（3）力学性能 三合一偏心连接件偏心体抗压强度 ≥340N。</w:t>
            </w:r>
          </w:p>
          <w:p w14:paraId="66100480">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铰链：依据QB/T 2189《家具五金杯状暗铰链》、GB/T 10125《人造气氛腐蚀试验 盐雾试验》、QB/T 3832《轻工产品金属镀层腐蚀试验结果的评价》、QB/T 4371《家具抗菌性能的评价》；</w:t>
            </w:r>
          </w:p>
          <w:p w14:paraId="4E4D74A9">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（1）中性盐雾试验（NSS）连续喷雾不少于200h，镀层本身的耐腐蚀等级10级，镀层对基体的保护等级10级；乙酸盐雾试验（AASS)连续喷雾不少于200h，镀层本身的耐腐蚀等级10级，镀层对基体的保护等级10级；</w:t>
            </w:r>
          </w:p>
          <w:p w14:paraId="4911A344">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（2）抗菌性能（抗菌率）：大肠杆菌、金黄色葡萄球菌抗菌率达到99%。</w:t>
            </w:r>
          </w:p>
          <w:p w14:paraId="3313FA61">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（3）功能-耐久性 12万次检测合格；功能-下沉量 安装B型试验门时，下沉量不大于1.5mm。</w:t>
            </w:r>
          </w:p>
          <w:p w14:paraId="39ACAC0D">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导轨：依据QB/T 2454《家具五金抽屉导轨》、GB/T 10125《人造气氛腐蚀试验 盐雾试验》、QB/T 3832《轻工产品金属镀层腐蚀试验结果的评价》、QB/T 4371《家具抗菌性能的评价》；</w:t>
            </w:r>
          </w:p>
          <w:p w14:paraId="4ADD07D8">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（1）中性盐雾试验（NSS）连续喷雾不少于200h，镀层本身的耐腐蚀等级10级，镀层对基体的保护等级10级；乙酸盐雾试验(AASS）连续喷雾不少于200h，镀层本身的耐腐蚀等级10级，镀层对基体的保护等级10级；</w:t>
            </w:r>
          </w:p>
          <w:p w14:paraId="4B16A4C6">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（2）抗菌性能（抗菌率）：大肠杆菌、金黄色葡萄球菌抑菌率达到99%。</w:t>
            </w:r>
          </w:p>
          <w:p w14:paraId="7136C64E">
            <w:pPr>
              <w:widowControl/>
              <w:jc w:val="left"/>
              <w:textAlignment w:val="center"/>
              <w:rPr>
                <w:rFonts w:hint="eastAsia"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lang w:val="en-US" w:eastAsia="zh-CN"/>
              </w:rPr>
              <w:t>（3）耐久性12万次检测合格。</w:t>
            </w:r>
          </w:p>
          <w:p w14:paraId="4E1EB7BA">
            <w:pPr>
              <w:widowControl/>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60DBFB4">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B27C174">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7FB814">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5A31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3364DE1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74</w:t>
            </w:r>
          </w:p>
        </w:tc>
        <w:tc>
          <w:tcPr>
            <w:tcW w:w="960" w:type="dxa"/>
            <w:vMerge w:val="restart"/>
            <w:tcBorders>
              <w:left w:val="single" w:color="auto" w:sz="4" w:space="0"/>
              <w:right w:val="single" w:color="auto" w:sz="4" w:space="0"/>
            </w:tcBorders>
            <w:noWrap w:val="0"/>
            <w:vAlign w:val="center"/>
          </w:tcPr>
          <w:p w14:paraId="094FC2F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单人床</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DE016E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DD81D3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33B9C2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F6F3612">
            <w:pPr>
              <w:widowControl/>
              <w:jc w:val="left"/>
              <w:textAlignment w:val="center"/>
              <w:rPr>
                <w:rFonts w:hint="eastAsia" w:ascii="宋体" w:hAnsi="宋体" w:eastAsia="宋体" w:cs="Times New Roman"/>
                <w:highlight w:val="none"/>
              </w:rPr>
            </w:pPr>
          </w:p>
        </w:tc>
      </w:tr>
      <w:tr w14:paraId="3DB5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BAE7D6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06DE2E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5D415F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926243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A9612F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940E00D">
            <w:pPr>
              <w:widowControl/>
              <w:jc w:val="left"/>
              <w:textAlignment w:val="center"/>
              <w:rPr>
                <w:rFonts w:hint="eastAsia" w:ascii="宋体" w:hAnsi="宋体" w:eastAsia="宋体" w:cs="Times New Roman"/>
                <w:highlight w:val="none"/>
              </w:rPr>
            </w:pPr>
          </w:p>
        </w:tc>
      </w:tr>
      <w:tr w14:paraId="6DDE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4F3903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6DE928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CAD5CE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厚度</w:t>
            </w:r>
            <w:r>
              <w:rPr>
                <w:rFonts w:hint="eastAsia" w:ascii="宋体" w:hAnsi="宋体" w:eastAsia="宋体" w:cs="Times New Roman"/>
                <w:highlight w:val="none"/>
              </w:rPr>
              <w:t>不低于2mmPVC胶边，热熔胶。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50C274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F7067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63D3A72">
            <w:pPr>
              <w:widowControl/>
              <w:jc w:val="left"/>
              <w:textAlignment w:val="center"/>
              <w:rPr>
                <w:rFonts w:hint="eastAsia" w:ascii="宋体" w:hAnsi="宋体" w:eastAsia="宋体" w:cs="Times New Roman"/>
                <w:highlight w:val="none"/>
              </w:rPr>
            </w:pPr>
          </w:p>
        </w:tc>
      </w:tr>
      <w:tr w14:paraId="44F6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640" w:type="dxa"/>
            <w:vMerge w:val="continue"/>
            <w:tcBorders>
              <w:left w:val="single" w:color="auto" w:sz="4" w:space="0"/>
              <w:right w:val="single" w:color="auto" w:sz="4" w:space="0"/>
            </w:tcBorders>
            <w:noWrap w:val="0"/>
            <w:vAlign w:val="center"/>
          </w:tcPr>
          <w:p w14:paraId="7D79132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86CAB6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EF66E1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4、配置：配置床板、床垫：</w:t>
            </w:r>
            <w:r>
              <w:rPr>
                <w:rFonts w:hint="eastAsia" w:ascii="宋体" w:hAnsi="宋体" w:eastAsia="宋体" w:cs="宋体"/>
                <w:color w:val="000000"/>
                <w:kern w:val="0"/>
                <w:sz w:val="22"/>
                <w:szCs w:val="22"/>
                <w:highlight w:val="none"/>
              </w:rPr>
              <w:t>涤棉细斜印花面料布料</w:t>
            </w:r>
            <w:r>
              <w:rPr>
                <w:rFonts w:hint="eastAsia" w:ascii="宋体" w:hAnsi="宋体" w:eastAsia="宋体" w:cs="Times New Roman"/>
                <w:highlight w:val="none"/>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2E3CE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14D0B6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18FA977">
            <w:pPr>
              <w:widowControl/>
              <w:jc w:val="left"/>
              <w:textAlignment w:val="center"/>
              <w:rPr>
                <w:rFonts w:hint="eastAsia" w:ascii="宋体" w:hAnsi="宋体" w:eastAsia="宋体" w:cs="Times New Roman"/>
                <w:highlight w:val="none"/>
              </w:rPr>
            </w:pPr>
          </w:p>
        </w:tc>
      </w:tr>
      <w:tr w14:paraId="4558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40" w:type="dxa"/>
            <w:vMerge w:val="restart"/>
            <w:tcBorders>
              <w:left w:val="single" w:color="auto" w:sz="4" w:space="0"/>
              <w:right w:val="single" w:color="auto" w:sz="4" w:space="0"/>
            </w:tcBorders>
            <w:noWrap w:val="0"/>
            <w:vAlign w:val="center"/>
          </w:tcPr>
          <w:p w14:paraId="4E90308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75</w:t>
            </w:r>
          </w:p>
        </w:tc>
        <w:tc>
          <w:tcPr>
            <w:tcW w:w="960" w:type="dxa"/>
            <w:vMerge w:val="restart"/>
            <w:tcBorders>
              <w:left w:val="single" w:color="auto" w:sz="4" w:space="0"/>
              <w:right w:val="single" w:color="auto" w:sz="4" w:space="0"/>
            </w:tcBorders>
            <w:noWrap w:val="0"/>
            <w:vAlign w:val="center"/>
          </w:tcPr>
          <w:p w14:paraId="641A0CBC">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单人陪护沙发</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49DBD8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1、饰面：采用专业医用皮革，耐腐蚀、耐紫外线消毒及抗老化性能、高耐磨耐用性。</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85F885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90163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763EE24">
            <w:pPr>
              <w:widowControl/>
              <w:jc w:val="left"/>
              <w:textAlignment w:val="center"/>
              <w:rPr>
                <w:rFonts w:hint="eastAsia" w:ascii="宋体" w:hAnsi="宋体" w:eastAsia="宋体" w:cs="Times New Roman"/>
                <w:highlight w:val="none"/>
              </w:rPr>
            </w:pPr>
          </w:p>
        </w:tc>
      </w:tr>
      <w:tr w14:paraId="0019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DF569C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36B19D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342B80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2、海绵：采用发泡棉，密度为40KG/m³。</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332D5D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A0C78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F00CFC">
            <w:pPr>
              <w:widowControl/>
              <w:jc w:val="left"/>
              <w:textAlignment w:val="center"/>
              <w:rPr>
                <w:rFonts w:hint="eastAsia" w:ascii="宋体" w:hAnsi="宋体" w:eastAsia="宋体" w:cs="Times New Roman"/>
                <w:highlight w:val="none"/>
              </w:rPr>
            </w:pPr>
          </w:p>
        </w:tc>
      </w:tr>
      <w:tr w14:paraId="005E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8202FC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AC229C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3ACF2A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3、脚架：采用Ø38mm，管壁厚度不低于1.4mm冷轧钢管，表面喷涂处理，应无漏喷、锈蚀、脱色、掉色等；</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46471E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02B36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2D8B6C8">
            <w:pPr>
              <w:widowControl/>
              <w:jc w:val="left"/>
              <w:textAlignment w:val="center"/>
              <w:rPr>
                <w:rFonts w:hint="eastAsia" w:ascii="宋体" w:hAnsi="宋体" w:eastAsia="宋体" w:cs="Times New Roman"/>
                <w:highlight w:val="none"/>
              </w:rPr>
            </w:pPr>
          </w:p>
        </w:tc>
      </w:tr>
      <w:tr w14:paraId="546C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8FB25E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64677A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4D975F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4、扶手面：PU成型自结皮饰面</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F6CB90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111849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A6FB0A8">
            <w:pPr>
              <w:widowControl/>
              <w:jc w:val="left"/>
              <w:textAlignment w:val="center"/>
              <w:rPr>
                <w:rFonts w:hint="eastAsia" w:ascii="宋体" w:hAnsi="宋体" w:eastAsia="宋体" w:cs="Times New Roman"/>
                <w:highlight w:val="none"/>
              </w:rPr>
            </w:pPr>
          </w:p>
        </w:tc>
      </w:tr>
      <w:tr w14:paraId="25E1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0CD668D4">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76</w:t>
            </w:r>
          </w:p>
        </w:tc>
        <w:tc>
          <w:tcPr>
            <w:tcW w:w="960" w:type="dxa"/>
            <w:vMerge w:val="restart"/>
            <w:tcBorders>
              <w:left w:val="single" w:color="auto" w:sz="4" w:space="0"/>
              <w:right w:val="single" w:color="auto" w:sz="4" w:space="0"/>
            </w:tcBorders>
            <w:noWrap w:val="0"/>
            <w:vAlign w:val="center"/>
          </w:tcPr>
          <w:p w14:paraId="04659EF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床头柜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1FE0C50">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F5AFEA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864E45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5498EF">
            <w:pPr>
              <w:widowControl/>
              <w:jc w:val="left"/>
              <w:textAlignment w:val="center"/>
              <w:rPr>
                <w:rFonts w:hint="eastAsia" w:ascii="宋体" w:hAnsi="宋体" w:eastAsia="宋体" w:cs="Times New Roman"/>
                <w:highlight w:val="none"/>
              </w:rPr>
            </w:pPr>
          </w:p>
        </w:tc>
      </w:tr>
      <w:tr w14:paraId="217F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39FF24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075BEC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FD6A47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8480A8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00232A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03614F1">
            <w:pPr>
              <w:widowControl/>
              <w:jc w:val="left"/>
              <w:textAlignment w:val="center"/>
              <w:rPr>
                <w:rFonts w:hint="eastAsia" w:ascii="宋体" w:hAnsi="宋体" w:eastAsia="宋体" w:cs="Times New Roman"/>
                <w:highlight w:val="none"/>
              </w:rPr>
            </w:pPr>
          </w:p>
        </w:tc>
      </w:tr>
      <w:tr w14:paraId="6CF8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8B92AF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011D21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E4A661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3、封边用材：PVC胶边，热熔胶。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121394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8DB258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FCEE72">
            <w:pPr>
              <w:widowControl/>
              <w:jc w:val="left"/>
              <w:textAlignment w:val="center"/>
              <w:rPr>
                <w:rFonts w:hint="eastAsia" w:ascii="宋体" w:hAnsi="宋体" w:eastAsia="宋体" w:cs="Times New Roman"/>
                <w:highlight w:val="none"/>
              </w:rPr>
            </w:pPr>
          </w:p>
        </w:tc>
      </w:tr>
      <w:tr w14:paraId="5203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60E3447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77</w:t>
            </w:r>
          </w:p>
        </w:tc>
        <w:tc>
          <w:tcPr>
            <w:tcW w:w="960" w:type="dxa"/>
            <w:vMerge w:val="restart"/>
            <w:tcBorders>
              <w:left w:val="single" w:color="auto" w:sz="4" w:space="0"/>
              <w:right w:val="single" w:color="auto" w:sz="4" w:space="0"/>
            </w:tcBorders>
            <w:noWrap w:val="0"/>
            <w:vAlign w:val="center"/>
          </w:tcPr>
          <w:p w14:paraId="717DA21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衣柜2</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F76461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BAA645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93B168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1A7E212">
            <w:pPr>
              <w:widowControl/>
              <w:jc w:val="left"/>
              <w:textAlignment w:val="center"/>
              <w:rPr>
                <w:rFonts w:hint="eastAsia" w:ascii="宋体" w:hAnsi="宋体" w:eastAsia="宋体" w:cs="Times New Roman"/>
                <w:highlight w:val="none"/>
              </w:rPr>
            </w:pPr>
          </w:p>
        </w:tc>
      </w:tr>
      <w:tr w14:paraId="4764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2D964B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711F33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D0B079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72DA53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9E1CD8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A5475E3">
            <w:pPr>
              <w:widowControl/>
              <w:jc w:val="left"/>
              <w:textAlignment w:val="center"/>
              <w:rPr>
                <w:rFonts w:hint="eastAsia" w:ascii="宋体" w:hAnsi="宋体" w:eastAsia="宋体" w:cs="Times New Roman"/>
                <w:highlight w:val="none"/>
              </w:rPr>
            </w:pPr>
          </w:p>
        </w:tc>
      </w:tr>
      <w:tr w14:paraId="3180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BF8510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2AC018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ACF2EB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AD99A8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282534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166EC7C">
            <w:pPr>
              <w:widowControl/>
              <w:jc w:val="left"/>
              <w:textAlignment w:val="center"/>
              <w:rPr>
                <w:rFonts w:hint="eastAsia" w:ascii="宋体" w:hAnsi="宋体" w:eastAsia="宋体" w:cs="Times New Roman"/>
                <w:highlight w:val="none"/>
              </w:rPr>
            </w:pPr>
          </w:p>
        </w:tc>
      </w:tr>
      <w:tr w14:paraId="50FA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225E643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DF3606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3262D1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E79765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D86430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D96E723">
            <w:pPr>
              <w:widowControl/>
              <w:jc w:val="left"/>
              <w:textAlignment w:val="center"/>
              <w:rPr>
                <w:rFonts w:hint="eastAsia" w:ascii="宋体" w:hAnsi="宋体" w:eastAsia="宋体" w:cs="Times New Roman"/>
                <w:highlight w:val="none"/>
              </w:rPr>
            </w:pPr>
          </w:p>
        </w:tc>
      </w:tr>
      <w:tr w14:paraId="2C0E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811A15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5CB25A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D6FC55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5、配置挂衣杆。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129DD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50EEA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1CE599F">
            <w:pPr>
              <w:widowControl/>
              <w:jc w:val="left"/>
              <w:textAlignment w:val="center"/>
              <w:rPr>
                <w:rFonts w:hint="eastAsia" w:ascii="宋体" w:hAnsi="宋体" w:eastAsia="宋体" w:cs="Times New Roman"/>
                <w:highlight w:val="none"/>
              </w:rPr>
            </w:pPr>
          </w:p>
        </w:tc>
      </w:tr>
      <w:tr w14:paraId="77CF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C0D017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D92FD1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B74F4C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6、具体款式及功能分区根据采购人需求深化设计。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A669EB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0F973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C298A1D">
            <w:pPr>
              <w:widowControl/>
              <w:jc w:val="left"/>
              <w:textAlignment w:val="center"/>
              <w:rPr>
                <w:rFonts w:hint="eastAsia" w:ascii="宋体" w:hAnsi="宋体" w:eastAsia="宋体" w:cs="Times New Roman"/>
                <w:highlight w:val="none"/>
              </w:rPr>
            </w:pPr>
          </w:p>
        </w:tc>
      </w:tr>
      <w:tr w14:paraId="4687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9108CE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78</w:t>
            </w:r>
          </w:p>
        </w:tc>
        <w:tc>
          <w:tcPr>
            <w:tcW w:w="960" w:type="dxa"/>
            <w:vMerge w:val="restart"/>
            <w:tcBorders>
              <w:left w:val="single" w:color="auto" w:sz="4" w:space="0"/>
              <w:right w:val="single" w:color="auto" w:sz="4" w:space="0"/>
            </w:tcBorders>
            <w:noWrap w:val="0"/>
            <w:vAlign w:val="center"/>
          </w:tcPr>
          <w:p w14:paraId="64442BD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主机柜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19E140C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9DCAFE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4AB6A8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CE3BF67">
            <w:pPr>
              <w:widowControl/>
              <w:jc w:val="left"/>
              <w:textAlignment w:val="center"/>
              <w:rPr>
                <w:rFonts w:hint="eastAsia" w:ascii="宋体" w:hAnsi="宋体" w:eastAsia="宋体" w:cs="Times New Roman"/>
                <w:highlight w:val="none"/>
              </w:rPr>
            </w:pPr>
          </w:p>
        </w:tc>
      </w:tr>
      <w:tr w14:paraId="760A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D48BB6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4E29EB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D179FB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6AD876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A1B286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C702FBC">
            <w:pPr>
              <w:widowControl/>
              <w:jc w:val="left"/>
              <w:textAlignment w:val="center"/>
              <w:rPr>
                <w:rFonts w:hint="eastAsia" w:ascii="宋体" w:hAnsi="宋体" w:eastAsia="宋体" w:cs="Times New Roman"/>
                <w:highlight w:val="none"/>
              </w:rPr>
            </w:pPr>
          </w:p>
        </w:tc>
      </w:tr>
      <w:tr w14:paraId="45E3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515704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991838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1336E8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AC2EBF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94498A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49C84AC">
            <w:pPr>
              <w:widowControl/>
              <w:jc w:val="left"/>
              <w:textAlignment w:val="center"/>
              <w:rPr>
                <w:rFonts w:hint="eastAsia" w:ascii="宋体" w:hAnsi="宋体" w:eastAsia="宋体" w:cs="Times New Roman"/>
                <w:highlight w:val="none"/>
              </w:rPr>
            </w:pPr>
          </w:p>
        </w:tc>
      </w:tr>
      <w:tr w14:paraId="10AA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7913736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87F81C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48C627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0C71B2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46649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1289E83">
            <w:pPr>
              <w:widowControl/>
              <w:jc w:val="left"/>
              <w:textAlignment w:val="center"/>
              <w:rPr>
                <w:rFonts w:hint="eastAsia" w:ascii="宋体" w:hAnsi="宋体" w:eastAsia="宋体" w:cs="Times New Roman"/>
                <w:highlight w:val="none"/>
              </w:rPr>
            </w:pPr>
          </w:p>
        </w:tc>
      </w:tr>
      <w:tr w14:paraId="76EB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A8DB27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79</w:t>
            </w:r>
          </w:p>
        </w:tc>
        <w:tc>
          <w:tcPr>
            <w:tcW w:w="960" w:type="dxa"/>
            <w:vMerge w:val="restart"/>
            <w:tcBorders>
              <w:left w:val="single" w:color="auto" w:sz="4" w:space="0"/>
              <w:right w:val="single" w:color="auto" w:sz="4" w:space="0"/>
            </w:tcBorders>
            <w:noWrap w:val="0"/>
            <w:vAlign w:val="center"/>
          </w:tcPr>
          <w:p w14:paraId="3FF293F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分诊台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77F62F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1、贴面材料：采用木纹色板。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E8263A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CBE90B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B9E3FFB">
            <w:pPr>
              <w:widowControl/>
              <w:jc w:val="left"/>
              <w:textAlignment w:val="center"/>
              <w:rPr>
                <w:rFonts w:hint="eastAsia" w:ascii="宋体" w:hAnsi="宋体" w:eastAsia="宋体" w:cs="Times New Roman"/>
                <w:highlight w:val="none"/>
              </w:rPr>
            </w:pPr>
          </w:p>
        </w:tc>
      </w:tr>
      <w:tr w14:paraId="7A3A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94DD59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35DDA7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CFAE32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2、封边：封边与贴面同色。</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2FAD6B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E85B8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68C230C">
            <w:pPr>
              <w:widowControl/>
              <w:jc w:val="left"/>
              <w:textAlignment w:val="center"/>
              <w:rPr>
                <w:rFonts w:hint="eastAsia" w:ascii="宋体" w:hAnsi="宋体" w:eastAsia="宋体" w:cs="Times New Roman"/>
                <w:highlight w:val="none"/>
              </w:rPr>
            </w:pPr>
          </w:p>
        </w:tc>
      </w:tr>
      <w:tr w14:paraId="1C88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E59E68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EAE7557">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49F201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3、基材：采用enf级刨花板+医用抑菌亚克力人造石</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7AC4EE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8AA869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7A128A">
            <w:pPr>
              <w:widowControl/>
              <w:jc w:val="left"/>
              <w:textAlignment w:val="center"/>
              <w:rPr>
                <w:rFonts w:hint="eastAsia" w:ascii="宋体" w:hAnsi="宋体" w:eastAsia="宋体" w:cs="Times New Roman"/>
                <w:highlight w:val="none"/>
              </w:rPr>
            </w:pPr>
          </w:p>
        </w:tc>
      </w:tr>
      <w:tr w14:paraId="78CB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FDD565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90AD4BC">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836025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4、五金件：五金配件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02D2F9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7C0390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81FE9F7">
            <w:pPr>
              <w:widowControl/>
              <w:jc w:val="left"/>
              <w:textAlignment w:val="center"/>
              <w:rPr>
                <w:rFonts w:hint="eastAsia" w:ascii="宋体" w:hAnsi="宋体" w:eastAsia="宋体" w:cs="Times New Roman"/>
                <w:highlight w:val="none"/>
              </w:rPr>
            </w:pPr>
          </w:p>
        </w:tc>
      </w:tr>
      <w:tr w14:paraId="3B94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6384A8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5ED63A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F6BEF9C">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5、配置：内部具体设计可根据甲方需求设计</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D50A6C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2F597C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8ADE6C">
            <w:pPr>
              <w:widowControl/>
              <w:jc w:val="left"/>
              <w:textAlignment w:val="center"/>
              <w:rPr>
                <w:rFonts w:hint="eastAsia" w:ascii="宋体" w:hAnsi="宋体" w:eastAsia="宋体" w:cs="Times New Roman"/>
                <w:highlight w:val="none"/>
              </w:rPr>
            </w:pPr>
          </w:p>
        </w:tc>
      </w:tr>
      <w:tr w14:paraId="5714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460FDE4A">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80</w:t>
            </w:r>
          </w:p>
        </w:tc>
        <w:tc>
          <w:tcPr>
            <w:tcW w:w="960" w:type="dxa"/>
            <w:vMerge w:val="restart"/>
            <w:tcBorders>
              <w:left w:val="single" w:color="auto" w:sz="4" w:space="0"/>
              <w:right w:val="single" w:color="auto" w:sz="4" w:space="0"/>
            </w:tcBorders>
            <w:noWrap w:val="0"/>
            <w:vAlign w:val="center"/>
          </w:tcPr>
          <w:p w14:paraId="030B5F7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试剂柜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8635C3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D70698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CA11E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F113F0E">
            <w:pPr>
              <w:widowControl/>
              <w:jc w:val="left"/>
              <w:textAlignment w:val="center"/>
              <w:rPr>
                <w:rFonts w:hint="eastAsia" w:ascii="宋体" w:hAnsi="宋体" w:eastAsia="宋体" w:cs="Times New Roman"/>
                <w:highlight w:val="none"/>
              </w:rPr>
            </w:pPr>
          </w:p>
        </w:tc>
      </w:tr>
      <w:tr w14:paraId="5E5D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CB3E23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81B8D5B">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030294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D6709C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EC97B9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AFAAFB">
            <w:pPr>
              <w:widowControl/>
              <w:jc w:val="left"/>
              <w:textAlignment w:val="center"/>
              <w:rPr>
                <w:rFonts w:hint="eastAsia" w:ascii="宋体" w:hAnsi="宋体" w:eastAsia="宋体" w:cs="Times New Roman"/>
                <w:highlight w:val="none"/>
              </w:rPr>
            </w:pPr>
          </w:p>
        </w:tc>
      </w:tr>
      <w:tr w14:paraId="3DAD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7BBF0D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442329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080C75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3、表面处理：表面采用抗菌防霉粉末喷涂，涂层膜厚度均匀，内外一致，耐撞击，抗腐蚀力强。</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EDCBF7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5C75FC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0DFBE98">
            <w:pPr>
              <w:widowControl/>
              <w:jc w:val="left"/>
              <w:textAlignment w:val="center"/>
              <w:rPr>
                <w:rFonts w:hint="eastAsia" w:ascii="宋体" w:hAnsi="宋体" w:eastAsia="宋体" w:cs="Times New Roman"/>
                <w:highlight w:val="none"/>
              </w:rPr>
            </w:pPr>
          </w:p>
        </w:tc>
      </w:tr>
      <w:tr w14:paraId="0F40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5CD2DB91">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43299E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A1EF95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4、功能配置：配机械锁具。上部为医用玻璃对开门，下部为钢制对开门，内置活动层板。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3D8C20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AF843F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7D6E4F4">
            <w:pPr>
              <w:widowControl/>
              <w:jc w:val="left"/>
              <w:textAlignment w:val="center"/>
              <w:rPr>
                <w:rFonts w:hint="eastAsia" w:ascii="宋体" w:hAnsi="宋体" w:eastAsia="宋体" w:cs="Times New Roman"/>
                <w:highlight w:val="none"/>
              </w:rPr>
            </w:pPr>
          </w:p>
        </w:tc>
      </w:tr>
      <w:tr w14:paraId="27DA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640" w:type="dxa"/>
            <w:vMerge w:val="restart"/>
            <w:tcBorders>
              <w:left w:val="single" w:color="auto" w:sz="4" w:space="0"/>
              <w:right w:val="single" w:color="auto" w:sz="4" w:space="0"/>
            </w:tcBorders>
            <w:noWrap w:val="0"/>
            <w:vAlign w:val="center"/>
          </w:tcPr>
          <w:p w14:paraId="7F3FD87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81</w:t>
            </w:r>
          </w:p>
        </w:tc>
        <w:tc>
          <w:tcPr>
            <w:tcW w:w="960" w:type="dxa"/>
            <w:vMerge w:val="restart"/>
            <w:tcBorders>
              <w:left w:val="single" w:color="auto" w:sz="4" w:space="0"/>
              <w:right w:val="single" w:color="auto" w:sz="4" w:space="0"/>
            </w:tcBorders>
            <w:noWrap w:val="0"/>
            <w:vAlign w:val="center"/>
          </w:tcPr>
          <w:p w14:paraId="204D96A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通风柜1</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68786B4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w:t>
            </w:r>
            <w:r>
              <w:rPr>
                <w:rFonts w:hint="eastAsia" w:ascii="宋体" w:hAnsi="宋体" w:eastAsia="宋体" w:cs="Times New Roman"/>
                <w:highlight w:val="none"/>
                <w:lang w:eastAsia="zh-CN"/>
              </w:rPr>
              <w:t>、</w:t>
            </w:r>
            <w:r>
              <w:rPr>
                <w:rFonts w:hint="eastAsia" w:ascii="宋体" w:hAnsi="宋体" w:eastAsia="宋体" w:cs="Times New Roman"/>
                <w:highlight w:val="none"/>
              </w:rPr>
              <w:t>材质：采用</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1.0mm电解钢板，表面均要求除锈、酸洗、磷化等防锈处理，外层采用环氧树脂粉末高温静电喷涂，表面均匀静电粉沫喷涂，无突出漆块，无砂眼、折角处圆滑、无毛刺；</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372AD1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D282C0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FD4CC44">
            <w:pPr>
              <w:widowControl/>
              <w:jc w:val="left"/>
              <w:textAlignment w:val="center"/>
              <w:rPr>
                <w:rFonts w:hint="eastAsia" w:ascii="宋体" w:hAnsi="宋体" w:eastAsia="宋体" w:cs="Times New Roman"/>
                <w:highlight w:val="none"/>
              </w:rPr>
            </w:pPr>
          </w:p>
        </w:tc>
      </w:tr>
      <w:tr w14:paraId="3CD8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40" w:type="dxa"/>
            <w:vMerge w:val="continue"/>
            <w:tcBorders>
              <w:left w:val="single" w:color="auto" w:sz="4" w:space="0"/>
              <w:right w:val="single" w:color="auto" w:sz="4" w:space="0"/>
            </w:tcBorders>
            <w:noWrap w:val="0"/>
            <w:vAlign w:val="center"/>
          </w:tcPr>
          <w:p w14:paraId="23F6BF1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4310BC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D3239E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w:t>
            </w:r>
            <w:r>
              <w:rPr>
                <w:rFonts w:hint="eastAsia" w:ascii="宋体" w:hAnsi="宋体" w:eastAsia="宋体" w:cs="Times New Roman"/>
                <w:highlight w:val="none"/>
                <w:lang w:eastAsia="zh-CN"/>
              </w:rPr>
              <w:t>、</w:t>
            </w:r>
            <w:r>
              <w:rPr>
                <w:rFonts w:hint="eastAsia" w:ascii="宋体" w:hAnsi="宋体" w:eastAsia="宋体" w:cs="Times New Roman"/>
                <w:highlight w:val="none"/>
              </w:rPr>
              <w:t>五金：导轨为不锈钢静音导轨，门铰为不锈钢合页。</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AB2BDB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4A5946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DAA680B">
            <w:pPr>
              <w:widowControl/>
              <w:jc w:val="left"/>
              <w:textAlignment w:val="center"/>
              <w:rPr>
                <w:rFonts w:hint="eastAsia" w:ascii="宋体" w:hAnsi="宋体" w:eastAsia="宋体" w:cs="Times New Roman"/>
                <w:highlight w:val="none"/>
              </w:rPr>
            </w:pPr>
          </w:p>
        </w:tc>
      </w:tr>
      <w:tr w14:paraId="24A9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640" w:type="dxa"/>
            <w:vMerge w:val="continue"/>
            <w:tcBorders>
              <w:left w:val="single" w:color="auto" w:sz="4" w:space="0"/>
              <w:right w:val="single" w:color="auto" w:sz="4" w:space="0"/>
            </w:tcBorders>
            <w:noWrap w:val="0"/>
            <w:vAlign w:val="center"/>
          </w:tcPr>
          <w:p w14:paraId="77C8A79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7D43AF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4B14A7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w:t>
            </w:r>
            <w:r>
              <w:rPr>
                <w:rFonts w:hint="eastAsia" w:ascii="宋体" w:hAnsi="宋体" w:eastAsia="宋体" w:cs="Times New Roman"/>
                <w:highlight w:val="none"/>
                <w:lang w:eastAsia="zh-CN"/>
              </w:rPr>
              <w:t>、</w:t>
            </w:r>
            <w:r>
              <w:rPr>
                <w:rFonts w:hint="eastAsia" w:ascii="宋体" w:hAnsi="宋体" w:eastAsia="宋体" w:cs="Times New Roman"/>
                <w:highlight w:val="none"/>
              </w:rPr>
              <w:t>结构：全钢落地式结构，背板落地，带全钢制主机柜，操作视窗采用≥4mm钢化玻璃，可无级停留升降。</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D30F3F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27B45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47518DA">
            <w:pPr>
              <w:widowControl/>
              <w:jc w:val="left"/>
              <w:textAlignment w:val="center"/>
              <w:rPr>
                <w:rFonts w:hint="eastAsia" w:ascii="宋体" w:hAnsi="宋体" w:eastAsia="宋体" w:cs="Times New Roman"/>
                <w:highlight w:val="none"/>
              </w:rPr>
            </w:pPr>
          </w:p>
        </w:tc>
      </w:tr>
      <w:tr w14:paraId="69F7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640" w:type="dxa"/>
            <w:vMerge w:val="continue"/>
            <w:tcBorders>
              <w:left w:val="single" w:color="auto" w:sz="4" w:space="0"/>
              <w:right w:val="single" w:color="auto" w:sz="4" w:space="0"/>
            </w:tcBorders>
            <w:noWrap w:val="0"/>
            <w:vAlign w:val="center"/>
          </w:tcPr>
          <w:p w14:paraId="64F9D73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22618A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078A47D">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w:t>
            </w:r>
            <w:r>
              <w:rPr>
                <w:rFonts w:hint="eastAsia" w:ascii="宋体" w:hAnsi="宋体" w:eastAsia="宋体" w:cs="Times New Roman"/>
                <w:highlight w:val="none"/>
                <w:lang w:eastAsia="zh-CN"/>
              </w:rPr>
              <w:t>、</w:t>
            </w:r>
            <w:r>
              <w:rPr>
                <w:rFonts w:hint="eastAsia" w:ascii="宋体" w:hAnsi="宋体" w:eastAsia="宋体" w:cs="Times New Roman"/>
                <w:highlight w:val="none"/>
              </w:rPr>
              <w:t>台面板为实心理化板台面，台面厚度≥12mm</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B819B4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B0B86C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AED3827">
            <w:pPr>
              <w:widowControl/>
              <w:jc w:val="left"/>
              <w:textAlignment w:val="center"/>
              <w:rPr>
                <w:rFonts w:hint="eastAsia" w:ascii="宋体" w:hAnsi="宋体" w:eastAsia="宋体" w:cs="Times New Roman"/>
                <w:highlight w:val="none"/>
              </w:rPr>
            </w:pPr>
          </w:p>
        </w:tc>
      </w:tr>
      <w:tr w14:paraId="6D25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640" w:type="dxa"/>
            <w:vMerge w:val="continue"/>
            <w:tcBorders>
              <w:left w:val="single" w:color="auto" w:sz="4" w:space="0"/>
              <w:right w:val="single" w:color="auto" w:sz="4" w:space="0"/>
            </w:tcBorders>
            <w:noWrap w:val="0"/>
            <w:vAlign w:val="center"/>
          </w:tcPr>
          <w:p w14:paraId="340DCAD8">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F337F3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4A8B1E9">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5</w:t>
            </w:r>
            <w:r>
              <w:rPr>
                <w:rFonts w:hint="eastAsia" w:ascii="宋体" w:hAnsi="宋体" w:eastAsia="宋体" w:cs="Times New Roman"/>
                <w:highlight w:val="none"/>
                <w:lang w:eastAsia="zh-CN"/>
              </w:rPr>
              <w:t>、</w:t>
            </w:r>
            <w:r>
              <w:rPr>
                <w:rFonts w:hint="eastAsia" w:ascii="宋体" w:hAnsi="宋体" w:eastAsia="宋体" w:cs="Times New Roman"/>
                <w:highlight w:val="none"/>
              </w:rPr>
              <w:t>配置：根据采购方需求配置照明灯，走线线槽，带86面板，调节显示面板</w:t>
            </w:r>
            <w:r>
              <w:rPr>
                <w:rFonts w:hint="eastAsia" w:ascii="Times New Roman" w:hAnsi="Times New Roman"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5F4852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89A9DC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6DDB290">
            <w:pPr>
              <w:widowControl/>
              <w:jc w:val="left"/>
              <w:textAlignment w:val="center"/>
              <w:rPr>
                <w:rFonts w:hint="eastAsia" w:ascii="宋体" w:hAnsi="宋体" w:eastAsia="宋体" w:cs="Times New Roman"/>
                <w:highlight w:val="none"/>
              </w:rPr>
            </w:pPr>
          </w:p>
        </w:tc>
      </w:tr>
      <w:tr w14:paraId="1B96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E021F8D">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82</w:t>
            </w:r>
          </w:p>
        </w:tc>
        <w:tc>
          <w:tcPr>
            <w:tcW w:w="960" w:type="dxa"/>
            <w:vMerge w:val="restart"/>
            <w:tcBorders>
              <w:left w:val="single" w:color="auto" w:sz="4" w:space="0"/>
              <w:right w:val="single" w:color="auto" w:sz="4" w:space="0"/>
            </w:tcBorders>
            <w:noWrap w:val="0"/>
            <w:vAlign w:val="center"/>
          </w:tcPr>
          <w:p w14:paraId="030DC45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定制钢制文件柜4</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81AECD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935279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B7FB5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2A36A7F">
            <w:pPr>
              <w:widowControl/>
              <w:jc w:val="left"/>
              <w:textAlignment w:val="center"/>
              <w:rPr>
                <w:rFonts w:hint="eastAsia" w:ascii="宋体" w:hAnsi="宋体" w:eastAsia="宋体" w:cs="Times New Roman"/>
                <w:highlight w:val="none"/>
              </w:rPr>
            </w:pPr>
          </w:p>
        </w:tc>
      </w:tr>
      <w:tr w14:paraId="2C1E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61188D64">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5F6E0B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A20FF5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2、门板及层板：采用厚度不低于1.0mm医用镀锌钢板，配置加强筋。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74F3CC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218C61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6EBCDFE">
            <w:pPr>
              <w:widowControl/>
              <w:jc w:val="left"/>
              <w:textAlignment w:val="center"/>
              <w:rPr>
                <w:rFonts w:hint="eastAsia" w:ascii="宋体" w:hAnsi="宋体" w:eastAsia="宋体" w:cs="Times New Roman"/>
                <w:highlight w:val="none"/>
              </w:rPr>
            </w:pPr>
          </w:p>
        </w:tc>
      </w:tr>
      <w:tr w14:paraId="4BC4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C91AB7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92C02B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12E26F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3、拉手：一字折弯暗拉手。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BE6DF2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1ABF4A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86E10B6">
            <w:pPr>
              <w:widowControl/>
              <w:jc w:val="left"/>
              <w:textAlignment w:val="center"/>
              <w:rPr>
                <w:rFonts w:hint="eastAsia" w:ascii="宋体" w:hAnsi="宋体" w:eastAsia="宋体" w:cs="Times New Roman"/>
                <w:highlight w:val="none"/>
              </w:rPr>
            </w:pPr>
          </w:p>
        </w:tc>
      </w:tr>
      <w:tr w14:paraId="595B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1ECCDC39">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9DEE0E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831E62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BF52D3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35B4EB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5526D9A">
            <w:pPr>
              <w:widowControl/>
              <w:jc w:val="left"/>
              <w:textAlignment w:val="center"/>
              <w:rPr>
                <w:rFonts w:hint="eastAsia" w:ascii="宋体" w:hAnsi="宋体" w:eastAsia="宋体" w:cs="Times New Roman"/>
                <w:highlight w:val="none"/>
              </w:rPr>
            </w:pPr>
          </w:p>
        </w:tc>
      </w:tr>
      <w:tr w14:paraId="1C97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0CA6128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5EA4FD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FF29B7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5、配置机械锁具。</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DABEF3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CBA751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F2320E8">
            <w:pPr>
              <w:widowControl/>
              <w:jc w:val="left"/>
              <w:textAlignment w:val="center"/>
              <w:rPr>
                <w:rFonts w:hint="eastAsia" w:ascii="宋体" w:hAnsi="宋体" w:eastAsia="宋体" w:cs="Times New Roman"/>
                <w:highlight w:val="none"/>
              </w:rPr>
            </w:pPr>
          </w:p>
        </w:tc>
      </w:tr>
      <w:tr w14:paraId="4FC8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6BF6DFD9">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83</w:t>
            </w:r>
          </w:p>
        </w:tc>
        <w:tc>
          <w:tcPr>
            <w:tcW w:w="960" w:type="dxa"/>
            <w:vMerge w:val="restart"/>
            <w:tcBorders>
              <w:left w:val="single" w:color="auto" w:sz="4" w:space="0"/>
              <w:right w:val="single" w:color="auto" w:sz="4" w:space="0"/>
            </w:tcBorders>
            <w:noWrap w:val="0"/>
            <w:vAlign w:val="center"/>
          </w:tcPr>
          <w:p w14:paraId="53BE7AA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实验台</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DAC3B4D">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1、台面：采用实验室专用</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12.7mm耐腐蚀台面板材，操作面前缘上边经圆滑处理，采用实验室专用实芯理化板加工制作</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3D6138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6319F8">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E34D8FB">
            <w:pPr>
              <w:widowControl/>
              <w:jc w:val="left"/>
              <w:textAlignment w:val="center"/>
              <w:rPr>
                <w:rFonts w:hint="eastAsia" w:ascii="宋体" w:hAnsi="宋体" w:eastAsia="宋体" w:cs="Times New Roman"/>
                <w:highlight w:val="none"/>
              </w:rPr>
            </w:pPr>
          </w:p>
        </w:tc>
      </w:tr>
      <w:tr w14:paraId="2778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04FF23C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758B38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A829165">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2、柜体：采用</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1.0mm冷轧钢板冲折焊接制作，表面酸洗磷化再经抗菌防霉粉末喷涂，喷涂厚度≥75μm。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CE3600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C8CCA5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516154">
            <w:pPr>
              <w:widowControl/>
              <w:jc w:val="left"/>
              <w:textAlignment w:val="center"/>
              <w:rPr>
                <w:rFonts w:hint="eastAsia" w:ascii="宋体" w:hAnsi="宋体" w:eastAsia="宋体" w:cs="Times New Roman"/>
                <w:highlight w:val="none"/>
              </w:rPr>
            </w:pPr>
          </w:p>
        </w:tc>
      </w:tr>
      <w:tr w14:paraId="1F05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640" w:type="dxa"/>
            <w:vMerge w:val="continue"/>
            <w:tcBorders>
              <w:left w:val="single" w:color="auto" w:sz="4" w:space="0"/>
              <w:right w:val="single" w:color="auto" w:sz="4" w:space="0"/>
            </w:tcBorders>
            <w:noWrap w:val="0"/>
            <w:vAlign w:val="center"/>
          </w:tcPr>
          <w:p w14:paraId="405B863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BC723E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D090F3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3、柜体侧板采用≥0.8</w:t>
            </w:r>
            <w:r>
              <w:rPr>
                <w:rFonts w:hint="eastAsia" w:ascii="宋体" w:hAnsi="宋体" w:eastAsia="宋体" w:cs="Times New Roman"/>
                <w:highlight w:val="none"/>
                <w:lang w:val="en-US" w:eastAsia="zh-CN"/>
              </w:rPr>
              <w:t>MM</w:t>
            </w:r>
            <w:r>
              <w:rPr>
                <w:rFonts w:hint="eastAsia" w:ascii="宋体" w:hAnsi="宋体" w:eastAsia="宋体" w:cs="Times New Roman"/>
                <w:highlight w:val="none"/>
              </w:rPr>
              <w:t>医用镀锌钢板，所有钢制部件先经脱脂、水洗、酸洗、中和、磷化、高压冲洗、烘干防锈。主体钣金采用模具一体成型。转角处采用无拼接缝，不采用45°拼角降低钣金件强度和接角处圆弧不均匀。提供未喷涂钣金工艺件样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0D236A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3181D1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9D96E04">
            <w:pPr>
              <w:widowControl/>
              <w:jc w:val="left"/>
              <w:textAlignment w:val="center"/>
              <w:rPr>
                <w:rFonts w:hint="eastAsia" w:ascii="宋体" w:hAnsi="宋体" w:eastAsia="宋体" w:cs="Times New Roman"/>
                <w:highlight w:val="none"/>
              </w:rPr>
            </w:pPr>
          </w:p>
        </w:tc>
      </w:tr>
      <w:tr w14:paraId="7152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4104F70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46EFDF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DACA02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4、门板：采用≥</w:t>
            </w:r>
            <w:r>
              <w:rPr>
                <w:rFonts w:hint="eastAsia" w:ascii="宋体" w:hAnsi="宋体" w:eastAsia="宋体" w:cs="Times New Roman"/>
                <w:highlight w:val="none"/>
                <w:lang w:val="en-US" w:eastAsia="zh-CN"/>
              </w:rPr>
              <w:t>1.0MM</w:t>
            </w:r>
            <w:r>
              <w:rPr>
                <w:rFonts w:hint="eastAsia" w:ascii="宋体" w:hAnsi="宋体" w:eastAsia="宋体" w:cs="Times New Roman"/>
                <w:highlight w:val="none"/>
              </w:rPr>
              <w:t>医用镀锌钢板（SPCCT），喷涂</w:t>
            </w:r>
            <w:r>
              <w:rPr>
                <w:rFonts w:hint="eastAsia" w:ascii="Times New Roman" w:hAnsi="Times New Roman" w:eastAsia="宋体" w:cs="Times New Roman"/>
                <w:highlight w:val="none"/>
                <w:lang w:val="en-US" w:eastAsia="zh-CN"/>
              </w:rPr>
              <w:t>≥</w:t>
            </w:r>
            <w:r>
              <w:rPr>
                <w:rFonts w:hint="eastAsia" w:ascii="宋体" w:hAnsi="宋体" w:eastAsia="宋体" w:cs="Times New Roman"/>
                <w:highlight w:val="none"/>
              </w:rPr>
              <w:t xml:space="preserve">75μm厚抗菌防霉粉末，门面板为凸面双斜边设计，双层结构内外部都经过环氧树脂喷涂中间填充隔音材料；门板内含填充材料起到静音作用。 </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078939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2598EC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1301C1F">
            <w:pPr>
              <w:widowControl/>
              <w:jc w:val="left"/>
              <w:textAlignment w:val="center"/>
              <w:rPr>
                <w:rFonts w:hint="eastAsia" w:ascii="宋体" w:hAnsi="宋体" w:eastAsia="宋体" w:cs="Times New Roman"/>
                <w:highlight w:val="none"/>
              </w:rPr>
            </w:pPr>
          </w:p>
        </w:tc>
      </w:tr>
      <w:tr w14:paraId="709A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640" w:type="dxa"/>
            <w:vMerge w:val="continue"/>
            <w:tcBorders>
              <w:left w:val="single" w:color="auto" w:sz="4" w:space="0"/>
              <w:right w:val="single" w:color="auto" w:sz="4" w:space="0"/>
            </w:tcBorders>
            <w:noWrap w:val="0"/>
            <w:vAlign w:val="center"/>
          </w:tcPr>
          <w:p w14:paraId="740FC8C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A0D53B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5742F5F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5、抽屉: 抽屉为片装组合结构凸面双斜边设计，采用≥0.8MM医用镀锌钢板（SPCCT），喷涂≧75μm厚抗菌防霉粉末，抽屉底部和四面抽墙应为独立拆装结构组装，用拉铆螺母经19kn以上拉力铆固，配合不锈钢机丝螺丝连接现场组装，不破坏防腐涂层，工件所有连接部分经过两次环氧喷涂，避免因水份或者试剂渗漏进接缝后出现腐蚀生锈。抽屉内不出现焊接位，双层结构内外部都经过环氧树脂喷涂中间填充隔音材料；</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179E3C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787B1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CD568EA">
            <w:pPr>
              <w:widowControl/>
              <w:jc w:val="left"/>
              <w:textAlignment w:val="center"/>
              <w:rPr>
                <w:rFonts w:hint="eastAsia" w:ascii="宋体" w:hAnsi="宋体" w:eastAsia="宋体" w:cs="Times New Roman"/>
                <w:highlight w:val="none"/>
              </w:rPr>
            </w:pPr>
          </w:p>
        </w:tc>
      </w:tr>
      <w:tr w14:paraId="19F7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2C1E23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4FFBEB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3D41C8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6、拉手：与柜门、抽面板一体折弯成型拉手。</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293634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825A2A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D10EE1A">
            <w:pPr>
              <w:widowControl/>
              <w:jc w:val="left"/>
              <w:textAlignment w:val="center"/>
              <w:rPr>
                <w:rFonts w:hint="eastAsia" w:ascii="宋体" w:hAnsi="宋体" w:eastAsia="宋体" w:cs="Times New Roman"/>
                <w:highlight w:val="none"/>
              </w:rPr>
            </w:pPr>
          </w:p>
        </w:tc>
      </w:tr>
      <w:tr w14:paraId="0DF5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640" w:type="dxa"/>
            <w:vMerge w:val="continue"/>
            <w:tcBorders>
              <w:left w:val="single" w:color="auto" w:sz="4" w:space="0"/>
              <w:right w:val="single" w:color="auto" w:sz="4" w:space="0"/>
            </w:tcBorders>
            <w:noWrap w:val="0"/>
            <w:vAlign w:val="center"/>
          </w:tcPr>
          <w:p w14:paraId="4A86002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990EBBF">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8F91CFA">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7、高低调整脚：采用M10螺丝压模成型，底衬防水黑色PVC六角套环。</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6E5497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54CD18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CC63AA8">
            <w:pPr>
              <w:widowControl/>
              <w:jc w:val="left"/>
              <w:textAlignment w:val="center"/>
              <w:rPr>
                <w:rFonts w:hint="eastAsia" w:ascii="宋体" w:hAnsi="宋体" w:eastAsia="宋体" w:cs="Times New Roman"/>
                <w:highlight w:val="none"/>
              </w:rPr>
            </w:pPr>
          </w:p>
        </w:tc>
      </w:tr>
      <w:tr w14:paraId="3B7B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5" w:hRule="atLeast"/>
        </w:trPr>
        <w:tc>
          <w:tcPr>
            <w:tcW w:w="640" w:type="dxa"/>
            <w:vMerge w:val="continue"/>
            <w:tcBorders>
              <w:left w:val="single" w:color="auto" w:sz="4" w:space="0"/>
              <w:right w:val="single" w:color="auto" w:sz="4" w:space="0"/>
            </w:tcBorders>
            <w:noWrap w:val="0"/>
            <w:vAlign w:val="center"/>
          </w:tcPr>
          <w:p w14:paraId="7D881E59">
            <w:pPr>
              <w:widowControl/>
              <w:jc w:val="left"/>
              <w:textAlignment w:val="center"/>
              <w:rPr>
                <w:rFonts w:ascii="Times New Roman" w:hAnsi="Times New Roman"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4CF2F34">
            <w:pPr>
              <w:widowControl/>
              <w:jc w:val="left"/>
              <w:textAlignment w:val="center"/>
              <w:rPr>
                <w:rFonts w:ascii="Times New Roman" w:hAnsi="Times New Roman"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66B51AA">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lang w:val="en-US" w:eastAsia="zh-CN"/>
              </w:rPr>
              <w:t>8</w:t>
            </w:r>
            <w:r>
              <w:rPr>
                <w:rFonts w:hint="eastAsia" w:ascii="宋体" w:hAnsi="宋体" w:eastAsia="宋体" w:cs="Times New Roman"/>
                <w:b/>
                <w:bCs/>
                <w:color w:val="FF0000"/>
                <w:highlight w:val="none"/>
              </w:rPr>
              <w:t>、▲冷轧钢板的技术要求：</w:t>
            </w:r>
            <w:r>
              <w:rPr>
                <w:rFonts w:hint="eastAsia" w:ascii="宋体" w:hAnsi="宋体" w:eastAsia="宋体" w:cs="Times New Roman"/>
                <w:b/>
                <w:bCs/>
                <w:color w:val="FF0000"/>
                <w:highlight w:val="none"/>
                <w:lang w:val="en-US" w:eastAsia="zh-CN"/>
              </w:rPr>
              <w:t>依据</w:t>
            </w:r>
            <w:r>
              <w:rPr>
                <w:rFonts w:hint="eastAsia" w:ascii="宋体" w:hAnsi="宋体" w:eastAsia="宋体" w:cs="Times New Roman"/>
                <w:b/>
                <w:bCs/>
                <w:color w:val="FF0000"/>
                <w:highlight w:val="none"/>
              </w:rPr>
              <w:t>QB/T 4767《家具用钢构件》、QB/T 3828《轻工产品金属镀层和化学处理层的耐腐蚀试验方法 铜盐加速乙酸盐雾试验(CASS)法》、QB/T3826《轻工产品金属镀层和化学处理层的耐腐蚀试验方法 中性盐雾试验(NSS)法》、QB/T 4371《家具抗菌性能的评价》</w:t>
            </w:r>
            <w:r>
              <w:rPr>
                <w:rFonts w:hint="eastAsia" w:ascii="宋体" w:hAnsi="宋体" w:eastAsia="宋体" w:cs="Times New Roman"/>
                <w:b/>
                <w:bCs/>
                <w:color w:val="FF0000"/>
                <w:highlight w:val="none"/>
                <w:lang w:eastAsia="zh-CN"/>
              </w:rPr>
              <w:t>、GB/T</w:t>
            </w:r>
            <w:r>
              <w:rPr>
                <w:rFonts w:hint="eastAsia" w:ascii="宋体" w:hAnsi="宋体" w:eastAsia="宋体" w:cs="Times New Roman"/>
                <w:b/>
                <w:bCs/>
                <w:color w:val="FF0000"/>
                <w:highlight w:val="none"/>
                <w:lang w:val="en-US" w:eastAsia="zh-CN"/>
              </w:rPr>
              <w:t xml:space="preserve"> </w:t>
            </w:r>
            <w:r>
              <w:rPr>
                <w:rFonts w:hint="eastAsia" w:ascii="宋体" w:hAnsi="宋体" w:eastAsia="宋体" w:cs="Times New Roman"/>
                <w:b/>
                <w:bCs/>
                <w:color w:val="FF0000"/>
                <w:highlight w:val="none"/>
                <w:lang w:eastAsia="zh-CN"/>
              </w:rPr>
              <w:t>19746《金属和合金的腐蚀 盐溶液周浸试验》</w:t>
            </w:r>
            <w:r>
              <w:rPr>
                <w:rFonts w:hint="eastAsia" w:ascii="宋体" w:hAnsi="宋体" w:eastAsia="宋体" w:cs="Times New Roman"/>
                <w:b/>
                <w:bCs/>
                <w:color w:val="FF0000"/>
                <w:highlight w:val="none"/>
              </w:rPr>
              <w:t>；</w:t>
            </w:r>
          </w:p>
          <w:p w14:paraId="2EE2AABA">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（1）力学性能，下屈服强度≥280MPa；抗拉强度370～500MPa；断后伸长率≥38%；</w:t>
            </w:r>
          </w:p>
          <w:p w14:paraId="240183DB">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（2）铜盐加速乙酸盐雾试验(CASS试验)，连续喷雾</w:t>
            </w:r>
            <w:r>
              <w:rPr>
                <w:rFonts w:hint="eastAsia" w:ascii="宋体" w:hAnsi="宋体" w:eastAsia="宋体" w:cs="Times New Roman"/>
                <w:b/>
                <w:bCs/>
                <w:color w:val="FF0000"/>
                <w:highlight w:val="none"/>
                <w:lang w:val="en-US" w:eastAsia="zh-CN"/>
              </w:rPr>
              <w:t>不少于20</w:t>
            </w:r>
            <w:r>
              <w:rPr>
                <w:rFonts w:hint="eastAsia" w:ascii="宋体" w:hAnsi="宋体" w:eastAsia="宋体" w:cs="Times New Roman"/>
                <w:b/>
                <w:bCs/>
                <w:color w:val="FF0000"/>
                <w:highlight w:val="none"/>
              </w:rPr>
              <w:t>0H，涂(镀)层本身的耐腐蚀等级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级；涂(镀)层对基体的保护等级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级（10级最好，1级最差）；</w:t>
            </w:r>
          </w:p>
          <w:p w14:paraId="7ECFCC2E">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（3）中性盐雾试验(NSS试验)，连续喷雾</w:t>
            </w:r>
            <w:r>
              <w:rPr>
                <w:rFonts w:hint="eastAsia" w:ascii="宋体" w:hAnsi="宋体" w:eastAsia="宋体" w:cs="Times New Roman"/>
                <w:b/>
                <w:bCs/>
                <w:color w:val="FF0000"/>
                <w:highlight w:val="none"/>
                <w:lang w:val="en-US" w:eastAsia="zh-CN"/>
              </w:rPr>
              <w:t>不少于20</w:t>
            </w:r>
            <w:r>
              <w:rPr>
                <w:rFonts w:hint="eastAsia" w:ascii="宋体" w:hAnsi="宋体" w:eastAsia="宋体" w:cs="Times New Roman"/>
                <w:b/>
                <w:bCs/>
                <w:color w:val="FF0000"/>
                <w:highlight w:val="none"/>
              </w:rPr>
              <w:t>0H，涂(镀)层本身的耐腐蚀等级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级；涂(镀)层对基体的保护等级</w:t>
            </w:r>
            <w:r>
              <w:rPr>
                <w:rFonts w:hint="eastAsia" w:ascii="宋体" w:hAnsi="宋体" w:eastAsia="宋体" w:cs="Times New Roman"/>
                <w:b/>
                <w:bCs/>
                <w:color w:val="FF0000"/>
                <w:highlight w:val="none"/>
                <w:lang w:val="en-US" w:eastAsia="zh-CN"/>
              </w:rPr>
              <w:t>≥9</w:t>
            </w:r>
            <w:r>
              <w:rPr>
                <w:rFonts w:hint="eastAsia" w:ascii="宋体" w:hAnsi="宋体" w:eastAsia="宋体" w:cs="Times New Roman"/>
                <w:b/>
                <w:bCs/>
                <w:color w:val="FF0000"/>
                <w:highlight w:val="none"/>
              </w:rPr>
              <w:t>级（10级最好，1级最差）；</w:t>
            </w:r>
          </w:p>
          <w:p w14:paraId="23BC0379">
            <w:pPr>
              <w:widowControl/>
              <w:spacing w:line="240" w:lineRule="auto"/>
              <w:ind w:left="0" w:leftChars="0" w:firstLine="0" w:firstLineChars="0"/>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（4）抗菌性能：金黄色葡萄球菌、大肠杆菌、鲍曼不动杆菌、嗜肺军团菌、奇异变形杆菌、粪链球菌，抑菌率≥99%。</w:t>
            </w:r>
          </w:p>
          <w:p w14:paraId="24C0A184">
            <w:pPr>
              <w:adjustRightInd w:val="0"/>
              <w:snapToGrid w:val="0"/>
              <w:rPr>
                <w:rFonts w:hint="eastAsia" w:ascii="宋体" w:hAnsi="宋体" w:eastAsia="宋体" w:cs="宋体"/>
                <w:b/>
                <w:bCs/>
                <w:sz w:val="21"/>
                <w:szCs w:val="21"/>
                <w:highlight w:val="none"/>
                <w:lang w:val="en-US" w:eastAsia="zh-CN" w:bidi="ar-SA"/>
              </w:rPr>
            </w:pPr>
            <w:r>
              <w:rPr>
                <w:rFonts w:hint="eastAsia" w:ascii="宋体" w:hAnsi="宋体" w:eastAsia="宋体" w:cs="宋体"/>
                <w:b/>
                <w:bCs/>
                <w:color w:val="FF0000"/>
                <w:sz w:val="21"/>
                <w:szCs w:val="21"/>
                <w:highlight w:val="none"/>
                <w:lang w:val="en-US" w:eastAsia="zh-CN" w:bidi="ar-SA"/>
              </w:rPr>
              <w:t>（5）盐溶液周浸试验≥180h，质量损失率≤0.1g/㎡，经≥180 小时周浸试验后，样品表面涂层未被蚀。</w:t>
            </w:r>
          </w:p>
          <w:p w14:paraId="590D4EA8">
            <w:pPr>
              <w:widowControl/>
              <w:spacing w:line="240" w:lineRule="auto"/>
              <w:ind w:left="11" w:leftChars="0" w:hanging="11" w:hangingChars="5"/>
              <w:jc w:val="left"/>
              <w:textAlignment w:val="center"/>
              <w:rPr>
                <w:rFonts w:hint="eastAsia" w:ascii="宋体" w:hAnsi="宋体" w:eastAsia="宋体" w:cs="Times New Roman"/>
                <w:highlight w:val="none"/>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A76F2E6">
            <w:pPr>
              <w:widowControl/>
              <w:spacing w:line="240" w:lineRule="auto"/>
              <w:ind w:left="11" w:leftChars="0" w:hanging="11" w:hangingChars="5"/>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B28C6C2">
            <w:pPr>
              <w:widowControl/>
              <w:spacing w:line="240" w:lineRule="auto"/>
              <w:ind w:left="11" w:leftChars="0" w:hanging="11" w:hangingChars="5"/>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575540">
            <w:pPr>
              <w:widowControl/>
              <w:spacing w:line="240" w:lineRule="auto"/>
              <w:ind w:left="11" w:leftChars="0" w:hanging="11" w:hangingChars="5"/>
              <w:jc w:val="left"/>
              <w:textAlignment w:val="center"/>
              <w:rPr>
                <w:rFonts w:hint="eastAsia" w:ascii="宋体" w:hAnsi="宋体" w:eastAsia="宋体" w:cs="宋体"/>
                <w:b/>
                <w:bCs/>
                <w:color w:val="FF0000"/>
                <w:sz w:val="21"/>
                <w:szCs w:val="21"/>
                <w:highlight w:val="none"/>
                <w:lang w:val="en-US" w:eastAsia="zh-CN" w:bidi="ar-SA"/>
              </w:rPr>
            </w:pPr>
          </w:p>
        </w:tc>
      </w:tr>
      <w:tr w14:paraId="04AD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32AC7098">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84</w:t>
            </w:r>
          </w:p>
        </w:tc>
        <w:tc>
          <w:tcPr>
            <w:tcW w:w="960" w:type="dxa"/>
            <w:vMerge w:val="restart"/>
            <w:tcBorders>
              <w:left w:val="single" w:color="auto" w:sz="4" w:space="0"/>
              <w:right w:val="single" w:color="auto" w:sz="4" w:space="0"/>
            </w:tcBorders>
            <w:noWrap w:val="0"/>
            <w:vAlign w:val="center"/>
          </w:tcPr>
          <w:p w14:paraId="0AC4C8A6">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防火柜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FEC79C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E340CF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60F503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5AD5D4A">
            <w:pPr>
              <w:widowControl/>
              <w:jc w:val="left"/>
              <w:textAlignment w:val="center"/>
              <w:rPr>
                <w:rFonts w:hint="eastAsia" w:ascii="宋体" w:hAnsi="宋体" w:eastAsia="宋体" w:cs="Times New Roman"/>
                <w:highlight w:val="none"/>
              </w:rPr>
            </w:pPr>
          </w:p>
        </w:tc>
      </w:tr>
      <w:tr w14:paraId="40D5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4999A9F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5BDFA00">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7C7E54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23DDB3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C4429A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A8BDA91">
            <w:pPr>
              <w:widowControl/>
              <w:jc w:val="left"/>
              <w:textAlignment w:val="center"/>
              <w:rPr>
                <w:rFonts w:hint="eastAsia" w:ascii="宋体" w:hAnsi="宋体" w:eastAsia="宋体" w:cs="Times New Roman"/>
                <w:highlight w:val="none"/>
              </w:rPr>
            </w:pPr>
          </w:p>
        </w:tc>
      </w:tr>
      <w:tr w14:paraId="14DC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54A3DC3F">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569F6F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88CF9B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3、功能配置：配置机械锁。</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65A3E0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96ABEB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AC1989C">
            <w:pPr>
              <w:widowControl/>
              <w:jc w:val="left"/>
              <w:textAlignment w:val="center"/>
              <w:rPr>
                <w:rFonts w:hint="eastAsia" w:ascii="宋体" w:hAnsi="宋体" w:eastAsia="宋体" w:cs="Times New Roman"/>
                <w:highlight w:val="none"/>
              </w:rPr>
            </w:pPr>
          </w:p>
        </w:tc>
      </w:tr>
      <w:tr w14:paraId="566B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D98C3DA">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A470E96">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695358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27157C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E4846B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AC3D46E">
            <w:pPr>
              <w:widowControl/>
              <w:jc w:val="left"/>
              <w:textAlignment w:val="center"/>
              <w:rPr>
                <w:rFonts w:hint="eastAsia" w:ascii="宋体" w:hAnsi="宋体" w:eastAsia="宋体" w:cs="Times New Roman"/>
                <w:highlight w:val="none"/>
              </w:rPr>
            </w:pPr>
          </w:p>
        </w:tc>
      </w:tr>
      <w:tr w14:paraId="1F68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restart"/>
            <w:tcBorders>
              <w:left w:val="single" w:color="auto" w:sz="4" w:space="0"/>
              <w:right w:val="single" w:color="auto" w:sz="4" w:space="0"/>
            </w:tcBorders>
            <w:noWrap w:val="0"/>
            <w:vAlign w:val="center"/>
          </w:tcPr>
          <w:p w14:paraId="2F3ABA17">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85</w:t>
            </w:r>
          </w:p>
        </w:tc>
        <w:tc>
          <w:tcPr>
            <w:tcW w:w="960" w:type="dxa"/>
            <w:vMerge w:val="restart"/>
            <w:tcBorders>
              <w:left w:val="single" w:color="auto" w:sz="4" w:space="0"/>
              <w:right w:val="single" w:color="auto" w:sz="4" w:space="0"/>
            </w:tcBorders>
            <w:noWrap w:val="0"/>
            <w:vAlign w:val="center"/>
          </w:tcPr>
          <w:p w14:paraId="652205E3">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标本柜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0AE165A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1、材质：采用304不锈钢经压折、焊接、抛光打磨而成，没有外露点；板材厚度不低于1.0mm；</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C6CE95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34D87D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33C2A6B">
            <w:pPr>
              <w:widowControl/>
              <w:jc w:val="left"/>
              <w:textAlignment w:val="center"/>
              <w:rPr>
                <w:rFonts w:hint="eastAsia" w:ascii="宋体" w:hAnsi="宋体" w:eastAsia="宋体" w:cs="Times New Roman"/>
                <w:highlight w:val="none"/>
              </w:rPr>
            </w:pPr>
          </w:p>
        </w:tc>
      </w:tr>
      <w:tr w14:paraId="64E8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72D635B0">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51CABC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79E69E4">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2、结构：焊接光滑无毛刺，表面抛光处理，抗腐蚀易清洗。</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6F6419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A3433A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B6A47B7">
            <w:pPr>
              <w:widowControl/>
              <w:jc w:val="left"/>
              <w:textAlignment w:val="center"/>
              <w:rPr>
                <w:rFonts w:hint="eastAsia" w:ascii="宋体" w:hAnsi="宋体" w:eastAsia="宋体" w:cs="Times New Roman"/>
                <w:highlight w:val="none"/>
              </w:rPr>
            </w:pPr>
          </w:p>
        </w:tc>
      </w:tr>
      <w:tr w14:paraId="223A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50D6081E">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86</w:t>
            </w:r>
          </w:p>
        </w:tc>
        <w:tc>
          <w:tcPr>
            <w:tcW w:w="960" w:type="dxa"/>
            <w:vMerge w:val="restart"/>
            <w:tcBorders>
              <w:left w:val="single" w:color="auto" w:sz="4" w:space="0"/>
              <w:right w:val="single" w:color="auto" w:sz="4" w:space="0"/>
            </w:tcBorders>
            <w:noWrap w:val="0"/>
            <w:vAlign w:val="center"/>
          </w:tcPr>
          <w:p w14:paraId="65CB3315">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通风柜2</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CF9B3A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w:t>
            </w:r>
            <w:r>
              <w:rPr>
                <w:rFonts w:hint="eastAsia" w:ascii="宋体" w:hAnsi="宋体" w:eastAsia="宋体" w:cs="Times New Roman"/>
                <w:highlight w:val="none"/>
                <w:lang w:eastAsia="zh-CN"/>
              </w:rPr>
              <w:t>、</w:t>
            </w:r>
            <w:r>
              <w:rPr>
                <w:rFonts w:hint="eastAsia" w:ascii="宋体" w:hAnsi="宋体" w:eastAsia="宋体" w:cs="Times New Roman"/>
                <w:highlight w:val="none"/>
              </w:rPr>
              <w:t>材质：采用厚度不低于1.0mm电解钢板，表面均要求除锈、酸洗、磷化等防锈处理，外层采用环氧树脂粉末高温静电喷涂，表面均匀静电粉沫喷涂，无突出漆块，无砂眼、折角处圆滑、无毛刺；</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E7EEC0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AF8715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FD25878">
            <w:pPr>
              <w:widowControl/>
              <w:jc w:val="left"/>
              <w:textAlignment w:val="center"/>
              <w:rPr>
                <w:rFonts w:hint="eastAsia" w:ascii="宋体" w:hAnsi="宋体" w:eastAsia="宋体" w:cs="Times New Roman"/>
                <w:highlight w:val="none"/>
              </w:rPr>
            </w:pPr>
          </w:p>
        </w:tc>
      </w:tr>
      <w:tr w14:paraId="6F12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195F1FC">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01E211EE">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CEA106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w:t>
            </w:r>
            <w:r>
              <w:rPr>
                <w:rFonts w:hint="eastAsia" w:ascii="宋体" w:hAnsi="宋体" w:eastAsia="宋体" w:cs="Times New Roman"/>
                <w:highlight w:val="none"/>
                <w:lang w:eastAsia="zh-CN"/>
              </w:rPr>
              <w:t>、</w:t>
            </w:r>
            <w:r>
              <w:rPr>
                <w:rFonts w:hint="eastAsia" w:ascii="宋体" w:hAnsi="宋体" w:eastAsia="宋体" w:cs="Times New Roman"/>
                <w:highlight w:val="none"/>
              </w:rPr>
              <w:t>五金：导轨为不锈钢静音导轨，门铰为不锈钢合页。</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919D72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B652D5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A7D722">
            <w:pPr>
              <w:widowControl/>
              <w:jc w:val="left"/>
              <w:textAlignment w:val="center"/>
              <w:rPr>
                <w:rFonts w:hint="eastAsia" w:ascii="宋体" w:hAnsi="宋体" w:eastAsia="宋体" w:cs="Times New Roman"/>
                <w:highlight w:val="none"/>
              </w:rPr>
            </w:pPr>
          </w:p>
        </w:tc>
      </w:tr>
      <w:tr w14:paraId="42CF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70C1498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5853BC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4C272B12">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w:t>
            </w:r>
            <w:r>
              <w:rPr>
                <w:rFonts w:hint="eastAsia" w:ascii="宋体" w:hAnsi="宋体" w:eastAsia="宋体" w:cs="Times New Roman"/>
                <w:highlight w:val="none"/>
                <w:lang w:eastAsia="zh-CN"/>
              </w:rPr>
              <w:t>、</w:t>
            </w:r>
            <w:r>
              <w:rPr>
                <w:rFonts w:hint="eastAsia" w:ascii="宋体" w:hAnsi="宋体" w:eastAsia="宋体" w:cs="Times New Roman"/>
                <w:highlight w:val="none"/>
              </w:rPr>
              <w:t>结构：全钢落地式结构，背板落地，带全钢制主机柜，操作视窗采用≥4mm钢化玻璃，可无级停留升降。</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3BC10B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A7791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12AB5DE">
            <w:pPr>
              <w:widowControl/>
              <w:jc w:val="left"/>
              <w:textAlignment w:val="center"/>
              <w:rPr>
                <w:rFonts w:hint="eastAsia" w:ascii="宋体" w:hAnsi="宋体" w:eastAsia="宋体" w:cs="Times New Roman"/>
                <w:highlight w:val="none"/>
              </w:rPr>
            </w:pPr>
          </w:p>
        </w:tc>
      </w:tr>
      <w:tr w14:paraId="1BDA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A71180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9F0E2E5">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19C0C52">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4</w:t>
            </w:r>
            <w:r>
              <w:rPr>
                <w:rFonts w:hint="eastAsia" w:ascii="宋体" w:hAnsi="宋体" w:eastAsia="宋体" w:cs="Times New Roman"/>
                <w:highlight w:val="none"/>
                <w:lang w:eastAsia="zh-CN"/>
              </w:rPr>
              <w:t>、</w:t>
            </w:r>
            <w:r>
              <w:rPr>
                <w:rFonts w:hint="eastAsia" w:ascii="宋体" w:hAnsi="宋体" w:eastAsia="宋体" w:cs="Times New Roman"/>
                <w:highlight w:val="none"/>
              </w:rPr>
              <w:t>台面板为</w:t>
            </w:r>
            <w:r>
              <w:rPr>
                <w:rFonts w:hint="eastAsia" w:ascii="宋体" w:hAnsi="宋体" w:eastAsia="宋体" w:cs="Times New Roman"/>
                <w:highlight w:val="none"/>
                <w:lang w:val="en-US" w:eastAsia="zh-CN"/>
              </w:rPr>
              <w:t>实验室专用陶瓷</w:t>
            </w:r>
            <w:r>
              <w:rPr>
                <w:rFonts w:hint="eastAsia" w:ascii="宋体" w:hAnsi="宋体" w:eastAsia="宋体" w:cs="Times New Roman"/>
                <w:highlight w:val="none"/>
              </w:rPr>
              <w:t>台面，台面厚度≥12mm</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362853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ADD3CA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3038649">
            <w:pPr>
              <w:widowControl/>
              <w:jc w:val="left"/>
              <w:textAlignment w:val="center"/>
              <w:rPr>
                <w:rFonts w:hint="eastAsia" w:ascii="宋体" w:hAnsi="宋体" w:eastAsia="宋体" w:cs="Times New Roman"/>
                <w:highlight w:val="none"/>
              </w:rPr>
            </w:pPr>
          </w:p>
        </w:tc>
      </w:tr>
      <w:tr w14:paraId="09E68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AF3C23D">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0891A0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80605E1">
            <w:pPr>
              <w:widowControl/>
              <w:jc w:val="left"/>
              <w:textAlignment w:val="center"/>
              <w:rPr>
                <w:rFonts w:hint="eastAsia" w:ascii="宋体" w:hAnsi="宋体" w:eastAsia="宋体" w:cs="Times New Roman"/>
                <w:highlight w:val="none"/>
                <w:lang w:eastAsia="zh-CN"/>
              </w:rPr>
            </w:pPr>
            <w:r>
              <w:rPr>
                <w:rFonts w:hint="eastAsia" w:ascii="宋体" w:hAnsi="宋体" w:eastAsia="宋体" w:cs="Times New Roman"/>
                <w:highlight w:val="none"/>
              </w:rPr>
              <w:t>5</w:t>
            </w:r>
            <w:r>
              <w:rPr>
                <w:rFonts w:hint="eastAsia" w:ascii="宋体" w:hAnsi="宋体" w:eastAsia="宋体" w:cs="Times New Roman"/>
                <w:highlight w:val="none"/>
                <w:lang w:eastAsia="zh-CN"/>
              </w:rPr>
              <w:t>、</w:t>
            </w:r>
            <w:r>
              <w:rPr>
                <w:rFonts w:hint="eastAsia" w:ascii="宋体" w:hAnsi="宋体" w:eastAsia="宋体" w:cs="Times New Roman"/>
                <w:highlight w:val="none"/>
              </w:rPr>
              <w:t>配置：根据采购方需求配置照明灯，走线线槽，带86面板，调节显示面板</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874773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82808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2B5FBEE">
            <w:pPr>
              <w:widowControl/>
              <w:jc w:val="left"/>
              <w:textAlignment w:val="center"/>
              <w:rPr>
                <w:rFonts w:hint="eastAsia" w:ascii="宋体" w:hAnsi="宋体" w:eastAsia="宋体" w:cs="Times New Roman"/>
                <w:highlight w:val="none"/>
              </w:rPr>
            </w:pPr>
          </w:p>
        </w:tc>
      </w:tr>
      <w:tr w14:paraId="4422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6DAE17A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6634412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7C12F10F">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6</w:t>
            </w:r>
            <w:r>
              <w:rPr>
                <w:rFonts w:hint="eastAsia" w:ascii="宋体" w:hAnsi="宋体" w:eastAsia="宋体" w:cs="Times New Roman"/>
                <w:highlight w:val="none"/>
                <w:lang w:eastAsia="zh-CN"/>
              </w:rPr>
              <w:t>、</w:t>
            </w:r>
            <w:r>
              <w:rPr>
                <w:rFonts w:hint="eastAsia" w:ascii="宋体" w:hAnsi="宋体" w:eastAsia="宋体" w:cs="Times New Roman"/>
                <w:highlight w:val="none"/>
              </w:rPr>
              <w:t>颜色、款式：根据采购人需求制定。制作前深化结构图报采购人书面确认。</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4ED514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F0512F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3ECCDA8">
            <w:pPr>
              <w:widowControl/>
              <w:jc w:val="left"/>
              <w:textAlignment w:val="center"/>
              <w:rPr>
                <w:rFonts w:hint="eastAsia" w:ascii="宋体" w:hAnsi="宋体" w:eastAsia="宋体" w:cs="Times New Roman"/>
                <w:highlight w:val="none"/>
              </w:rPr>
            </w:pPr>
          </w:p>
        </w:tc>
      </w:tr>
      <w:tr w14:paraId="2239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1F9C36A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E82D452">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00ED86B8">
            <w:pPr>
              <w:widowControl/>
              <w:jc w:val="left"/>
              <w:textAlignment w:val="center"/>
              <w:rPr>
                <w:rFonts w:hint="eastAsia" w:ascii="宋体" w:hAnsi="宋体" w:eastAsia="宋体" w:cs="Times New Roman"/>
                <w:b/>
                <w:bCs/>
                <w:color w:val="FF0000"/>
                <w:highlight w:val="none"/>
              </w:rPr>
            </w:pPr>
            <w:r>
              <w:rPr>
                <w:rFonts w:hint="eastAsia" w:ascii="宋体" w:hAnsi="宋体" w:eastAsia="宋体" w:cs="Times New Roman"/>
                <w:b/>
                <w:bCs/>
                <w:color w:val="FF0000"/>
                <w:highlight w:val="none"/>
              </w:rPr>
              <w:t>7、▲陶瓷台面的技术要求：GB 6566《建筑材料放射性核素限量》、GB/T 4100《陶瓷砖》</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GB/T 23266《陶瓷板》</w:t>
            </w:r>
          </w:p>
          <w:p w14:paraId="476DBB21">
            <w:pPr>
              <w:widowControl/>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highlight w:val="none"/>
              </w:rPr>
              <w:t>1、放射性核素限量</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内照射指数</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IRa&lt;0.1</w:t>
            </w:r>
            <w:r>
              <w:rPr>
                <w:rFonts w:hint="eastAsia" w:ascii="宋体" w:hAnsi="宋体" w:eastAsia="宋体" w:cs="Times New Roman"/>
                <w:b/>
                <w:bCs/>
                <w:color w:val="FF0000"/>
                <w:highlight w:val="none"/>
                <w:lang w:eastAsia="zh-CN"/>
              </w:rPr>
              <w:t>，</w:t>
            </w:r>
            <w:r>
              <w:rPr>
                <w:rFonts w:hint="eastAsia" w:ascii="宋体" w:hAnsi="宋体" w:eastAsia="宋体" w:cs="Times New Roman"/>
                <w:b/>
                <w:bCs/>
                <w:color w:val="FF0000"/>
                <w:highlight w:val="none"/>
              </w:rPr>
              <w:t>外照射指数:Ir&lt;0.1</w:t>
            </w:r>
            <w:r>
              <w:rPr>
                <w:rFonts w:hint="eastAsia" w:ascii="宋体" w:hAnsi="宋体" w:eastAsia="宋体" w:cs="Times New Roman"/>
                <w:b/>
                <w:bCs/>
                <w:color w:val="FF0000"/>
                <w:highlight w:val="none"/>
                <w:lang w:eastAsia="zh-CN"/>
              </w:rPr>
              <w:t>；</w:t>
            </w:r>
          </w:p>
          <w:p w14:paraId="655C728A">
            <w:pPr>
              <w:widowControl/>
              <w:jc w:val="left"/>
              <w:textAlignment w:val="center"/>
              <w:rPr>
                <w:rFonts w:hint="default" w:ascii="宋体" w:hAnsi="宋体" w:eastAsia="宋体" w:cs="Times New Roman"/>
                <w:b/>
                <w:bCs/>
                <w:color w:val="FF0000"/>
                <w:highlight w:val="none"/>
                <w:lang w:val="en-US" w:eastAsia="zh-CN"/>
              </w:rPr>
            </w:pPr>
            <w:r>
              <w:rPr>
                <w:rFonts w:hint="eastAsia" w:ascii="宋体" w:hAnsi="宋体" w:eastAsia="宋体" w:cs="Times New Roman"/>
                <w:b/>
                <w:bCs/>
                <w:color w:val="FF0000"/>
                <w:highlight w:val="none"/>
              </w:rPr>
              <w:t>2、静摩擦系数</w:t>
            </w:r>
            <w:r>
              <w:rPr>
                <w:rFonts w:hint="eastAsia" w:ascii="宋体" w:hAnsi="宋体" w:eastAsia="宋体" w:cs="Times New Roman"/>
                <w:b/>
                <w:bCs/>
                <w:color w:val="FF0000"/>
                <w:highlight w:val="none"/>
                <w:lang w:val="en-US" w:eastAsia="zh-CN"/>
              </w:rPr>
              <w:t>符合标准要求；</w:t>
            </w:r>
          </w:p>
          <w:p w14:paraId="74DFF3B7">
            <w:pPr>
              <w:widowControl/>
              <w:numPr>
                <w:ilvl w:val="0"/>
                <w:numId w:val="0"/>
              </w:numPr>
              <w:ind w:left="0" w:leftChars="0" w:firstLine="0" w:firstLineChars="0"/>
              <w:jc w:val="left"/>
              <w:textAlignment w:val="center"/>
              <w:rPr>
                <w:rFonts w:hint="eastAsia" w:ascii="宋体" w:hAnsi="宋体" w:eastAsia="宋体" w:cs="Times New Roman"/>
                <w:b/>
                <w:bCs/>
                <w:color w:val="FF0000"/>
                <w:highlight w:val="none"/>
                <w:lang w:eastAsia="zh-CN"/>
              </w:rPr>
            </w:pPr>
            <w:r>
              <w:rPr>
                <w:rFonts w:hint="eastAsia" w:ascii="宋体" w:hAnsi="宋体" w:eastAsia="宋体" w:cs="Times New Roman"/>
                <w:b/>
                <w:bCs/>
                <w:color w:val="FF0000"/>
                <w:kern w:val="2"/>
                <w:sz w:val="21"/>
                <w:szCs w:val="24"/>
                <w:highlight w:val="none"/>
                <w:lang w:val="en-US" w:eastAsia="zh-CN" w:bidi="ar-SA"/>
              </w:rPr>
              <w:t>3、</w:t>
            </w:r>
            <w:r>
              <w:rPr>
                <w:rFonts w:hint="eastAsia" w:ascii="宋体" w:hAnsi="宋体" w:eastAsia="宋体" w:cs="Times New Roman"/>
                <w:b/>
                <w:bCs/>
                <w:color w:val="FF0000"/>
                <w:highlight w:val="none"/>
              </w:rPr>
              <w:t>表面质量、吸水率、光泽度、耐化学腐蚀性、耐污染性、釉面铅和镉的溶出量</w:t>
            </w:r>
            <w:r>
              <w:rPr>
                <w:rFonts w:hint="eastAsia" w:ascii="宋体" w:hAnsi="宋体" w:eastAsia="宋体" w:cs="Times New Roman"/>
                <w:b/>
                <w:bCs/>
                <w:color w:val="FF0000"/>
                <w:highlight w:val="none"/>
                <w:lang w:val="en-US" w:eastAsia="zh-CN"/>
              </w:rPr>
              <w:t>符合标准要求</w:t>
            </w:r>
            <w:r>
              <w:rPr>
                <w:rFonts w:hint="eastAsia" w:ascii="宋体" w:hAnsi="宋体" w:eastAsia="宋体" w:cs="Times New Roman"/>
                <w:b/>
                <w:bCs/>
                <w:color w:val="FF0000"/>
                <w:highlight w:val="none"/>
                <w:lang w:eastAsia="zh-CN"/>
              </w:rPr>
              <w:t>；</w:t>
            </w:r>
          </w:p>
          <w:p w14:paraId="58A9B6C4">
            <w:pPr>
              <w:widowControl/>
              <w:jc w:val="left"/>
              <w:textAlignment w:val="center"/>
              <w:rPr>
                <w:rFonts w:hint="eastAsia" w:ascii="宋体" w:hAnsi="宋体" w:eastAsia="宋体" w:cs="Times New Roman"/>
                <w:kern w:val="2"/>
                <w:sz w:val="21"/>
                <w:szCs w:val="24"/>
                <w:highlight w:val="none"/>
                <w:lang w:val="en-US" w:eastAsia="zh-CN" w:bidi="ar-SA"/>
              </w:rPr>
            </w:pPr>
            <w:r>
              <w:rPr>
                <w:rFonts w:hint="eastAsia" w:ascii="宋体" w:hAnsi="宋体" w:eastAsia="宋体" w:cs="宋体"/>
                <w:b/>
                <w:bCs/>
                <w:color w:val="FF0000"/>
                <w:sz w:val="21"/>
                <w:szCs w:val="21"/>
                <w:highlight w:val="none"/>
                <w:lang w:val="en-US" w:eastAsia="zh-CN" w:bidi="ar-SA"/>
              </w:rPr>
              <w:t>（投标时同时提供：①由第三方检验检测机构出具并加盖（或带有）CMA标志的检验检测报告扫描件，原件备查；②上述检验检测报告在全国认证认可信息公共服务平台（认e云）（http://cx.cnca.cn/）的信息查询记录截图。注：①对应参数（检验检测项）在检验检测报告中进行标注；②检测报告封面产品名称与所投产品不一致的需作书面说明，否则该项不得分；③检验检测报告出具的时间应在2024年1月1日至本项目投标截止时间。④</w:t>
            </w:r>
            <w:r>
              <w:rPr>
                <w:rFonts w:hint="eastAsia" w:ascii="宋体" w:hAnsi="宋体" w:cs="宋体"/>
                <w:b/>
                <w:bCs/>
                <w:color w:val="FF0000"/>
                <w:sz w:val="21"/>
                <w:szCs w:val="21"/>
                <w:highlight w:val="none"/>
                <w:lang w:val="en-US" w:eastAsia="zh-CN" w:bidi="ar-SA"/>
              </w:rPr>
              <w:t>若</w:t>
            </w:r>
            <w:r>
              <w:rPr>
                <w:rFonts w:hint="eastAsia" w:ascii="宋体" w:hAnsi="宋体" w:eastAsia="宋体" w:cs="宋体"/>
                <w:b/>
                <w:bCs/>
                <w:color w:val="FF0000"/>
                <w:sz w:val="21"/>
                <w:szCs w:val="21"/>
                <w:highlight w:val="none"/>
                <w:lang w:val="en-US" w:eastAsia="zh-CN" w:bidi="ar-SA"/>
              </w:rPr>
              <w:t>相关检验检测项不在检验检测机构CMA资质许可（认定）范围内的，不符合招标文件要求。）</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52A0F42">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BE6BE34">
            <w:pPr>
              <w:widowControl/>
              <w:jc w:val="left"/>
              <w:textAlignment w:val="center"/>
              <w:rPr>
                <w:rFonts w:hint="eastAsia" w:ascii="宋体" w:hAnsi="宋体" w:eastAsia="宋体" w:cs="宋体"/>
                <w:b/>
                <w:bCs/>
                <w:color w:val="FF0000"/>
                <w:sz w:val="21"/>
                <w:szCs w:val="21"/>
                <w:highlight w:val="none"/>
                <w:lang w:val="en-US" w:eastAsia="zh-CN" w:bidi="ar-SA"/>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939E03D">
            <w:pPr>
              <w:widowControl/>
              <w:jc w:val="left"/>
              <w:textAlignment w:val="center"/>
              <w:rPr>
                <w:rFonts w:hint="eastAsia" w:ascii="宋体" w:hAnsi="宋体" w:eastAsia="宋体" w:cs="宋体"/>
                <w:b/>
                <w:bCs/>
                <w:color w:val="FF0000"/>
                <w:sz w:val="21"/>
                <w:szCs w:val="21"/>
                <w:highlight w:val="none"/>
                <w:lang w:val="en-US" w:eastAsia="zh-CN" w:bidi="ar-SA"/>
              </w:rPr>
            </w:pPr>
          </w:p>
        </w:tc>
      </w:tr>
      <w:tr w14:paraId="3D52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3B6106B">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87</w:t>
            </w:r>
          </w:p>
        </w:tc>
        <w:tc>
          <w:tcPr>
            <w:tcW w:w="960" w:type="dxa"/>
            <w:vMerge w:val="restart"/>
            <w:tcBorders>
              <w:left w:val="single" w:color="auto" w:sz="4" w:space="0"/>
              <w:right w:val="single" w:color="auto" w:sz="4" w:space="0"/>
            </w:tcBorders>
            <w:noWrap w:val="0"/>
            <w:vAlign w:val="center"/>
          </w:tcPr>
          <w:p w14:paraId="39517512">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玻片柜</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4C51180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1、柜体：采用厚度不低于1.0mm医用镀锌钢板。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1B04CB91">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7523D406">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5515C19">
            <w:pPr>
              <w:widowControl/>
              <w:jc w:val="left"/>
              <w:textAlignment w:val="center"/>
              <w:rPr>
                <w:rFonts w:hint="eastAsia" w:ascii="宋体" w:hAnsi="宋体" w:eastAsia="宋体" w:cs="Times New Roman"/>
                <w:highlight w:val="none"/>
              </w:rPr>
            </w:pPr>
          </w:p>
        </w:tc>
      </w:tr>
      <w:tr w14:paraId="3DFF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39D3048B">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7F8BADA3">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0271A4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2、门板：采用厚度不低于1.0mm医用镀锌钢板。</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4E981B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7D3A1C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34491AD">
            <w:pPr>
              <w:widowControl/>
              <w:jc w:val="left"/>
              <w:textAlignment w:val="center"/>
              <w:rPr>
                <w:rFonts w:hint="eastAsia" w:ascii="宋体" w:hAnsi="宋体" w:eastAsia="宋体" w:cs="Times New Roman"/>
                <w:highlight w:val="none"/>
              </w:rPr>
            </w:pPr>
          </w:p>
        </w:tc>
      </w:tr>
      <w:tr w14:paraId="42F2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640" w:type="dxa"/>
            <w:vMerge w:val="continue"/>
            <w:tcBorders>
              <w:left w:val="single" w:color="auto" w:sz="4" w:space="0"/>
              <w:right w:val="single" w:color="auto" w:sz="4" w:space="0"/>
            </w:tcBorders>
            <w:noWrap w:val="0"/>
            <w:vAlign w:val="center"/>
          </w:tcPr>
          <w:p w14:paraId="46021B3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DC4D49A">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F83CAE0">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3、功能：根据整体尺寸分配各个小抽屉，每个抽屉内按照玻片尺寸定制的插片格。医用静音缓冲三节导轨 ，每个抽面带有特制的标签框。</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413071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F150D0D">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6E62EB5">
            <w:pPr>
              <w:widowControl/>
              <w:jc w:val="left"/>
              <w:textAlignment w:val="center"/>
              <w:rPr>
                <w:rFonts w:hint="eastAsia" w:ascii="宋体" w:hAnsi="宋体" w:eastAsia="宋体" w:cs="Times New Roman"/>
                <w:highlight w:val="none"/>
              </w:rPr>
            </w:pPr>
          </w:p>
        </w:tc>
      </w:tr>
      <w:tr w14:paraId="1322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329E13F5">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C4DFA1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CFCD1C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4、表面处理：表面采用抗菌防霉粉末喷涂，涂层膜厚度均匀，内外一致。</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314FEE3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78F1BE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93063DA">
            <w:pPr>
              <w:widowControl/>
              <w:jc w:val="left"/>
              <w:textAlignment w:val="center"/>
              <w:rPr>
                <w:rFonts w:hint="eastAsia" w:ascii="宋体" w:hAnsi="宋体" w:eastAsia="宋体" w:cs="Times New Roman"/>
                <w:highlight w:val="none"/>
              </w:rPr>
            </w:pPr>
          </w:p>
        </w:tc>
      </w:tr>
      <w:tr w14:paraId="3340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5A01D70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88</w:t>
            </w:r>
          </w:p>
        </w:tc>
        <w:tc>
          <w:tcPr>
            <w:tcW w:w="960" w:type="dxa"/>
            <w:vMerge w:val="restart"/>
            <w:tcBorders>
              <w:left w:val="single" w:color="auto" w:sz="4" w:space="0"/>
              <w:right w:val="single" w:color="auto" w:sz="4" w:space="0"/>
            </w:tcBorders>
            <w:noWrap w:val="0"/>
            <w:vAlign w:val="center"/>
          </w:tcPr>
          <w:p w14:paraId="4A84359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单面书架</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2125B657">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1、板材：采用enf级三聚氰胺板</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42656B9">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4DDDB5DE">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657D238">
            <w:pPr>
              <w:widowControl/>
              <w:jc w:val="left"/>
              <w:textAlignment w:val="center"/>
              <w:rPr>
                <w:rFonts w:hint="eastAsia" w:ascii="宋体" w:hAnsi="宋体" w:eastAsia="宋体" w:cs="Times New Roman"/>
                <w:highlight w:val="none"/>
              </w:rPr>
            </w:pPr>
          </w:p>
        </w:tc>
      </w:tr>
      <w:tr w14:paraId="4D7C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CAAA603">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375B463D">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7A296D9">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0BC012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690F0F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2FC3DC0">
            <w:pPr>
              <w:widowControl/>
              <w:jc w:val="left"/>
              <w:textAlignment w:val="center"/>
              <w:rPr>
                <w:rFonts w:hint="eastAsia" w:ascii="宋体" w:hAnsi="宋体" w:eastAsia="宋体" w:cs="Times New Roman"/>
                <w:highlight w:val="none"/>
              </w:rPr>
            </w:pPr>
          </w:p>
        </w:tc>
      </w:tr>
      <w:tr w14:paraId="5200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22B138B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5689B6B1">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64828CBE">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w:t>
            </w:r>
            <w:r>
              <w:rPr>
                <w:rFonts w:hint="eastAsia" w:ascii="宋体" w:hAnsi="宋体" w:eastAsia="宋体" w:cs="Times New Roman"/>
                <w:highlight w:val="none"/>
                <w:lang w:val="en-US" w:eastAsia="zh-CN"/>
              </w:rPr>
              <w:t>厚度不低于</w:t>
            </w:r>
            <w:r>
              <w:rPr>
                <w:rFonts w:hint="eastAsia" w:ascii="宋体" w:hAnsi="宋体" w:eastAsia="宋体" w:cs="Times New Roman"/>
                <w:highlight w:val="none"/>
              </w:rPr>
              <w:t>2mmPVC胶边，热熔胶。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0B8346C0">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C1E770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1AAB18E">
            <w:pPr>
              <w:widowControl/>
              <w:jc w:val="left"/>
              <w:textAlignment w:val="center"/>
              <w:rPr>
                <w:rFonts w:hint="eastAsia" w:ascii="宋体" w:hAnsi="宋体" w:eastAsia="宋体" w:cs="Times New Roman"/>
                <w:highlight w:val="none"/>
              </w:rPr>
            </w:pPr>
          </w:p>
        </w:tc>
      </w:tr>
      <w:tr w14:paraId="1A09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40" w:type="dxa"/>
            <w:vMerge w:val="continue"/>
            <w:tcBorders>
              <w:left w:val="single" w:color="auto" w:sz="4" w:space="0"/>
              <w:right w:val="single" w:color="auto" w:sz="4" w:space="0"/>
            </w:tcBorders>
            <w:noWrap w:val="0"/>
            <w:vAlign w:val="center"/>
          </w:tcPr>
          <w:p w14:paraId="4DE8A63E">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5FD1D64">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3CBAEF18">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4、框架：采用金属内架，侧板、挂板、搁板≥1.0mm；立柱≥1.2mm；底座≥1.5mm；采用热固性粉末涂料。</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5613290F">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6098635">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2B86EC2">
            <w:pPr>
              <w:widowControl/>
              <w:jc w:val="left"/>
              <w:textAlignment w:val="center"/>
              <w:rPr>
                <w:rFonts w:hint="eastAsia" w:ascii="宋体" w:hAnsi="宋体" w:eastAsia="宋体" w:cs="Times New Roman"/>
                <w:highlight w:val="none"/>
              </w:rPr>
            </w:pPr>
          </w:p>
        </w:tc>
      </w:tr>
      <w:tr w14:paraId="7960A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restart"/>
            <w:tcBorders>
              <w:left w:val="single" w:color="auto" w:sz="4" w:space="0"/>
              <w:right w:val="single" w:color="auto" w:sz="4" w:space="0"/>
            </w:tcBorders>
            <w:noWrap w:val="0"/>
            <w:vAlign w:val="center"/>
          </w:tcPr>
          <w:p w14:paraId="18805530">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89</w:t>
            </w:r>
          </w:p>
        </w:tc>
        <w:tc>
          <w:tcPr>
            <w:tcW w:w="960" w:type="dxa"/>
            <w:vMerge w:val="restart"/>
            <w:tcBorders>
              <w:left w:val="single" w:color="auto" w:sz="4" w:space="0"/>
              <w:right w:val="single" w:color="auto" w:sz="4" w:space="0"/>
            </w:tcBorders>
            <w:noWrap w:val="0"/>
            <w:vAlign w:val="center"/>
          </w:tcPr>
          <w:p w14:paraId="3D791E3F">
            <w:pPr>
              <w:widowControl/>
              <w:jc w:val="center"/>
              <w:textAlignment w:val="center"/>
              <w:rPr>
                <w:rFonts w:hint="eastAsia" w:ascii="宋体" w:hAnsi="宋体" w:eastAsia="宋体" w:cs="Times New Roman"/>
                <w:highlight w:val="none"/>
              </w:rPr>
            </w:pPr>
            <w:r>
              <w:rPr>
                <w:rFonts w:hint="eastAsia" w:ascii="宋体" w:hAnsi="宋体" w:eastAsia="宋体" w:cs="Times New Roman"/>
                <w:highlight w:val="none"/>
              </w:rPr>
              <w:t>双面书架</w:t>
            </w:r>
          </w:p>
        </w:tc>
        <w:tc>
          <w:tcPr>
            <w:tcW w:w="3241" w:type="dxa"/>
            <w:tcBorders>
              <w:top w:val="single" w:color="auto" w:sz="4" w:space="0"/>
              <w:left w:val="single" w:color="auto" w:sz="4" w:space="0"/>
              <w:bottom w:val="single" w:color="auto" w:sz="4" w:space="0"/>
              <w:right w:val="single" w:color="auto" w:sz="4" w:space="0"/>
            </w:tcBorders>
            <w:noWrap w:val="0"/>
            <w:vAlign w:val="top"/>
          </w:tcPr>
          <w:p w14:paraId="378A9431">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 xml:space="preserve">1、板材：采用enf级三聚氰胺板 </w:t>
            </w:r>
            <w:r>
              <w:rPr>
                <w:rFonts w:hint="eastAsia" w:ascii="宋体" w:hAnsi="宋体" w:eastAsia="宋体" w:cs="Times New Roman"/>
                <w:highlight w:val="none"/>
                <w:lang w:eastAsia="zh-CN"/>
              </w:rPr>
              <w:t>。</w:t>
            </w:r>
            <w:r>
              <w:rPr>
                <w:rFonts w:hint="eastAsia" w:ascii="宋体" w:hAnsi="宋体" w:eastAsia="宋体" w:cs="Times New Roman"/>
                <w:highlight w:val="none"/>
              </w:rPr>
              <w:t xml:space="preserve">                                      </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43961F0A">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F192FBB">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9DFDEF6">
            <w:pPr>
              <w:widowControl/>
              <w:jc w:val="left"/>
              <w:textAlignment w:val="center"/>
              <w:rPr>
                <w:rFonts w:hint="eastAsia" w:ascii="宋体" w:hAnsi="宋体" w:eastAsia="宋体" w:cs="Times New Roman"/>
                <w:highlight w:val="none"/>
              </w:rPr>
            </w:pPr>
          </w:p>
        </w:tc>
      </w:tr>
      <w:tr w14:paraId="6E7B0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6AB50F92">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138C0B5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9D01C56">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2、粘合剂：乳胶</w:t>
            </w:r>
            <w:r>
              <w:rPr>
                <w:rFonts w:hint="eastAsia" w:ascii="宋体" w:hAnsi="宋体" w:eastAsia="宋体" w:cs="Times New Roman"/>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AFE00F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1703C5DC">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C2112BE">
            <w:pPr>
              <w:widowControl/>
              <w:jc w:val="left"/>
              <w:textAlignment w:val="center"/>
              <w:rPr>
                <w:rFonts w:hint="eastAsia" w:ascii="宋体" w:hAnsi="宋体" w:eastAsia="宋体" w:cs="Times New Roman"/>
                <w:highlight w:val="none"/>
              </w:rPr>
            </w:pPr>
          </w:p>
        </w:tc>
      </w:tr>
      <w:tr w14:paraId="4EE9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640" w:type="dxa"/>
            <w:vMerge w:val="continue"/>
            <w:tcBorders>
              <w:left w:val="single" w:color="auto" w:sz="4" w:space="0"/>
              <w:right w:val="single" w:color="auto" w:sz="4" w:space="0"/>
            </w:tcBorders>
            <w:noWrap w:val="0"/>
            <w:vAlign w:val="center"/>
          </w:tcPr>
          <w:p w14:paraId="1F4B32A7">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475AC1D8">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7DE0A23">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3、封边用材：厚度不低于2mmPVC胶边，热熔胶。</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2ACDFED7">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1FC3803">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2383E7EF">
            <w:pPr>
              <w:widowControl/>
              <w:jc w:val="left"/>
              <w:textAlignment w:val="center"/>
              <w:rPr>
                <w:rFonts w:hint="eastAsia" w:ascii="宋体" w:hAnsi="宋体" w:eastAsia="宋体" w:cs="Times New Roman"/>
                <w:highlight w:val="none"/>
              </w:rPr>
            </w:pPr>
          </w:p>
        </w:tc>
      </w:tr>
      <w:tr w14:paraId="0D201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40" w:type="dxa"/>
            <w:vMerge w:val="continue"/>
            <w:tcBorders>
              <w:left w:val="single" w:color="auto" w:sz="4" w:space="0"/>
              <w:right w:val="single" w:color="auto" w:sz="4" w:space="0"/>
            </w:tcBorders>
            <w:noWrap w:val="0"/>
            <w:vAlign w:val="center"/>
          </w:tcPr>
          <w:p w14:paraId="3EDB0086">
            <w:pPr>
              <w:widowControl/>
              <w:jc w:val="center"/>
              <w:textAlignment w:val="center"/>
              <w:rPr>
                <w:rFonts w:hint="eastAsia" w:ascii="宋体" w:hAnsi="宋体"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1FDB249">
            <w:pPr>
              <w:widowControl/>
              <w:jc w:val="center"/>
              <w:textAlignment w:val="center"/>
              <w:rPr>
                <w:rFonts w:hint="eastAsia" w:ascii="宋体" w:hAnsi="宋体"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2C0B138B">
            <w:pPr>
              <w:widowControl/>
              <w:jc w:val="left"/>
              <w:textAlignment w:val="center"/>
              <w:rPr>
                <w:rFonts w:hint="eastAsia" w:ascii="宋体" w:hAnsi="宋体" w:eastAsia="宋体" w:cs="Times New Roman"/>
                <w:highlight w:val="none"/>
              </w:rPr>
            </w:pPr>
            <w:r>
              <w:rPr>
                <w:rFonts w:hint="eastAsia" w:ascii="宋体" w:hAnsi="宋体" w:eastAsia="宋体" w:cs="Times New Roman"/>
                <w:highlight w:val="none"/>
              </w:rPr>
              <w:t>4、框架：采用金属内架，侧板、挂板、搁板≥1.0mm；立柱≥1.2mm；底座≥1.5mm；采用热固性粉末涂料。</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7A709144">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3432B2A2">
            <w:pPr>
              <w:widowControl/>
              <w:jc w:val="left"/>
              <w:textAlignment w:val="center"/>
              <w:rPr>
                <w:rFonts w:hint="eastAsia" w:ascii="宋体" w:hAnsi="宋体" w:eastAsia="宋体" w:cs="Times New Roman"/>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50607191">
            <w:pPr>
              <w:widowControl/>
              <w:jc w:val="left"/>
              <w:textAlignment w:val="center"/>
              <w:rPr>
                <w:rFonts w:hint="eastAsia" w:ascii="宋体" w:hAnsi="宋体" w:eastAsia="宋体" w:cs="Times New Roman"/>
                <w:highlight w:val="none"/>
              </w:rPr>
            </w:pPr>
          </w:p>
        </w:tc>
      </w:tr>
      <w:tr w14:paraId="4B5A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640" w:type="dxa"/>
            <w:vMerge w:val="continue"/>
            <w:tcBorders>
              <w:left w:val="single" w:color="auto" w:sz="4" w:space="0"/>
              <w:right w:val="single" w:color="auto" w:sz="4" w:space="0"/>
            </w:tcBorders>
            <w:noWrap w:val="0"/>
            <w:vAlign w:val="center"/>
          </w:tcPr>
          <w:p w14:paraId="467D6CC7">
            <w:pPr>
              <w:widowControl/>
              <w:jc w:val="left"/>
              <w:textAlignment w:val="center"/>
              <w:rPr>
                <w:rFonts w:ascii="Times New Roman" w:hAnsi="Times New Roman" w:eastAsia="宋体" w:cs="Times New Roman"/>
                <w:highlight w:val="none"/>
              </w:rPr>
            </w:pPr>
          </w:p>
        </w:tc>
        <w:tc>
          <w:tcPr>
            <w:tcW w:w="960" w:type="dxa"/>
            <w:vMerge w:val="continue"/>
            <w:tcBorders>
              <w:left w:val="single" w:color="auto" w:sz="4" w:space="0"/>
              <w:right w:val="single" w:color="auto" w:sz="4" w:space="0"/>
            </w:tcBorders>
            <w:noWrap w:val="0"/>
            <w:vAlign w:val="center"/>
          </w:tcPr>
          <w:p w14:paraId="25321B0B">
            <w:pPr>
              <w:widowControl/>
              <w:jc w:val="left"/>
              <w:textAlignment w:val="center"/>
              <w:rPr>
                <w:rFonts w:ascii="Times New Roman" w:hAnsi="Times New Roman" w:eastAsia="宋体" w:cs="Times New Roman"/>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top"/>
          </w:tcPr>
          <w:p w14:paraId="11EE9793">
            <w:pPr>
              <w:widowControl/>
              <w:jc w:val="left"/>
              <w:textAlignment w:val="center"/>
              <w:rPr>
                <w:rFonts w:hint="eastAsia" w:ascii="宋体" w:hAnsi="宋体" w:eastAsia="宋体" w:cs="Times New Roman"/>
                <w:highlight w:val="none"/>
                <w:lang w:val="en-US" w:eastAsia="zh-CN"/>
              </w:rPr>
            </w:pPr>
            <w:r>
              <w:rPr>
                <w:rFonts w:hint="eastAsia" w:ascii="宋体" w:hAnsi="宋体" w:eastAsia="宋体" w:cs="Times New Roman"/>
                <w:highlight w:val="none"/>
                <w:lang w:val="en-US" w:eastAsia="zh-CN"/>
              </w:rPr>
              <w:t>5、</w:t>
            </w:r>
            <w:r>
              <w:rPr>
                <w:rFonts w:hint="eastAsia" w:ascii="宋体" w:hAnsi="宋体" w:eastAsia="宋体" w:cs="宋体"/>
                <w:b w:val="0"/>
                <w:bCs w:val="0"/>
                <w:color w:val="auto"/>
                <w:kern w:val="0"/>
                <w:sz w:val="21"/>
                <w:szCs w:val="21"/>
                <w:highlight w:val="none"/>
                <w:u w:val="none" w:color="auto"/>
                <w:lang w:val="en-US" w:eastAsia="zh-CN"/>
              </w:rPr>
              <w:t>挡棒：采用</w:t>
            </w:r>
            <w:r>
              <w:rPr>
                <w:rFonts w:hint="eastAsia" w:ascii="宋体" w:hAnsi="宋体" w:eastAsia="宋体" w:cs="Times New Roman"/>
                <w:highlight w:val="none"/>
              </w:rPr>
              <w:t>厚度不低于</w:t>
            </w:r>
            <w:r>
              <w:rPr>
                <w:rFonts w:hint="eastAsia" w:ascii="宋体" w:hAnsi="宋体" w:eastAsia="宋体" w:cs="宋体"/>
                <w:b w:val="0"/>
                <w:bCs w:val="0"/>
                <w:color w:val="auto"/>
                <w:kern w:val="0"/>
                <w:sz w:val="21"/>
                <w:szCs w:val="21"/>
                <w:highlight w:val="none"/>
                <w:u w:val="none" w:color="auto"/>
                <w:lang w:val="en-US" w:eastAsia="zh-CN"/>
              </w:rPr>
              <w:t>0.8mm的冷轧钢板压制成槽型，成型尺寸为15mm*15mm,四道弯边设计，三面压筋，顶面与侧面圆角过渡，圆角半径为R4，设计为自锁式档条，依靠档条和挂板之间的机械组合达到锁紧功能。</w:t>
            </w:r>
          </w:p>
        </w:tc>
        <w:tc>
          <w:tcPr>
            <w:tcW w:w="1032" w:type="dxa"/>
            <w:tcBorders>
              <w:top w:val="single" w:color="auto" w:sz="4" w:space="0"/>
              <w:left w:val="single" w:color="auto" w:sz="4" w:space="0"/>
              <w:bottom w:val="single" w:color="auto" w:sz="4" w:space="0"/>
              <w:right w:val="single" w:color="auto" w:sz="4" w:space="0"/>
            </w:tcBorders>
            <w:noWrap w:val="0"/>
            <w:vAlign w:val="top"/>
          </w:tcPr>
          <w:p w14:paraId="6D4E1472">
            <w:pPr>
              <w:widowControl/>
              <w:jc w:val="left"/>
              <w:textAlignment w:val="center"/>
              <w:rPr>
                <w:rFonts w:hint="eastAsia" w:ascii="宋体" w:hAnsi="宋体"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082D4CD3">
            <w:pPr>
              <w:widowControl/>
              <w:jc w:val="left"/>
              <w:textAlignment w:val="center"/>
              <w:rPr>
                <w:rFonts w:hint="eastAsia" w:ascii="宋体" w:hAnsi="宋体"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top"/>
          </w:tcPr>
          <w:p w14:paraId="68B7BBAA">
            <w:pPr>
              <w:widowControl/>
              <w:jc w:val="left"/>
              <w:textAlignment w:val="center"/>
              <w:rPr>
                <w:rFonts w:hint="eastAsia" w:ascii="宋体" w:hAnsi="宋体" w:eastAsia="宋体" w:cs="Times New Roman"/>
                <w:highlight w:val="none"/>
                <w:lang w:val="en-US" w:eastAsia="zh-CN"/>
              </w:rPr>
            </w:pPr>
          </w:p>
        </w:tc>
      </w:tr>
      <w:tr w14:paraId="39B1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restart"/>
            <w:tcBorders>
              <w:left w:val="single" w:color="auto" w:sz="4" w:space="0"/>
              <w:right w:val="single" w:color="auto" w:sz="4" w:space="0"/>
            </w:tcBorders>
            <w:noWrap w:val="0"/>
            <w:vAlign w:val="center"/>
          </w:tcPr>
          <w:p w14:paraId="21833FB9">
            <w:pPr>
              <w:jc w:val="center"/>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90</w:t>
            </w:r>
          </w:p>
        </w:tc>
        <w:tc>
          <w:tcPr>
            <w:tcW w:w="960" w:type="dxa"/>
            <w:vMerge w:val="restart"/>
            <w:tcBorders>
              <w:left w:val="single" w:color="auto" w:sz="4" w:space="0"/>
              <w:right w:val="single" w:color="auto" w:sz="4" w:space="0"/>
            </w:tcBorders>
            <w:noWrap w:val="0"/>
            <w:vAlign w:val="center"/>
          </w:tcPr>
          <w:p w14:paraId="3A519171">
            <w:pPr>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取材台</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5E2C24D">
            <w:pPr>
              <w:widowControl/>
              <w:spacing w:line="280" w:lineRule="exact"/>
              <w:jc w:val="left"/>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1</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材质：整体采用医用级304不锈钢。台面厚度</w:t>
            </w:r>
            <w:r>
              <w:rPr>
                <w:rFonts w:hint="eastAsia" w:ascii="宋体" w:hAnsi="宋体" w:eastAsia="宋体" w:cs="宋体"/>
                <w:color w:val="auto"/>
                <w:kern w:val="0"/>
                <w:szCs w:val="21"/>
                <w:highlight w:val="none"/>
                <w:lang w:val="en-US" w:eastAsia="zh-CN"/>
              </w:rPr>
              <w:t>不低于</w:t>
            </w:r>
            <w:r>
              <w:rPr>
                <w:rFonts w:hint="eastAsia" w:ascii="宋体" w:hAnsi="宋体" w:eastAsia="宋体" w:cs="宋体"/>
                <w:color w:val="auto"/>
                <w:kern w:val="0"/>
                <w:szCs w:val="21"/>
                <w:highlight w:val="none"/>
              </w:rPr>
              <w:t>1.5mm，其他厚度</w:t>
            </w:r>
            <w:r>
              <w:rPr>
                <w:rFonts w:hint="eastAsia" w:ascii="宋体" w:hAnsi="宋体" w:eastAsia="宋体" w:cs="宋体"/>
                <w:color w:val="auto"/>
                <w:kern w:val="0"/>
                <w:szCs w:val="21"/>
                <w:highlight w:val="none"/>
                <w:lang w:val="en-US" w:eastAsia="zh-CN"/>
              </w:rPr>
              <w:t>不低于</w:t>
            </w:r>
            <w:r>
              <w:rPr>
                <w:rFonts w:hint="eastAsia" w:ascii="宋体" w:hAnsi="宋体" w:eastAsia="宋体" w:cs="宋体"/>
                <w:color w:val="auto"/>
                <w:kern w:val="0"/>
                <w:szCs w:val="21"/>
                <w:highlight w:val="none"/>
              </w:rPr>
              <w:t>1.0mm。</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EC66EEB">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7070A3D">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30B059A">
            <w:pPr>
              <w:widowControl/>
              <w:spacing w:line="280" w:lineRule="exact"/>
              <w:jc w:val="left"/>
              <w:textAlignment w:val="center"/>
              <w:rPr>
                <w:rFonts w:hint="eastAsia" w:ascii="宋体" w:hAnsi="宋体" w:eastAsia="宋体" w:cs="宋体"/>
                <w:color w:val="auto"/>
                <w:kern w:val="0"/>
                <w:szCs w:val="21"/>
                <w:highlight w:val="none"/>
              </w:rPr>
            </w:pPr>
          </w:p>
        </w:tc>
      </w:tr>
      <w:tr w14:paraId="633D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640" w:type="dxa"/>
            <w:vMerge w:val="continue"/>
            <w:tcBorders>
              <w:left w:val="single" w:color="auto" w:sz="4" w:space="0"/>
              <w:right w:val="single" w:color="auto" w:sz="4" w:space="0"/>
            </w:tcBorders>
            <w:noWrap w:val="0"/>
            <w:vAlign w:val="center"/>
          </w:tcPr>
          <w:p w14:paraId="07DFA62A">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0CF019FD">
            <w:pPr>
              <w:jc w:val="center"/>
              <w:rPr>
                <w:rFonts w:hint="eastAsia" w:ascii="宋体" w:hAnsi="宋体" w:eastAsia="宋体" w:cs="宋体"/>
                <w:color w:val="auto"/>
                <w:szCs w:val="21"/>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220C86DE">
            <w:pPr>
              <w:widowControl/>
              <w:spacing w:line="280" w:lineRule="exact"/>
              <w:jc w:val="left"/>
              <w:textAlignment w:val="center"/>
              <w:rPr>
                <w:rFonts w:hint="eastAsia" w:ascii="宋体" w:hAnsi="宋体" w:eastAsia="宋体" w:cs="宋体"/>
                <w:color w:val="auto"/>
                <w:kern w:val="0"/>
                <w:szCs w:val="21"/>
                <w:highlight w:val="none"/>
                <w:lang w:eastAsia="zh-CN"/>
              </w:rPr>
            </w:pPr>
            <w:r>
              <w:rPr>
                <w:rFonts w:hint="eastAsia" w:ascii="宋体" w:hAnsi="宋体" w:eastAsia="宋体" w:cs="宋体"/>
                <w:color w:val="auto"/>
                <w:kern w:val="0"/>
                <w:szCs w:val="21"/>
                <w:highlight w:val="none"/>
              </w:rPr>
              <w:t>2</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五金：门铰为不锈钢合页</w:t>
            </w:r>
            <w:r>
              <w:rPr>
                <w:rFonts w:hint="eastAsia" w:ascii="宋体" w:hAnsi="宋体" w:eastAsia="宋体" w:cs="宋体"/>
                <w:color w:val="auto"/>
                <w:kern w:val="0"/>
                <w:szCs w:val="21"/>
                <w:highlight w:val="none"/>
                <w:lang w:eastAsia="zh-CN"/>
              </w:rPr>
              <w:t>；</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668C531">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92CD7CA">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514A3DD">
            <w:pPr>
              <w:widowControl/>
              <w:spacing w:line="280" w:lineRule="exact"/>
              <w:jc w:val="left"/>
              <w:textAlignment w:val="center"/>
              <w:rPr>
                <w:rFonts w:hint="eastAsia" w:ascii="宋体" w:hAnsi="宋体" w:eastAsia="宋体" w:cs="宋体"/>
                <w:color w:val="auto"/>
                <w:kern w:val="0"/>
                <w:szCs w:val="21"/>
                <w:highlight w:val="none"/>
              </w:rPr>
            </w:pPr>
          </w:p>
        </w:tc>
      </w:tr>
      <w:tr w14:paraId="1156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640" w:type="dxa"/>
            <w:vMerge w:val="continue"/>
            <w:tcBorders>
              <w:left w:val="single" w:color="auto" w:sz="4" w:space="0"/>
              <w:right w:val="single" w:color="auto" w:sz="4" w:space="0"/>
            </w:tcBorders>
            <w:noWrap w:val="0"/>
            <w:vAlign w:val="center"/>
          </w:tcPr>
          <w:p w14:paraId="318354DA">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243E8EE2">
            <w:pPr>
              <w:jc w:val="center"/>
              <w:rPr>
                <w:rFonts w:hint="eastAsia" w:ascii="宋体" w:hAnsi="宋体" w:eastAsia="宋体" w:cs="宋体"/>
                <w:color w:val="auto"/>
                <w:szCs w:val="21"/>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8EEEADF">
            <w:pPr>
              <w:widowControl/>
              <w:spacing w:line="280" w:lineRule="exact"/>
              <w:jc w:val="left"/>
              <w:textAlignment w:val="center"/>
              <w:rPr>
                <w:rFonts w:hint="eastAsia" w:ascii="宋体" w:hAnsi="宋体" w:eastAsia="宋体" w:cs="宋体"/>
                <w:color w:val="auto"/>
                <w:kern w:val="0"/>
                <w:szCs w:val="21"/>
                <w:highlight w:val="none"/>
                <w:lang w:eastAsia="zh-CN"/>
              </w:rPr>
            </w:pPr>
            <w:r>
              <w:rPr>
                <w:rFonts w:hint="eastAsia" w:ascii="宋体" w:hAnsi="宋体" w:eastAsia="宋体" w:cs="宋体"/>
                <w:color w:val="auto"/>
                <w:kern w:val="0"/>
                <w:szCs w:val="21"/>
                <w:highlight w:val="none"/>
              </w:rPr>
              <w:t>3</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配置：根据采购方需求配置照明灯、紫外线灯、走线线槽，伸缩水龙头，带86面板，调节显示面板</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58E7B6C">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894721B">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624B6C1">
            <w:pPr>
              <w:widowControl/>
              <w:spacing w:line="280" w:lineRule="exact"/>
              <w:jc w:val="left"/>
              <w:textAlignment w:val="center"/>
              <w:rPr>
                <w:rFonts w:hint="eastAsia" w:ascii="宋体" w:hAnsi="宋体" w:eastAsia="宋体" w:cs="宋体"/>
                <w:color w:val="auto"/>
                <w:kern w:val="0"/>
                <w:szCs w:val="21"/>
                <w:highlight w:val="none"/>
              </w:rPr>
            </w:pPr>
          </w:p>
        </w:tc>
      </w:tr>
      <w:tr w14:paraId="7191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0" w:type="dxa"/>
            <w:vMerge w:val="continue"/>
            <w:tcBorders>
              <w:left w:val="single" w:color="auto" w:sz="4" w:space="0"/>
              <w:right w:val="single" w:color="auto" w:sz="4" w:space="0"/>
            </w:tcBorders>
            <w:noWrap w:val="0"/>
            <w:vAlign w:val="center"/>
          </w:tcPr>
          <w:p w14:paraId="2A83A3CA">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2AC8E79D">
            <w:pPr>
              <w:jc w:val="center"/>
              <w:rPr>
                <w:rFonts w:hint="eastAsia" w:ascii="宋体" w:hAnsi="宋体" w:eastAsia="宋体" w:cs="宋体"/>
                <w:color w:val="auto"/>
                <w:szCs w:val="21"/>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3771710">
            <w:pPr>
              <w:widowControl/>
              <w:spacing w:line="280" w:lineRule="exact"/>
              <w:jc w:val="left"/>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4</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结构：全落地式结构，台上侧板为钢化玻璃橱窗。</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133C3F8">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C0BE116">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667F2BD">
            <w:pPr>
              <w:widowControl/>
              <w:spacing w:line="280" w:lineRule="exact"/>
              <w:jc w:val="left"/>
              <w:textAlignment w:val="center"/>
              <w:rPr>
                <w:rFonts w:hint="eastAsia" w:ascii="宋体" w:hAnsi="宋体" w:eastAsia="宋体" w:cs="宋体"/>
                <w:color w:val="auto"/>
                <w:kern w:val="0"/>
                <w:szCs w:val="21"/>
                <w:highlight w:val="none"/>
              </w:rPr>
            </w:pPr>
          </w:p>
        </w:tc>
      </w:tr>
      <w:tr w14:paraId="5942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640" w:type="dxa"/>
            <w:vMerge w:val="continue"/>
            <w:tcBorders>
              <w:left w:val="single" w:color="auto" w:sz="4" w:space="0"/>
              <w:right w:val="single" w:color="auto" w:sz="4" w:space="0"/>
            </w:tcBorders>
            <w:noWrap w:val="0"/>
            <w:vAlign w:val="center"/>
          </w:tcPr>
          <w:p w14:paraId="77E81631">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5608DA76">
            <w:pPr>
              <w:jc w:val="center"/>
              <w:rPr>
                <w:rFonts w:hint="eastAsia" w:ascii="宋体" w:hAnsi="宋体" w:eastAsia="宋体" w:cs="宋体"/>
                <w:color w:val="auto"/>
                <w:szCs w:val="21"/>
                <w:highlight w:val="none"/>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516172FE">
            <w:pPr>
              <w:widowControl/>
              <w:spacing w:line="280" w:lineRule="exact"/>
              <w:jc w:val="left"/>
              <w:textAlignment w:val="center"/>
              <w:rPr>
                <w:rFonts w:hint="eastAsia" w:ascii="宋体" w:hAnsi="宋体" w:eastAsia="宋体" w:cs="宋体"/>
                <w:color w:val="auto"/>
                <w:kern w:val="0"/>
                <w:szCs w:val="21"/>
                <w:highlight w:val="none"/>
              </w:rPr>
            </w:pPr>
            <w:r>
              <w:rPr>
                <w:rFonts w:hint="eastAsia" w:ascii="宋体" w:hAnsi="宋体" w:eastAsia="宋体" w:cs="宋体"/>
                <w:color w:val="auto"/>
                <w:kern w:val="0"/>
                <w:szCs w:val="21"/>
                <w:highlight w:val="none"/>
              </w:rPr>
              <w:t>5</w:t>
            </w:r>
            <w:r>
              <w:rPr>
                <w:rFonts w:hint="eastAsia" w:ascii="宋体" w:hAnsi="宋体" w:eastAsia="宋体" w:cs="宋体"/>
                <w:color w:val="auto"/>
                <w:kern w:val="0"/>
                <w:szCs w:val="21"/>
                <w:highlight w:val="none"/>
                <w:lang w:eastAsia="zh-CN"/>
              </w:rPr>
              <w:t>、</w:t>
            </w:r>
            <w:r>
              <w:rPr>
                <w:rFonts w:hint="eastAsia" w:ascii="宋体" w:hAnsi="宋体" w:eastAsia="宋体" w:cs="宋体"/>
                <w:color w:val="auto"/>
                <w:kern w:val="0"/>
                <w:szCs w:val="21"/>
                <w:highlight w:val="none"/>
              </w:rPr>
              <w:t>颜色、款式：根据采购人需求制定。制作前深化结构图报采购人书面确认。</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C8B8EEB">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6B608C0">
            <w:pPr>
              <w:widowControl/>
              <w:spacing w:line="280" w:lineRule="exact"/>
              <w:jc w:val="left"/>
              <w:textAlignment w:val="center"/>
              <w:rPr>
                <w:rFonts w:hint="eastAsia" w:ascii="宋体" w:hAnsi="宋体" w:eastAsia="宋体" w:cs="宋体"/>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6D4FE47">
            <w:pPr>
              <w:widowControl/>
              <w:spacing w:line="280" w:lineRule="exact"/>
              <w:jc w:val="left"/>
              <w:textAlignment w:val="center"/>
              <w:rPr>
                <w:rFonts w:hint="eastAsia" w:ascii="宋体" w:hAnsi="宋体" w:eastAsia="宋体" w:cs="宋体"/>
                <w:color w:val="auto"/>
                <w:kern w:val="0"/>
                <w:szCs w:val="21"/>
                <w:highlight w:val="none"/>
              </w:rPr>
            </w:pPr>
          </w:p>
        </w:tc>
      </w:tr>
      <w:tr w14:paraId="11E4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640" w:type="dxa"/>
            <w:tcBorders>
              <w:left w:val="single" w:color="auto" w:sz="4" w:space="0"/>
              <w:right w:val="single" w:color="auto" w:sz="4" w:space="0"/>
            </w:tcBorders>
            <w:noWrap w:val="0"/>
            <w:vAlign w:val="center"/>
          </w:tcPr>
          <w:p w14:paraId="455C848E">
            <w:pPr>
              <w:jc w:val="center"/>
              <w:rPr>
                <w:rFonts w:hint="default" w:ascii="宋体" w:hAnsi="宋体" w:eastAsia="宋体" w:cs="宋体"/>
                <w:b w:val="0"/>
                <w:bCs w:val="0"/>
                <w:color w:val="auto"/>
                <w:szCs w:val="21"/>
                <w:highlight w:val="none"/>
                <w:lang w:val="en-US" w:eastAsia="zh-CN"/>
              </w:rPr>
            </w:pPr>
            <w:r>
              <w:rPr>
                <w:rFonts w:hint="eastAsia" w:ascii="宋体" w:hAnsi="宋体" w:eastAsia="宋体" w:cs="宋体"/>
                <w:b w:val="0"/>
                <w:bCs w:val="0"/>
                <w:color w:val="auto"/>
                <w:szCs w:val="21"/>
                <w:highlight w:val="none"/>
                <w:lang w:val="en-US" w:eastAsia="zh-CN"/>
              </w:rPr>
              <w:t>91</w:t>
            </w:r>
          </w:p>
        </w:tc>
        <w:tc>
          <w:tcPr>
            <w:tcW w:w="960" w:type="dxa"/>
            <w:tcBorders>
              <w:left w:val="single" w:color="auto" w:sz="4" w:space="0"/>
              <w:right w:val="single" w:color="auto" w:sz="4" w:space="0"/>
            </w:tcBorders>
            <w:noWrap w:val="0"/>
            <w:vAlign w:val="center"/>
          </w:tcPr>
          <w:p w14:paraId="12739FDF">
            <w:pPr>
              <w:jc w:val="center"/>
              <w:rPr>
                <w:rFonts w:hint="eastAsia" w:ascii="宋体" w:hAnsi="宋体" w:eastAsia="宋体" w:cs="宋体"/>
                <w:b w:val="0"/>
                <w:bCs w:val="0"/>
                <w:color w:val="auto"/>
                <w:szCs w:val="21"/>
                <w:highlight w:val="none"/>
                <w:lang w:val="en-US" w:eastAsia="zh-CN"/>
              </w:rPr>
            </w:pPr>
            <w:r>
              <w:rPr>
                <w:rFonts w:hint="eastAsia" w:ascii="宋体" w:hAnsi="宋体" w:eastAsia="宋体" w:cs="宋体"/>
                <w:b w:val="0"/>
                <w:bCs w:val="0"/>
                <w:color w:val="auto"/>
                <w:szCs w:val="21"/>
                <w:highlight w:val="none"/>
                <w:lang w:val="en-US" w:eastAsia="zh-CN"/>
              </w:rPr>
              <w:t>尿布床</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368BEFA">
            <w:pPr>
              <w:widowControl/>
              <w:spacing w:line="280" w:lineRule="exact"/>
              <w:jc w:val="left"/>
              <w:textAlignment w:val="center"/>
              <w:rPr>
                <w:rFonts w:hint="eastAsia" w:ascii="宋体" w:hAnsi="宋体" w:eastAsia="宋体" w:cs="宋体"/>
                <w:b w:val="0"/>
                <w:bCs w:val="0"/>
                <w:color w:val="auto"/>
                <w:kern w:val="0"/>
                <w:szCs w:val="21"/>
                <w:highlight w:val="none"/>
              </w:rPr>
            </w:pPr>
            <w:r>
              <w:rPr>
                <w:rFonts w:hint="eastAsia" w:ascii="宋体" w:hAnsi="宋体" w:eastAsia="宋体" w:cs="宋体"/>
                <w:b w:val="0"/>
                <w:bCs w:val="0"/>
                <w:color w:val="auto"/>
                <w:kern w:val="0"/>
                <w:szCs w:val="21"/>
                <w:highlight w:val="none"/>
              </w:rPr>
              <w:t>1、材质：所有部件均选用松木实木，榫卯结构，不翘曲、变形，无节疤，无虫眼。木材充分烘干，保证含水率符合要求；无节子及腐朽。边角应打磨圆滑。</w:t>
            </w:r>
          </w:p>
          <w:p w14:paraId="081D054E">
            <w:pPr>
              <w:widowControl/>
              <w:spacing w:line="280" w:lineRule="exact"/>
              <w:jc w:val="left"/>
              <w:textAlignment w:val="center"/>
              <w:rPr>
                <w:rFonts w:hint="eastAsia" w:ascii="宋体" w:hAnsi="宋体" w:eastAsia="宋体" w:cs="宋体"/>
                <w:b w:val="0"/>
                <w:bCs w:val="0"/>
                <w:color w:val="auto"/>
                <w:kern w:val="0"/>
                <w:szCs w:val="21"/>
                <w:highlight w:val="none"/>
              </w:rPr>
            </w:pPr>
            <w:r>
              <w:rPr>
                <w:rFonts w:hint="eastAsia" w:ascii="宋体" w:hAnsi="宋体" w:eastAsia="宋体" w:cs="宋体"/>
                <w:b w:val="0"/>
                <w:bCs w:val="0"/>
                <w:color w:val="auto"/>
                <w:kern w:val="0"/>
                <w:szCs w:val="21"/>
                <w:highlight w:val="none"/>
              </w:rPr>
              <w:t>2、功能：带刹车万向轮，最上层配置软垫。</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33E2DC3">
            <w:pPr>
              <w:widowControl/>
              <w:spacing w:line="280" w:lineRule="exact"/>
              <w:jc w:val="left"/>
              <w:textAlignment w:val="center"/>
              <w:rPr>
                <w:rFonts w:hint="eastAsia" w:ascii="宋体" w:hAnsi="宋体" w:eastAsia="宋体" w:cs="宋体"/>
                <w:b w:val="0"/>
                <w:bCs w:val="0"/>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1C4AEE8">
            <w:pPr>
              <w:widowControl/>
              <w:spacing w:line="280" w:lineRule="exact"/>
              <w:jc w:val="left"/>
              <w:textAlignment w:val="center"/>
              <w:rPr>
                <w:rFonts w:hint="eastAsia" w:ascii="宋体" w:hAnsi="宋体" w:eastAsia="宋体" w:cs="宋体"/>
                <w:b w:val="0"/>
                <w:bCs w:val="0"/>
                <w:color w:val="auto"/>
                <w:kern w:val="0"/>
                <w:szCs w:val="21"/>
                <w:highlight w:val="none"/>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8010C3C">
            <w:pPr>
              <w:widowControl/>
              <w:spacing w:line="280" w:lineRule="exact"/>
              <w:jc w:val="left"/>
              <w:textAlignment w:val="center"/>
              <w:rPr>
                <w:rFonts w:hint="eastAsia" w:ascii="宋体" w:hAnsi="宋体" w:eastAsia="宋体" w:cs="宋体"/>
                <w:b w:val="0"/>
                <w:bCs w:val="0"/>
                <w:color w:val="auto"/>
                <w:kern w:val="0"/>
                <w:szCs w:val="21"/>
                <w:highlight w:val="none"/>
              </w:rPr>
            </w:pPr>
          </w:p>
        </w:tc>
      </w:tr>
      <w:tr w14:paraId="7AE6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640" w:type="dxa"/>
            <w:vMerge w:val="restart"/>
            <w:tcBorders>
              <w:left w:val="single" w:color="auto" w:sz="4" w:space="0"/>
              <w:right w:val="single" w:color="auto" w:sz="4" w:space="0"/>
            </w:tcBorders>
            <w:noWrap w:val="0"/>
            <w:vAlign w:val="center"/>
          </w:tcPr>
          <w:p w14:paraId="70305FFB">
            <w:pPr>
              <w:jc w:val="center"/>
              <w:rPr>
                <w:rFonts w:hint="default"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92</w:t>
            </w:r>
          </w:p>
        </w:tc>
        <w:tc>
          <w:tcPr>
            <w:tcW w:w="960" w:type="dxa"/>
            <w:vMerge w:val="restart"/>
            <w:tcBorders>
              <w:left w:val="single" w:color="auto" w:sz="4" w:space="0"/>
              <w:right w:val="single" w:color="auto" w:sz="4" w:space="0"/>
            </w:tcBorders>
            <w:noWrap w:val="0"/>
            <w:vAlign w:val="center"/>
          </w:tcPr>
          <w:p w14:paraId="0E9AFA8B">
            <w:pPr>
              <w:jc w:val="center"/>
              <w:rPr>
                <w:rFonts w:hint="eastAsia" w:ascii="宋体" w:hAnsi="宋体" w:eastAsia="宋体" w:cs="宋体"/>
                <w:color w:val="auto"/>
                <w:szCs w:val="21"/>
                <w:highlight w:val="none"/>
              </w:rPr>
            </w:pPr>
            <w:r>
              <w:rPr>
                <w:rFonts w:hint="eastAsia" w:ascii="宋体" w:hAnsi="宋体" w:eastAsia="宋体" w:cs="宋体"/>
                <w:color w:val="000000"/>
                <w:szCs w:val="21"/>
                <w:highlight w:val="none"/>
                <w:lang w:val="en-US" w:eastAsia="zh-CN"/>
              </w:rPr>
              <w:t>定位管理标签模块</w:t>
            </w: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FF9F90C">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1、采用资产管理专用超高频RFID信号读写器，读写器满足GB/T 9254.1-2021《信息技术设备的无线电骚扰限值和测量方法》标准；</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EF4C75F">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8528424">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A6D4413">
            <w:pPr>
              <w:widowControl/>
              <w:spacing w:line="280" w:lineRule="exact"/>
              <w:jc w:val="left"/>
              <w:textAlignment w:val="center"/>
              <w:rPr>
                <w:rFonts w:hint="eastAsia" w:ascii="Times New Roman" w:hAnsi="Times New Roman" w:eastAsia="宋体" w:cs="Times New Roman"/>
                <w:highlight w:val="none"/>
                <w:lang w:val="en-US" w:eastAsia="zh-CN"/>
              </w:rPr>
            </w:pPr>
          </w:p>
        </w:tc>
      </w:tr>
      <w:tr w14:paraId="42F1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640" w:type="dxa"/>
            <w:vMerge w:val="continue"/>
            <w:tcBorders>
              <w:left w:val="single" w:color="auto" w:sz="4" w:space="0"/>
              <w:right w:val="single" w:color="auto" w:sz="4" w:space="0"/>
            </w:tcBorders>
            <w:noWrap w:val="0"/>
            <w:vAlign w:val="center"/>
          </w:tcPr>
          <w:p w14:paraId="60F01F93">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60050D62">
            <w:pPr>
              <w:jc w:val="center"/>
              <w:rPr>
                <w:rFonts w:hint="eastAsia" w:ascii="宋体" w:hAnsi="宋体" w:eastAsia="宋体" w:cs="宋体"/>
                <w:color w:val="000000"/>
                <w:szCs w:val="21"/>
                <w:highlight w:val="none"/>
                <w:lang w:val="en-US" w:eastAsia="zh-CN"/>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2880206B">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2、设备工作频段： 860MHz-940MHz(其他频段可配置）；输出功率：5dBm-33dBm （输出功率软件可调）。</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F50D3E4">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B467BB8">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D9B8BF7">
            <w:pPr>
              <w:widowControl/>
              <w:spacing w:line="280" w:lineRule="exact"/>
              <w:jc w:val="left"/>
              <w:textAlignment w:val="center"/>
              <w:rPr>
                <w:rFonts w:hint="eastAsia" w:ascii="Times New Roman" w:hAnsi="Times New Roman" w:eastAsia="宋体" w:cs="Times New Roman"/>
                <w:highlight w:val="none"/>
                <w:lang w:val="en-US" w:eastAsia="zh-CN"/>
              </w:rPr>
            </w:pPr>
          </w:p>
        </w:tc>
      </w:tr>
      <w:tr w14:paraId="4C06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640" w:type="dxa"/>
            <w:vMerge w:val="continue"/>
            <w:tcBorders>
              <w:left w:val="single" w:color="auto" w:sz="4" w:space="0"/>
              <w:right w:val="single" w:color="auto" w:sz="4" w:space="0"/>
            </w:tcBorders>
            <w:noWrap w:val="0"/>
            <w:vAlign w:val="center"/>
          </w:tcPr>
          <w:p w14:paraId="00B9D798">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27F59140">
            <w:pPr>
              <w:jc w:val="center"/>
              <w:rPr>
                <w:rFonts w:hint="eastAsia" w:ascii="宋体" w:hAnsi="宋体" w:eastAsia="宋体" w:cs="宋体"/>
                <w:color w:val="000000"/>
                <w:szCs w:val="21"/>
                <w:highlight w:val="none"/>
                <w:lang w:val="en-US" w:eastAsia="zh-CN"/>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6C10308">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3、射频接口：支持≥16路SMA接口，内置≥2组圆极天线，支持读取符合ISO-18000-6C/EPCGlobal Class1 Generation2协议的标签。</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E0C4B0D">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3B2EE49">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D4613C1">
            <w:pPr>
              <w:widowControl/>
              <w:spacing w:line="280" w:lineRule="exact"/>
              <w:jc w:val="left"/>
              <w:textAlignment w:val="center"/>
              <w:rPr>
                <w:rFonts w:hint="eastAsia" w:ascii="Times New Roman" w:hAnsi="Times New Roman" w:eastAsia="宋体" w:cs="Times New Roman"/>
                <w:highlight w:val="none"/>
                <w:lang w:val="en-US" w:eastAsia="zh-CN"/>
              </w:rPr>
            </w:pPr>
          </w:p>
        </w:tc>
      </w:tr>
      <w:tr w14:paraId="5655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40" w:type="dxa"/>
            <w:vMerge w:val="continue"/>
            <w:tcBorders>
              <w:left w:val="single" w:color="auto" w:sz="4" w:space="0"/>
              <w:right w:val="single" w:color="auto" w:sz="4" w:space="0"/>
            </w:tcBorders>
            <w:noWrap w:val="0"/>
            <w:vAlign w:val="center"/>
          </w:tcPr>
          <w:p w14:paraId="5CABEAD1">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3DCF0765">
            <w:pPr>
              <w:jc w:val="center"/>
              <w:rPr>
                <w:rFonts w:hint="eastAsia" w:ascii="宋体" w:hAnsi="宋体" w:eastAsia="宋体" w:cs="宋体"/>
                <w:color w:val="000000"/>
                <w:szCs w:val="21"/>
                <w:highlight w:val="none"/>
                <w:lang w:val="en-US" w:eastAsia="zh-CN"/>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F1C78D7">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4、通讯接口：RJ45、RS232/RS485 电源参数：9-24V；</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1E9E8FE">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3479C0B">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80415B2">
            <w:pPr>
              <w:widowControl/>
              <w:spacing w:line="280" w:lineRule="exact"/>
              <w:jc w:val="left"/>
              <w:textAlignment w:val="center"/>
              <w:rPr>
                <w:rFonts w:hint="eastAsia" w:ascii="Times New Roman" w:hAnsi="Times New Roman" w:eastAsia="宋体" w:cs="Times New Roman"/>
                <w:highlight w:val="none"/>
                <w:lang w:val="en-US" w:eastAsia="zh-CN"/>
              </w:rPr>
            </w:pPr>
          </w:p>
        </w:tc>
      </w:tr>
      <w:tr w14:paraId="6C2C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40" w:type="dxa"/>
            <w:vMerge w:val="continue"/>
            <w:tcBorders>
              <w:left w:val="single" w:color="auto" w:sz="4" w:space="0"/>
              <w:right w:val="single" w:color="auto" w:sz="4" w:space="0"/>
            </w:tcBorders>
            <w:noWrap w:val="0"/>
            <w:vAlign w:val="center"/>
          </w:tcPr>
          <w:p w14:paraId="6B480D70">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304FA01F">
            <w:pPr>
              <w:jc w:val="center"/>
              <w:rPr>
                <w:rFonts w:hint="eastAsia" w:ascii="宋体" w:hAnsi="宋体" w:eastAsia="宋体" w:cs="宋体"/>
                <w:color w:val="000000"/>
                <w:szCs w:val="21"/>
                <w:highlight w:val="none"/>
                <w:lang w:val="en-US" w:eastAsia="zh-CN"/>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73E9AD40">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5、工作温度：-20℃～+55℃；贮藏温度：-40℃～+70℃；</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F6BF1D1">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6E9DE0F">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5B0DECC">
            <w:pPr>
              <w:widowControl/>
              <w:spacing w:line="280" w:lineRule="exact"/>
              <w:jc w:val="left"/>
              <w:textAlignment w:val="center"/>
              <w:rPr>
                <w:rFonts w:hint="eastAsia" w:ascii="Times New Roman" w:hAnsi="Times New Roman" w:eastAsia="宋体" w:cs="Times New Roman"/>
                <w:highlight w:val="none"/>
                <w:lang w:val="en-US" w:eastAsia="zh-CN"/>
              </w:rPr>
            </w:pPr>
          </w:p>
        </w:tc>
      </w:tr>
      <w:tr w14:paraId="7374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640" w:type="dxa"/>
            <w:vMerge w:val="continue"/>
            <w:tcBorders>
              <w:left w:val="single" w:color="auto" w:sz="4" w:space="0"/>
              <w:right w:val="single" w:color="auto" w:sz="4" w:space="0"/>
            </w:tcBorders>
            <w:noWrap w:val="0"/>
            <w:vAlign w:val="center"/>
          </w:tcPr>
          <w:p w14:paraId="44AA344E">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2B7E9CC5">
            <w:pPr>
              <w:jc w:val="center"/>
              <w:rPr>
                <w:rFonts w:hint="eastAsia" w:ascii="宋体" w:hAnsi="宋体" w:eastAsia="宋体" w:cs="宋体"/>
                <w:color w:val="000000"/>
                <w:szCs w:val="21"/>
                <w:highlight w:val="none"/>
                <w:lang w:val="en-US" w:eastAsia="zh-CN"/>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112710CF">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6、配置两路圆极化天线，支持≥15米标签读取；增益:9dBi， 实时数据上传与同步；</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B17A5F1">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1D2510D">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6E9351B">
            <w:pPr>
              <w:widowControl/>
              <w:spacing w:line="280" w:lineRule="exact"/>
              <w:jc w:val="left"/>
              <w:textAlignment w:val="center"/>
              <w:rPr>
                <w:rFonts w:hint="eastAsia" w:ascii="Times New Roman" w:hAnsi="Times New Roman" w:eastAsia="宋体" w:cs="Times New Roman"/>
                <w:highlight w:val="none"/>
                <w:lang w:val="en-US" w:eastAsia="zh-CN"/>
              </w:rPr>
            </w:pPr>
          </w:p>
        </w:tc>
      </w:tr>
      <w:tr w14:paraId="3FD45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640" w:type="dxa"/>
            <w:vMerge w:val="continue"/>
            <w:tcBorders>
              <w:left w:val="single" w:color="auto" w:sz="4" w:space="0"/>
              <w:right w:val="single" w:color="auto" w:sz="4" w:space="0"/>
            </w:tcBorders>
            <w:noWrap w:val="0"/>
            <w:vAlign w:val="center"/>
          </w:tcPr>
          <w:p w14:paraId="18ABA42D">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12563B3A">
            <w:pPr>
              <w:jc w:val="center"/>
              <w:rPr>
                <w:rFonts w:hint="eastAsia" w:ascii="宋体" w:hAnsi="宋体" w:eastAsia="宋体" w:cs="宋体"/>
                <w:color w:val="000000"/>
                <w:szCs w:val="21"/>
                <w:highlight w:val="none"/>
                <w:lang w:val="en-US" w:eastAsia="zh-CN"/>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565161CF">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7、读取速度：400张标签读全≤3秒；</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3284996D">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6E9C5572">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74011A7">
            <w:pPr>
              <w:widowControl/>
              <w:spacing w:line="280" w:lineRule="exact"/>
              <w:jc w:val="left"/>
              <w:textAlignment w:val="center"/>
              <w:rPr>
                <w:rFonts w:hint="eastAsia" w:ascii="Times New Roman" w:hAnsi="Times New Roman" w:eastAsia="宋体" w:cs="Times New Roman"/>
                <w:highlight w:val="none"/>
                <w:lang w:val="en-US" w:eastAsia="zh-CN"/>
              </w:rPr>
            </w:pPr>
          </w:p>
        </w:tc>
      </w:tr>
      <w:tr w14:paraId="626E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640" w:type="dxa"/>
            <w:vMerge w:val="continue"/>
            <w:tcBorders>
              <w:left w:val="single" w:color="auto" w:sz="4" w:space="0"/>
              <w:right w:val="single" w:color="auto" w:sz="4" w:space="0"/>
            </w:tcBorders>
            <w:noWrap w:val="0"/>
            <w:vAlign w:val="center"/>
          </w:tcPr>
          <w:p w14:paraId="0E365A97">
            <w:pPr>
              <w:jc w:val="center"/>
              <w:rPr>
                <w:rFonts w:hint="eastAsia" w:ascii="宋体" w:hAnsi="宋体" w:eastAsia="宋体" w:cs="宋体"/>
                <w:color w:val="auto"/>
                <w:szCs w:val="21"/>
                <w:highlight w:val="none"/>
                <w:lang w:val="en-US" w:eastAsia="zh-CN"/>
              </w:rPr>
            </w:pPr>
          </w:p>
        </w:tc>
        <w:tc>
          <w:tcPr>
            <w:tcW w:w="960" w:type="dxa"/>
            <w:vMerge w:val="continue"/>
            <w:tcBorders>
              <w:left w:val="single" w:color="auto" w:sz="4" w:space="0"/>
              <w:right w:val="single" w:color="auto" w:sz="4" w:space="0"/>
            </w:tcBorders>
            <w:noWrap w:val="0"/>
            <w:vAlign w:val="center"/>
          </w:tcPr>
          <w:p w14:paraId="31A226E8">
            <w:pPr>
              <w:jc w:val="center"/>
              <w:rPr>
                <w:rFonts w:hint="eastAsia" w:ascii="宋体" w:hAnsi="宋体" w:eastAsia="宋体" w:cs="宋体"/>
                <w:color w:val="000000"/>
                <w:szCs w:val="21"/>
                <w:highlight w:val="none"/>
                <w:lang w:val="en-US" w:eastAsia="zh-CN"/>
              </w:rPr>
            </w:pPr>
          </w:p>
        </w:tc>
        <w:tc>
          <w:tcPr>
            <w:tcW w:w="3241" w:type="dxa"/>
            <w:tcBorders>
              <w:top w:val="single" w:color="auto" w:sz="4" w:space="0"/>
              <w:left w:val="single" w:color="auto" w:sz="4" w:space="0"/>
              <w:bottom w:val="single" w:color="auto" w:sz="4" w:space="0"/>
              <w:right w:val="single" w:color="auto" w:sz="4" w:space="0"/>
            </w:tcBorders>
            <w:noWrap w:val="0"/>
            <w:vAlign w:val="center"/>
          </w:tcPr>
          <w:p w14:paraId="496C8BBE">
            <w:pPr>
              <w:widowControl/>
              <w:spacing w:line="280" w:lineRule="exact"/>
              <w:jc w:val="left"/>
              <w:textAlignment w:val="center"/>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8、实时记录读取范围内标签，系统后台自动匹配人员、物品以及相关属性值，进行大数据分析；</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446AFB5C">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59085078">
            <w:pPr>
              <w:widowControl/>
              <w:spacing w:line="280" w:lineRule="exact"/>
              <w:jc w:val="left"/>
              <w:textAlignment w:val="center"/>
              <w:rPr>
                <w:rFonts w:hint="eastAsia" w:ascii="Times New Roman" w:hAnsi="Times New Roman" w:eastAsia="宋体" w:cs="Times New Roman"/>
                <w:highlight w:val="none"/>
                <w:lang w:val="en-US" w:eastAsia="zh-CN"/>
              </w:rPr>
            </w:pPr>
          </w:p>
        </w:tc>
        <w:tc>
          <w:tcPr>
            <w:tcW w:w="1032" w:type="dxa"/>
            <w:tcBorders>
              <w:top w:val="single" w:color="auto" w:sz="4" w:space="0"/>
              <w:left w:val="single" w:color="auto" w:sz="4" w:space="0"/>
              <w:bottom w:val="single" w:color="auto" w:sz="4" w:space="0"/>
              <w:right w:val="single" w:color="auto" w:sz="4" w:space="0"/>
            </w:tcBorders>
            <w:noWrap w:val="0"/>
            <w:vAlign w:val="center"/>
          </w:tcPr>
          <w:p w14:paraId="2E8D4EBE">
            <w:pPr>
              <w:widowControl/>
              <w:spacing w:line="280" w:lineRule="exact"/>
              <w:jc w:val="left"/>
              <w:textAlignment w:val="center"/>
              <w:rPr>
                <w:rFonts w:hint="eastAsia" w:ascii="Times New Roman" w:hAnsi="Times New Roman" w:eastAsia="宋体" w:cs="Times New Roman"/>
                <w:highlight w:val="none"/>
                <w:lang w:val="en-US" w:eastAsia="zh-CN"/>
              </w:rPr>
            </w:pPr>
          </w:p>
        </w:tc>
      </w:tr>
    </w:tbl>
    <w:p w14:paraId="25E9F338">
      <w:pPr>
        <w:rPr>
          <w:sz w:val="24"/>
        </w:rPr>
      </w:pPr>
    </w:p>
    <w:p w14:paraId="3C3FDBF2">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215" w:name="_Hlk72095977"/>
      <w:r>
        <w:rPr>
          <w:rFonts w:hint="eastAsia"/>
          <w:sz w:val="21"/>
          <w:szCs w:val="21"/>
        </w:rPr>
        <w:t>证明资料【如有的话，提供的证明资料应统一编号（排序），格式自定】</w:t>
      </w:r>
      <w:bookmarkEnd w:id="215"/>
      <w:r>
        <w:rPr>
          <w:rFonts w:hint="eastAsia"/>
          <w:sz w:val="21"/>
          <w:szCs w:val="21"/>
        </w:rPr>
        <w:t>：</w:t>
      </w:r>
    </w:p>
    <w:p w14:paraId="57BE0D60">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rPr>
      </w:pPr>
    </w:p>
    <w:p w14:paraId="64BAE06B">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rPr>
      </w:pPr>
    </w:p>
    <w:p w14:paraId="2FC3FC83">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14:paraId="05418088">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216" w:name="_Hlk72094407"/>
      <w:r>
        <w:rPr>
          <w:rFonts w:hint="eastAsia"/>
          <w:b w:val="0"/>
          <w:bCs/>
          <w:sz w:val="21"/>
          <w:szCs w:val="21"/>
        </w:rPr>
        <w:t>对应“用户需求书”中的“技术要求”章节</w:t>
      </w:r>
      <w:bookmarkEnd w:id="216"/>
      <w:r>
        <w:rPr>
          <w:rFonts w:hint="eastAsia"/>
          <w:b w:val="0"/>
          <w:bCs/>
          <w:sz w:val="21"/>
          <w:szCs w:val="21"/>
        </w:rPr>
        <w:t>相关内容。</w:t>
      </w:r>
    </w:p>
    <w:p w14:paraId="1B72C456">
      <w:pPr>
        <w:pStyle w:val="40"/>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9"/>
        <w:rPr>
          <w:rFonts w:hint="eastAsia" w:ascii="Times New Roman" w:hAnsi="Times New Roman" w:eastAsia="宋体" w:cs="Times New Roman"/>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hint="eastAsia" w:ascii="Times New Roman" w:hAnsi="Times New Roman" w:eastAsia="宋体" w:cs="Times New Roman"/>
          <w:b w:val="0"/>
          <w:bCs/>
          <w:color w:val="FF0000"/>
          <w:kern w:val="2"/>
          <w:sz w:val="21"/>
          <w:szCs w:val="21"/>
          <w:u w:val="none"/>
          <w:lang w:val="en-US" w:eastAsia="zh-CN"/>
        </w:rPr>
        <w:t>“投标技术响应”必须与</w:t>
      </w:r>
      <w:r>
        <w:rPr>
          <w:rFonts w:hint="eastAsia" w:cs="Times New Roman"/>
          <w:b w:val="0"/>
          <w:bCs/>
          <w:color w:val="FF0000"/>
          <w:kern w:val="2"/>
          <w:sz w:val="21"/>
          <w:szCs w:val="21"/>
          <w:u w:val="none"/>
          <w:lang w:val="en-US" w:eastAsia="zh-CN"/>
        </w:rPr>
        <w:t>所投产品</w:t>
      </w:r>
      <w:r>
        <w:rPr>
          <w:rFonts w:hint="eastAsia" w:ascii="Times New Roman" w:hAnsi="Times New Roman" w:eastAsia="宋体" w:cs="Times New Roman"/>
          <w:b w:val="0"/>
          <w:bCs/>
          <w:color w:val="FF0000"/>
          <w:kern w:val="2"/>
          <w:sz w:val="21"/>
          <w:szCs w:val="21"/>
          <w:u w:val="none"/>
          <w:lang w:val="en-US" w:eastAsia="zh-CN"/>
        </w:rPr>
        <w:t>客观实际保持一致，响应不实且情节严重的，经查实，将依法记入供应商诚信档案或受到行政处罚。</w:t>
      </w:r>
    </w:p>
    <w:p w14:paraId="5C157FC6">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ascii="Times New Roman" w:hAnsi="Times New Roman" w:eastAsia="宋体" w:cs="Times New Roman"/>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217" w:name="_Hlk72158270"/>
      <w:r>
        <w:rPr>
          <w:rFonts w:hint="eastAsia"/>
          <w:b w:val="0"/>
          <w:bCs/>
          <w:sz w:val="21"/>
          <w:szCs w:val="21"/>
        </w:rPr>
        <w:t>“偏离情况”</w:t>
      </w:r>
      <w:bookmarkEnd w:id="217"/>
      <w:r>
        <w:rPr>
          <w:rFonts w:hint="eastAsia"/>
          <w:b w:val="0"/>
          <w:bCs/>
          <w:sz w:val="21"/>
          <w:szCs w:val="21"/>
        </w:rPr>
        <w:t>一栏填写如实填写“正偏离”、“负偏离”或“无偏离”，其中：</w:t>
      </w:r>
      <w:bookmarkStart w:id="218" w:name="_Hlk72093866"/>
      <w:r>
        <w:rPr>
          <w:rFonts w:hint="eastAsia"/>
          <w:b w:val="0"/>
          <w:bCs/>
          <w:sz w:val="21"/>
          <w:szCs w:val="21"/>
        </w:rPr>
        <w:t>“正偏离”表示“投标响应优于招标技术要求”，“负偏离”表示“投标响应不满足招标技术要求”，“无偏离”表示“投标响应与招标技术要求一致”</w:t>
      </w:r>
      <w:bookmarkEnd w:id="218"/>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hint="eastAsia" w:eastAsia="宋体"/>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hint="eastAsia" w:ascii="Times New Roman" w:hAnsi="Times New Roman" w:eastAsia="宋体" w:cs="Times New Roman"/>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3826D3CC">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14:paraId="0A823EDA">
      <w:pPr>
        <w:ind w:firstLine="420" w:firstLineChars="200"/>
        <w:rPr>
          <w:b w:val="0"/>
          <w:bCs/>
          <w:sz w:val="21"/>
          <w:szCs w:val="21"/>
        </w:rPr>
      </w:pPr>
      <w:r>
        <w:rPr>
          <w:rFonts w:hint="eastAsia"/>
          <w:b w:val="0"/>
          <w:bCs/>
          <w:sz w:val="21"/>
          <w:szCs w:val="21"/>
        </w:rPr>
        <w:t>5、</w:t>
      </w:r>
      <w:bookmarkStart w:id="219" w:name="_Hlk72096106"/>
      <w:r>
        <w:rPr>
          <w:rFonts w:hint="eastAsia"/>
          <w:b w:val="0"/>
          <w:bCs/>
          <w:sz w:val="21"/>
          <w:szCs w:val="21"/>
        </w:rPr>
        <w:t>证明资料条款响应要求</w:t>
      </w:r>
      <w:bookmarkEnd w:id="219"/>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220"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221" w:name="_Hlk73558164"/>
      <w:r>
        <w:rPr>
          <w:rFonts w:hint="eastAsia"/>
          <w:b w:val="0"/>
          <w:bCs/>
          <w:sz w:val="21"/>
          <w:szCs w:val="21"/>
        </w:rPr>
        <w:t>且投标人在“偏离情况”一栏响应为“正偏离”或“无偏离”的，经评审委员会认定，将判定为负偏离。</w:t>
      </w:r>
      <w:bookmarkEnd w:id="220"/>
      <w:bookmarkEnd w:id="221"/>
    </w:p>
    <w:p w14:paraId="56C86C22">
      <w:pPr>
        <w:ind w:firstLine="420" w:firstLineChars="200"/>
        <w:rPr>
          <w:b w:val="0"/>
          <w:bCs/>
          <w:sz w:val="21"/>
          <w:szCs w:val="21"/>
        </w:rPr>
      </w:pPr>
      <w:r>
        <w:rPr>
          <w:rFonts w:hint="eastAsia"/>
          <w:b w:val="0"/>
          <w:bCs/>
          <w:sz w:val="21"/>
          <w:szCs w:val="21"/>
        </w:rPr>
        <w:t>6、</w:t>
      </w:r>
      <w:bookmarkStart w:id="222" w:name="_Hlk72096137"/>
      <w:r>
        <w:rPr>
          <w:rFonts w:hint="eastAsia"/>
          <w:b w:val="0"/>
          <w:bCs/>
          <w:sz w:val="21"/>
          <w:szCs w:val="21"/>
        </w:rPr>
        <w:t>表后“证明资料”部分内容的编制</w:t>
      </w:r>
      <w:bookmarkEnd w:id="222"/>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223" w:name="_Hlk73558180"/>
      <w:r>
        <w:rPr>
          <w:rFonts w:hint="eastAsia"/>
          <w:b w:val="0"/>
          <w:bCs/>
          <w:sz w:val="21"/>
          <w:szCs w:val="21"/>
        </w:rPr>
        <w:t>未按照招标文件要求在表后放置证明材料的供应商将承担不利后果，经评审委员会认定，相关技术要求将判定为负偏离。</w:t>
      </w:r>
      <w:bookmarkEnd w:id="223"/>
    </w:p>
    <w:p w14:paraId="75A34A70">
      <w:pPr>
        <w:ind w:firstLine="420" w:firstLineChars="200"/>
        <w:rPr>
          <w:b w:val="0"/>
          <w:bCs/>
          <w:sz w:val="21"/>
          <w:szCs w:val="21"/>
        </w:rPr>
      </w:pPr>
      <w:r>
        <w:rPr>
          <w:rFonts w:hint="eastAsia"/>
          <w:b w:val="0"/>
          <w:bCs/>
          <w:sz w:val="21"/>
          <w:szCs w:val="21"/>
        </w:rPr>
        <w:t>7、</w:t>
      </w:r>
      <w:bookmarkStart w:id="224" w:name="_Hlk72096176"/>
      <w:r>
        <w:rPr>
          <w:rFonts w:hint="eastAsia"/>
          <w:b w:val="0"/>
          <w:bCs/>
          <w:sz w:val="21"/>
          <w:szCs w:val="21"/>
        </w:rPr>
        <w:t>证明资料的形式及其它具体要求</w:t>
      </w:r>
      <w:bookmarkEnd w:id="224"/>
      <w:r>
        <w:rPr>
          <w:rFonts w:hint="eastAsia"/>
          <w:b w:val="0"/>
          <w:bCs/>
          <w:sz w:val="21"/>
          <w:szCs w:val="21"/>
        </w:rPr>
        <w:t>：</w:t>
      </w:r>
    </w:p>
    <w:p w14:paraId="0BAE2B6F">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14:paraId="176CE71A">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7F802F7E">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6AFABBF1">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14:paraId="525974FD">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0302E9B5">
      <w:pPr>
        <w:ind w:firstLine="420" w:firstLineChars="200"/>
        <w:rPr>
          <w:b w:val="0"/>
          <w:bCs/>
          <w:sz w:val="21"/>
          <w:szCs w:val="21"/>
        </w:rPr>
      </w:pPr>
      <w:r>
        <w:rPr>
          <w:rFonts w:hint="eastAsia"/>
          <w:b w:val="0"/>
          <w:bCs/>
          <w:sz w:val="21"/>
          <w:szCs w:val="21"/>
        </w:rPr>
        <w:t>其它证明资料的形式要求参照以上要求执行；</w:t>
      </w:r>
    </w:p>
    <w:p w14:paraId="30F8910B">
      <w:pPr>
        <w:ind w:firstLine="420" w:firstLineChars="200"/>
        <w:rPr>
          <w:b w:val="0"/>
          <w:bCs/>
          <w:sz w:val="21"/>
          <w:szCs w:val="21"/>
        </w:rPr>
      </w:pPr>
      <w:r>
        <w:rPr>
          <w:rFonts w:hint="eastAsia"/>
          <w:b w:val="0"/>
          <w:bCs/>
          <w:sz w:val="21"/>
          <w:szCs w:val="21"/>
        </w:rPr>
        <w:t>（4）证明资料均要求原件备查。</w:t>
      </w:r>
    </w:p>
    <w:p w14:paraId="204B7518">
      <w:pPr>
        <w:ind w:firstLine="420" w:firstLineChars="200"/>
        <w:rPr>
          <w:b w:val="0"/>
          <w:bCs/>
          <w:sz w:val="21"/>
          <w:szCs w:val="21"/>
        </w:rPr>
      </w:pPr>
      <w:r>
        <w:rPr>
          <w:rFonts w:hint="eastAsia"/>
          <w:b w:val="0"/>
          <w:bCs/>
          <w:sz w:val="21"/>
          <w:szCs w:val="21"/>
        </w:rPr>
        <w:t>8、其它注意事项：</w:t>
      </w:r>
    </w:p>
    <w:p w14:paraId="5507423C">
      <w:pPr>
        <w:ind w:firstLine="420" w:firstLineChars="200"/>
        <w:rPr>
          <w:b w:val="0"/>
          <w:bCs/>
          <w:sz w:val="21"/>
          <w:szCs w:val="21"/>
        </w:rPr>
      </w:pPr>
      <w:r>
        <w:rPr>
          <w:rFonts w:hint="eastAsia"/>
          <w:b w:val="0"/>
          <w:bCs/>
          <w:sz w:val="21"/>
          <w:szCs w:val="21"/>
        </w:rPr>
        <w:t>（1）评审委员会有权对投标人的响应情况作出判断（评审结论）；</w:t>
      </w:r>
    </w:p>
    <w:p w14:paraId="00204313">
      <w:pPr>
        <w:ind w:firstLine="420" w:firstLineChars="200"/>
        <w:rPr>
          <w:b w:val="0"/>
          <w:bCs/>
          <w:sz w:val="21"/>
          <w:szCs w:val="21"/>
        </w:rPr>
      </w:pPr>
      <w:r>
        <w:rPr>
          <w:rFonts w:hint="eastAsia"/>
          <w:b w:val="0"/>
          <w:bCs/>
          <w:sz w:val="21"/>
          <w:szCs w:val="21"/>
        </w:rPr>
        <w:t>（2）</w:t>
      </w:r>
      <w:bookmarkStart w:id="225"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225"/>
    </w:p>
    <w:p w14:paraId="60FDDC20">
      <w:pPr>
        <w:ind w:firstLine="482" w:firstLineChars="200"/>
        <w:rPr>
          <w:b/>
          <w:sz w:val="24"/>
        </w:rPr>
      </w:pPr>
    </w:p>
    <w:p w14:paraId="2C28BA11">
      <w:pPr>
        <w:rPr>
          <w:sz w:val="24"/>
        </w:rPr>
      </w:pPr>
    </w:p>
    <w:p w14:paraId="75336B08">
      <w:pPr>
        <w:rPr>
          <w:sz w:val="24"/>
        </w:rPr>
      </w:pPr>
    </w:p>
    <w:p w14:paraId="26F32BBE">
      <w:pPr>
        <w:jc w:val="center"/>
        <w:rPr>
          <w:rFonts w:hint="eastAsia" w:ascii="黑体" w:eastAsia="黑体"/>
          <w:b w:val="0"/>
          <w:bCs w:val="0"/>
          <w:sz w:val="24"/>
          <w:szCs w:val="20"/>
          <w:lang w:val="en-US" w:eastAsia="zh-CN"/>
        </w:rPr>
      </w:pPr>
      <w:bookmarkStart w:id="226" w:name="_Hlk72260576"/>
    </w:p>
    <w:p w14:paraId="604EA6D5">
      <w:pPr>
        <w:ind w:left="420" w:leftChars="200" w:firstLine="210" w:firstLineChars="100"/>
        <w:rPr>
          <w:rFonts w:hint="default"/>
          <w:lang w:val="en-US" w:eastAsia="zh-CN"/>
        </w:rPr>
      </w:pPr>
    </w:p>
    <w:p w14:paraId="63017E6F">
      <w:pPr>
        <w:jc w:val="center"/>
        <w:rPr>
          <w:b/>
          <w:bCs/>
          <w:sz w:val="24"/>
        </w:rPr>
      </w:pPr>
    </w:p>
    <w:p w14:paraId="23DA8399">
      <w:pPr>
        <w:pStyle w:val="3"/>
        <w:jc w:val="center"/>
        <w:rPr>
          <w:rFonts w:ascii="黑体" w:eastAsia="黑体"/>
          <w:b w:val="0"/>
          <w:kern w:val="0"/>
          <w:sz w:val="24"/>
          <w:szCs w:val="24"/>
        </w:rPr>
      </w:pPr>
      <w:r>
        <w:t xml:space="preserve">  </w:t>
      </w:r>
      <w:r>
        <w:rPr>
          <w:rFonts w:hint="eastAsia"/>
          <w:lang w:val="en-US" w:eastAsia="zh-CN"/>
        </w:rPr>
        <w:t>六</w:t>
      </w:r>
      <w:r>
        <w:rPr>
          <w:rFonts w:hint="eastAsia" w:ascii="黑体" w:eastAsia="黑体"/>
          <w:b w:val="0"/>
          <w:kern w:val="0"/>
          <w:sz w:val="24"/>
          <w:szCs w:val="24"/>
        </w:rPr>
        <w:t>、绿色采购情况（格式自定）</w:t>
      </w:r>
    </w:p>
    <w:p w14:paraId="1A947E55">
      <w:pPr>
        <w:pStyle w:val="13"/>
        <w:ind w:firstLine="0"/>
        <w:rPr>
          <w:rFonts w:asciiTheme="minorEastAsia" w:hAnsiTheme="minorEastAsia" w:eastAsiaTheme="minorEastAsia" w:cstheme="minorEastAsia"/>
          <w:color w:val="FF0000"/>
          <w:sz w:val="24"/>
        </w:rPr>
      </w:pPr>
      <w:r>
        <w:rPr>
          <w:rFonts w:hint="eastAsia" w:asciiTheme="minorEastAsia" w:hAnsiTheme="minorEastAsia" w:eastAsiaTheme="minorEastAsia" w:cstheme="minorEastAsia"/>
          <w:color w:val="FF0000"/>
          <w:sz w:val="24"/>
        </w:rPr>
        <w:t>（特别提示：投标人须按本招标文件评标信息中这一评审因素要求，提供证明资料）</w:t>
      </w:r>
    </w:p>
    <w:p w14:paraId="273D26E2">
      <w:pPr>
        <w:pStyle w:val="13"/>
        <w:ind w:firstLine="0"/>
        <w:rPr>
          <w:rFonts w:asciiTheme="minorEastAsia" w:hAnsiTheme="minorEastAsia" w:eastAsiaTheme="minorEastAsia" w:cstheme="minorEastAsia"/>
          <w:sz w:val="24"/>
        </w:rPr>
      </w:pPr>
    </w:p>
    <w:p w14:paraId="7261CDD8">
      <w:pPr>
        <w:pStyle w:val="3"/>
        <w:jc w:val="center"/>
        <w:rPr>
          <w:rFonts w:ascii="黑体" w:eastAsia="黑体"/>
          <w:b w:val="0"/>
          <w:kern w:val="0"/>
          <w:sz w:val="24"/>
          <w:szCs w:val="24"/>
        </w:rPr>
      </w:pPr>
      <w:r>
        <w:rPr>
          <w:rFonts w:hint="eastAsia" w:ascii="黑体" w:eastAsia="黑体"/>
          <w:b w:val="0"/>
          <w:kern w:val="0"/>
          <w:sz w:val="24"/>
          <w:szCs w:val="24"/>
          <w:lang w:val="en-US" w:eastAsia="zh-CN"/>
        </w:rPr>
        <w:t>七</w:t>
      </w:r>
      <w:r>
        <w:rPr>
          <w:rFonts w:hint="eastAsia" w:ascii="黑体" w:eastAsia="黑体"/>
          <w:b w:val="0"/>
          <w:kern w:val="0"/>
          <w:sz w:val="24"/>
          <w:szCs w:val="24"/>
        </w:rPr>
        <w:t>、项目实施方案（格式自定）</w:t>
      </w:r>
    </w:p>
    <w:p w14:paraId="5FA7827A">
      <w:pPr>
        <w:pStyle w:val="13"/>
        <w:ind w:firstLine="0"/>
        <w:rPr>
          <w:rFonts w:asciiTheme="minorEastAsia" w:hAnsiTheme="minorEastAsia" w:eastAsiaTheme="minorEastAsia" w:cstheme="minorEastAsia"/>
          <w:color w:val="FF0000"/>
          <w:sz w:val="24"/>
        </w:rPr>
      </w:pPr>
      <w:r>
        <w:rPr>
          <w:rFonts w:hint="eastAsia" w:asciiTheme="minorEastAsia" w:hAnsiTheme="minorEastAsia" w:eastAsiaTheme="minorEastAsia" w:cstheme="minorEastAsia"/>
          <w:color w:val="FF0000"/>
          <w:sz w:val="24"/>
        </w:rPr>
        <w:t>（特别提示：投标人须按本招标文件评标信息中这一评审因素要求，提供证明资料）</w:t>
      </w:r>
    </w:p>
    <w:p w14:paraId="46DDDB7B">
      <w:pPr>
        <w:pStyle w:val="13"/>
        <w:ind w:firstLine="0"/>
        <w:rPr>
          <w:rFonts w:asciiTheme="minorEastAsia" w:hAnsiTheme="minorEastAsia" w:eastAsiaTheme="minorEastAsia" w:cstheme="minorEastAsia"/>
          <w:sz w:val="24"/>
        </w:rPr>
      </w:pPr>
    </w:p>
    <w:p w14:paraId="086B421C">
      <w:pPr>
        <w:pStyle w:val="3"/>
        <w:jc w:val="center"/>
        <w:rPr>
          <w:rFonts w:ascii="黑体" w:eastAsia="黑体"/>
          <w:b w:val="0"/>
          <w:kern w:val="0"/>
          <w:sz w:val="24"/>
          <w:szCs w:val="24"/>
        </w:rPr>
      </w:pPr>
      <w:r>
        <w:rPr>
          <w:rFonts w:hint="eastAsia" w:ascii="黑体" w:eastAsia="黑体"/>
          <w:b w:val="0"/>
          <w:kern w:val="0"/>
          <w:sz w:val="24"/>
          <w:szCs w:val="24"/>
          <w:lang w:val="en-US" w:eastAsia="zh-CN"/>
        </w:rPr>
        <w:t>八</w:t>
      </w:r>
      <w:r>
        <w:rPr>
          <w:rFonts w:hint="eastAsia" w:ascii="黑体" w:eastAsia="黑体"/>
          <w:b w:val="0"/>
          <w:kern w:val="0"/>
          <w:sz w:val="24"/>
          <w:szCs w:val="24"/>
        </w:rPr>
        <w:t>、技术保障措施</w:t>
      </w:r>
      <w:bookmarkStart w:id="227" w:name="OLE_LINK140"/>
      <w:r>
        <w:rPr>
          <w:rFonts w:hint="eastAsia" w:ascii="黑体" w:eastAsia="黑体"/>
          <w:b w:val="0"/>
          <w:kern w:val="0"/>
          <w:sz w:val="24"/>
          <w:szCs w:val="24"/>
        </w:rPr>
        <w:t>（格式自定）</w:t>
      </w:r>
      <w:bookmarkEnd w:id="227"/>
    </w:p>
    <w:p w14:paraId="4BBF2853">
      <w:pPr>
        <w:pStyle w:val="13"/>
        <w:ind w:firstLine="0"/>
        <w:rPr>
          <w:rFonts w:asciiTheme="minorEastAsia" w:hAnsiTheme="minorEastAsia" w:eastAsiaTheme="minorEastAsia" w:cstheme="minorEastAsia"/>
          <w:color w:val="FF0000"/>
          <w:sz w:val="24"/>
        </w:rPr>
      </w:pPr>
      <w:bookmarkStart w:id="228" w:name="OLE_LINK141"/>
      <w:r>
        <w:rPr>
          <w:rFonts w:hint="eastAsia" w:asciiTheme="minorEastAsia" w:hAnsiTheme="minorEastAsia" w:eastAsiaTheme="minorEastAsia" w:cstheme="minorEastAsia"/>
          <w:color w:val="FF0000"/>
          <w:sz w:val="24"/>
        </w:rPr>
        <w:t>（特别提示：投标人须按本招标文件评标信息中这一评审因素要求，提供证明资料）</w:t>
      </w:r>
    </w:p>
    <w:bookmarkEnd w:id="228"/>
    <w:p w14:paraId="31C883AA">
      <w:pPr>
        <w:pStyle w:val="18"/>
      </w:pPr>
    </w:p>
    <w:p w14:paraId="4D224AAF">
      <w:pPr>
        <w:pStyle w:val="3"/>
        <w:numPr>
          <w:ilvl w:val="0"/>
          <w:numId w:val="0"/>
        </w:numPr>
        <w:jc w:val="center"/>
        <w:rPr>
          <w:rFonts w:hint="eastAsia" w:ascii="黑体" w:eastAsia="黑体"/>
          <w:b w:val="0"/>
          <w:kern w:val="0"/>
          <w:sz w:val="24"/>
          <w:szCs w:val="24"/>
        </w:rPr>
      </w:pPr>
      <w:r>
        <w:rPr>
          <w:rFonts w:hint="eastAsia" w:ascii="黑体" w:eastAsia="黑体"/>
          <w:b w:val="0"/>
          <w:kern w:val="0"/>
          <w:sz w:val="24"/>
          <w:szCs w:val="24"/>
          <w:lang w:val="en-US" w:eastAsia="zh-CN"/>
        </w:rPr>
        <w:t>九、</w:t>
      </w:r>
      <w:r>
        <w:rPr>
          <w:rFonts w:hint="eastAsia" w:ascii="黑体" w:eastAsia="黑体"/>
          <w:b w:val="0"/>
          <w:kern w:val="0"/>
          <w:sz w:val="24"/>
          <w:szCs w:val="24"/>
        </w:rPr>
        <w:t>深化设计方案（格式自定）</w:t>
      </w:r>
    </w:p>
    <w:p w14:paraId="49FD6A77">
      <w:pPr>
        <w:pStyle w:val="13"/>
        <w:ind w:firstLine="0"/>
        <w:rPr>
          <w:rFonts w:asciiTheme="minorEastAsia" w:hAnsiTheme="minorEastAsia" w:eastAsiaTheme="minorEastAsia" w:cstheme="minorEastAsia"/>
          <w:color w:val="FF0000"/>
          <w:sz w:val="24"/>
        </w:rPr>
      </w:pPr>
      <w:r>
        <w:rPr>
          <w:rFonts w:hint="eastAsia" w:asciiTheme="minorEastAsia" w:hAnsiTheme="minorEastAsia" w:eastAsiaTheme="minorEastAsia" w:cstheme="minorEastAsia"/>
          <w:color w:val="FF0000"/>
          <w:sz w:val="24"/>
        </w:rPr>
        <w:t>（特别提示：投标人须按本招标文件评标信息中这一评审因素要求，提供证明资料）</w:t>
      </w:r>
    </w:p>
    <w:p w14:paraId="4387A1BD">
      <w:pPr>
        <w:numPr>
          <w:ilvl w:val="0"/>
          <w:numId w:val="0"/>
        </w:numPr>
        <w:rPr>
          <w:rFonts w:hint="eastAsia"/>
        </w:rPr>
      </w:pPr>
    </w:p>
    <w:p w14:paraId="3BF40EEC">
      <w:pPr>
        <w:pStyle w:val="3"/>
        <w:jc w:val="center"/>
        <w:rPr>
          <w:rFonts w:hint="eastAsia" w:ascii="黑体" w:eastAsia="黑体"/>
          <w:b w:val="0"/>
          <w:kern w:val="0"/>
          <w:sz w:val="24"/>
          <w:szCs w:val="24"/>
        </w:rPr>
      </w:pPr>
      <w:r>
        <w:rPr>
          <w:rFonts w:hint="eastAsia" w:ascii="黑体" w:eastAsia="黑体"/>
          <w:b w:val="0"/>
          <w:kern w:val="0"/>
          <w:sz w:val="24"/>
          <w:szCs w:val="24"/>
          <w:lang w:val="en-US" w:eastAsia="zh-CN"/>
        </w:rPr>
        <w:t>十、</w:t>
      </w:r>
      <w:r>
        <w:rPr>
          <w:rFonts w:hint="eastAsia" w:ascii="黑体" w:eastAsia="黑体"/>
          <w:b w:val="0"/>
          <w:kern w:val="0"/>
          <w:sz w:val="24"/>
          <w:szCs w:val="24"/>
        </w:rPr>
        <w:t>创新能力评价（格式自定）</w:t>
      </w:r>
    </w:p>
    <w:p w14:paraId="37BD575F">
      <w:pPr>
        <w:pStyle w:val="13"/>
        <w:ind w:firstLine="0"/>
        <w:rPr>
          <w:rFonts w:asciiTheme="minorEastAsia" w:hAnsiTheme="minorEastAsia" w:eastAsiaTheme="minorEastAsia" w:cstheme="minorEastAsia"/>
          <w:color w:val="FF0000"/>
          <w:sz w:val="24"/>
        </w:rPr>
      </w:pPr>
      <w:r>
        <w:rPr>
          <w:rFonts w:hint="eastAsia" w:asciiTheme="minorEastAsia" w:hAnsiTheme="minorEastAsia" w:eastAsiaTheme="minorEastAsia" w:cstheme="minorEastAsia"/>
          <w:color w:val="FF0000"/>
          <w:sz w:val="24"/>
        </w:rPr>
        <w:t>（特别提示：投标人须按本招标文件评标信息中这一评审因素要求，提供证明资料）</w:t>
      </w:r>
    </w:p>
    <w:p w14:paraId="4B034E63">
      <w:pPr>
        <w:rPr>
          <w:sz w:val="24"/>
        </w:rPr>
      </w:pPr>
    </w:p>
    <w:p w14:paraId="2A75DDD5">
      <w:pPr>
        <w:pStyle w:val="3"/>
        <w:jc w:val="center"/>
        <w:rPr>
          <w:rFonts w:ascii="黑体" w:eastAsia="黑体"/>
          <w:b w:val="0"/>
          <w:bCs w:val="0"/>
          <w:sz w:val="24"/>
          <w:szCs w:val="20"/>
        </w:rPr>
      </w:pPr>
      <w:r>
        <w:rPr>
          <w:rFonts w:hint="eastAsia" w:ascii="黑体" w:eastAsia="黑体"/>
          <w:b w:val="0"/>
          <w:bCs w:val="0"/>
          <w:sz w:val="24"/>
          <w:szCs w:val="20"/>
          <w:lang w:val="en-US" w:eastAsia="zh-CN"/>
        </w:rPr>
        <w:t>十一</w:t>
      </w:r>
      <w:r>
        <w:rPr>
          <w:rFonts w:hint="eastAsia" w:ascii="黑体" w:eastAsia="黑体"/>
          <w:b w:val="0"/>
          <w:bCs w:val="0"/>
          <w:sz w:val="24"/>
          <w:szCs w:val="20"/>
        </w:rPr>
        <w:t>、</w:t>
      </w:r>
      <w:bookmarkStart w:id="229" w:name="_Hlk72062872"/>
      <w:r>
        <w:rPr>
          <w:rFonts w:hint="eastAsia" w:ascii="黑体" w:eastAsia="黑体"/>
          <w:b w:val="0"/>
          <w:bCs w:val="0"/>
          <w:sz w:val="24"/>
          <w:szCs w:val="20"/>
        </w:rPr>
        <w:t>投标人认为需要加以说明的其他内容</w:t>
      </w:r>
      <w:bookmarkEnd w:id="226"/>
      <w:bookmarkEnd w:id="229"/>
    </w:p>
    <w:p w14:paraId="0207AA53">
      <w:pPr>
        <w:widowControl/>
        <w:jc w:val="center"/>
        <w:rPr>
          <w:rFonts w:ascii="黑体" w:hAnsi="宋体" w:eastAsia="黑体"/>
          <w:kern w:val="0"/>
          <w:sz w:val="24"/>
          <w:szCs w:val="20"/>
        </w:rPr>
      </w:pPr>
      <w:r>
        <w:rPr>
          <w:rFonts w:hint="eastAsia" w:ascii="黑体" w:hAnsi="宋体" w:eastAsia="黑体"/>
          <w:kern w:val="0"/>
          <w:sz w:val="24"/>
          <w:szCs w:val="20"/>
        </w:rPr>
        <w:t>（一）</w:t>
      </w:r>
      <w:r>
        <w:rPr>
          <w:rFonts w:hint="eastAsia" w:ascii="黑体" w:hAnsi="宋体" w:eastAsia="黑体"/>
          <w:kern w:val="0"/>
          <w:sz w:val="24"/>
          <w:szCs w:val="20"/>
          <w:highlight w:val="yellow"/>
        </w:rPr>
        <w:t>政府采购违法行为风险知悉确认书</w:t>
      </w:r>
    </w:p>
    <w:p w14:paraId="53DC6F9A">
      <w:pPr>
        <w:widowControl/>
        <w:jc w:val="center"/>
        <w:rPr>
          <w:rFonts w:ascii="黑体" w:hAnsi="宋体" w:eastAsia="黑体"/>
          <w:kern w:val="0"/>
          <w:sz w:val="24"/>
          <w:szCs w:val="20"/>
        </w:rPr>
      </w:pPr>
    </w:p>
    <w:p w14:paraId="76791215">
      <w:pPr>
        <w:ind w:firstLine="482" w:firstLineChars="200"/>
      </w:pPr>
      <w:r>
        <w:rPr>
          <w:rFonts w:hint="eastAsia"/>
          <w:b/>
          <w:bCs/>
          <w:color w:val="auto"/>
          <w:sz w:val="24"/>
          <w:lang w:eastAsia="zh-CN"/>
        </w:rPr>
        <w:t>我</w:t>
      </w:r>
      <w:r>
        <w:rPr>
          <w:rFonts w:hint="eastAsia" w:ascii="Calibri" w:hAnsi="Calibri" w:eastAsia="宋体" w:cs="Times New Roman"/>
          <w:b/>
          <w:bCs/>
          <w:color w:val="auto"/>
          <w:sz w:val="24"/>
          <w:szCs w:val="24"/>
          <w:lang w:val="en-US" w:eastAsia="zh-CN"/>
        </w:rPr>
        <w:t>单位</w:t>
      </w:r>
      <w:r>
        <w:rPr>
          <w:rFonts w:hint="eastAsia" w:eastAsia="宋体"/>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hint="eastAsia" w:eastAsia="宋体" w:cs="Times New Roman"/>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6573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tcPr>
          <w:p w14:paraId="4A0193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序号</w:t>
            </w:r>
          </w:p>
        </w:tc>
        <w:tc>
          <w:tcPr>
            <w:tcW w:w="7811" w:type="dxa"/>
            <w:noWrap w:val="0"/>
          </w:tcPr>
          <w:p w14:paraId="738C0CB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b/>
                <w:bCs/>
                <w:color w:val="auto"/>
                <w:sz w:val="24"/>
                <w:szCs w:val="24"/>
                <w:highlight w:val="none"/>
                <w:lang w:val="en-US" w:eastAsia="zh-CN"/>
              </w:rPr>
              <w:t>供应商参与投标禁止情形</w:t>
            </w:r>
          </w:p>
        </w:tc>
      </w:tr>
      <w:tr w14:paraId="7EE1E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tcPr>
          <w:p w14:paraId="0C535CB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w:t>
            </w:r>
          </w:p>
        </w:tc>
        <w:tc>
          <w:tcPr>
            <w:tcW w:w="7811" w:type="dxa"/>
            <w:noWrap w:val="0"/>
            <w:vAlign w:val="center"/>
          </w:tcPr>
          <w:p w14:paraId="636DC49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与其他投标供应商的法定代表人、主要经营负责人、投标授权代表人、项目负责人、主要技术人员为</w:t>
            </w:r>
            <w:r>
              <w:rPr>
                <w:rFonts w:hint="eastAsia" w:ascii="仿宋_GB2312" w:hAnsi="仿宋_GB2312" w:eastAsia="仿宋_GB2312" w:cs="仿宋_GB2312"/>
                <w:b/>
                <w:bCs/>
                <w:color w:val="auto"/>
                <w:sz w:val="24"/>
                <w:szCs w:val="24"/>
                <w:highlight w:val="none"/>
                <w:lang w:val="en-US" w:eastAsia="zh-CN"/>
              </w:rPr>
              <w:t>同一人、属同一单位或者在同一单位缴纳社会保险</w:t>
            </w:r>
            <w:r>
              <w:rPr>
                <w:rFonts w:hint="eastAsia" w:ascii="仿宋_GB2312" w:hAnsi="仿宋_GB2312" w:eastAsia="仿宋_GB2312" w:cs="仿宋_GB2312"/>
                <w:color w:val="auto"/>
                <w:sz w:val="24"/>
                <w:szCs w:val="24"/>
                <w:highlight w:val="none"/>
                <w:lang w:val="en-US" w:eastAsia="zh-CN"/>
              </w:rPr>
              <w:t>。</w:t>
            </w:r>
          </w:p>
        </w:tc>
      </w:tr>
      <w:tr w14:paraId="3E1E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tcPr>
          <w:p w14:paraId="4E7C5AF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w:t>
            </w:r>
          </w:p>
        </w:tc>
        <w:tc>
          <w:tcPr>
            <w:tcW w:w="7811" w:type="dxa"/>
            <w:noWrap w:val="0"/>
            <w:vAlign w:val="center"/>
          </w:tcPr>
          <w:p w14:paraId="6030924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参与本项目政府采购活动时，与其他投标供应商存在单位负责人为</w:t>
            </w:r>
            <w:r>
              <w:rPr>
                <w:rFonts w:hint="eastAsia" w:ascii="仿宋_GB2312" w:hAnsi="仿宋_GB2312" w:eastAsia="仿宋_GB2312" w:cs="仿宋_GB2312"/>
                <w:b/>
                <w:bCs/>
                <w:color w:val="auto"/>
                <w:sz w:val="24"/>
                <w:szCs w:val="24"/>
                <w:highlight w:val="none"/>
                <w:lang w:val="en-US" w:eastAsia="zh-CN"/>
              </w:rPr>
              <w:t>同一人或直接控股、管理关系</w:t>
            </w:r>
            <w:r>
              <w:rPr>
                <w:rFonts w:hint="eastAsia" w:ascii="仿宋_GB2312" w:hAnsi="仿宋_GB2312" w:eastAsia="仿宋_GB2312" w:cs="仿宋_GB2312"/>
                <w:color w:val="auto"/>
                <w:sz w:val="24"/>
                <w:szCs w:val="24"/>
                <w:highlight w:val="none"/>
                <w:lang w:val="en-US" w:eastAsia="zh-CN"/>
              </w:rPr>
              <w:t>。</w:t>
            </w:r>
          </w:p>
        </w:tc>
      </w:tr>
      <w:tr w14:paraId="2D1E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tcPr>
          <w:p w14:paraId="3829BB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w:t>
            </w:r>
          </w:p>
        </w:tc>
        <w:tc>
          <w:tcPr>
            <w:tcW w:w="7811" w:type="dxa"/>
            <w:noWrap w:val="0"/>
            <w:vAlign w:val="center"/>
          </w:tcPr>
          <w:p w14:paraId="7331D4F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与其他投标供应商的投标文件或部分投标文件</w:t>
            </w:r>
            <w:r>
              <w:rPr>
                <w:rFonts w:hint="eastAsia" w:ascii="仿宋_GB2312" w:hAnsi="仿宋_GB2312" w:eastAsia="仿宋_GB2312" w:cs="仿宋_GB2312"/>
                <w:b/>
                <w:bCs/>
                <w:color w:val="auto"/>
                <w:sz w:val="24"/>
                <w:szCs w:val="24"/>
                <w:highlight w:val="none"/>
                <w:lang w:val="en-US" w:eastAsia="zh-CN"/>
              </w:rPr>
              <w:t>相互混装或存在非正常一致</w:t>
            </w:r>
            <w:r>
              <w:rPr>
                <w:rFonts w:hint="eastAsia" w:ascii="仿宋_GB2312" w:hAnsi="仿宋_GB2312" w:eastAsia="仿宋_GB2312" w:cs="仿宋_GB2312"/>
                <w:color w:val="auto"/>
                <w:sz w:val="24"/>
                <w:szCs w:val="24"/>
                <w:highlight w:val="none"/>
                <w:lang w:val="en-US" w:eastAsia="zh-CN"/>
              </w:rPr>
              <w:t>。</w:t>
            </w:r>
          </w:p>
        </w:tc>
      </w:tr>
      <w:tr w14:paraId="246F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tcPr>
          <w:p w14:paraId="102508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7811" w:type="dxa"/>
            <w:noWrap w:val="0"/>
            <w:vAlign w:val="center"/>
          </w:tcPr>
          <w:p w14:paraId="638AE06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szCs w:val="24"/>
                <w:highlight w:val="none"/>
                <w:lang w:val="en-US" w:eastAsia="zh-CN"/>
              </w:rPr>
              <w:t>与其他投标供应商的投标文件由</w:t>
            </w:r>
            <w:r>
              <w:rPr>
                <w:rFonts w:hint="eastAsia" w:ascii="仿宋_GB2312" w:hAnsi="仿宋_GB2312" w:eastAsia="仿宋_GB2312" w:cs="仿宋_GB2312"/>
                <w:b/>
                <w:bCs/>
                <w:color w:val="auto"/>
                <w:sz w:val="24"/>
                <w:szCs w:val="24"/>
                <w:highlight w:val="none"/>
                <w:lang w:val="en-US" w:eastAsia="zh-CN"/>
              </w:rPr>
              <w:t>同一单位或者同一人编制</w:t>
            </w:r>
            <w:r>
              <w:rPr>
                <w:rFonts w:hint="eastAsia" w:ascii="仿宋_GB2312" w:hAnsi="仿宋_GB2312" w:eastAsia="仿宋_GB2312" w:cs="仿宋_GB2312"/>
                <w:color w:val="auto"/>
                <w:sz w:val="24"/>
                <w:szCs w:val="24"/>
                <w:highlight w:val="none"/>
                <w:lang w:val="en-US" w:eastAsia="zh-CN"/>
              </w:rPr>
              <w:t>，或者使用</w:t>
            </w:r>
            <w:r>
              <w:rPr>
                <w:rFonts w:hint="eastAsia" w:ascii="仿宋_GB2312" w:hAnsi="仿宋_GB2312" w:eastAsia="仿宋_GB2312" w:cs="仿宋_GB2312"/>
                <w:b/>
                <w:bCs/>
                <w:color w:val="auto"/>
                <w:sz w:val="24"/>
                <w:szCs w:val="24"/>
                <w:highlight w:val="none"/>
                <w:lang w:val="en-US" w:eastAsia="zh-CN"/>
              </w:rPr>
              <w:t>同一设备编制</w:t>
            </w:r>
            <w:r>
              <w:rPr>
                <w:rFonts w:hint="eastAsia" w:ascii="仿宋_GB2312" w:hAnsi="仿宋_GB2312" w:eastAsia="仿宋_GB2312" w:cs="仿宋_GB2312"/>
                <w:color w:val="auto"/>
                <w:sz w:val="24"/>
                <w:szCs w:val="24"/>
                <w:highlight w:val="none"/>
                <w:lang w:val="en-US" w:eastAsia="zh-CN"/>
              </w:rPr>
              <w:t>（“文件制作机器码”“文件创建标识码”一致）。</w:t>
            </w:r>
          </w:p>
        </w:tc>
      </w:tr>
      <w:tr w14:paraId="3CEF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tcPr>
          <w:p w14:paraId="042F18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5</w:t>
            </w:r>
          </w:p>
        </w:tc>
        <w:tc>
          <w:tcPr>
            <w:tcW w:w="7811" w:type="dxa"/>
            <w:noWrap w:val="0"/>
            <w:vAlign w:val="center"/>
          </w:tcPr>
          <w:p w14:paraId="33E159D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提供</w:t>
            </w:r>
            <w:r>
              <w:rPr>
                <w:rFonts w:hint="eastAsia" w:ascii="仿宋_GB2312" w:hAnsi="仿宋_GB2312" w:eastAsia="仿宋_GB2312" w:cs="仿宋_GB2312"/>
                <w:b/>
                <w:bCs/>
                <w:color w:val="auto"/>
                <w:sz w:val="24"/>
                <w:szCs w:val="24"/>
                <w:highlight w:val="none"/>
                <w:lang w:val="en-US" w:eastAsia="zh-CN"/>
              </w:rPr>
              <w:t>未经出具机构核实</w:t>
            </w:r>
            <w:r>
              <w:rPr>
                <w:rFonts w:hint="eastAsia" w:ascii="仿宋_GB2312" w:hAnsi="仿宋_GB2312" w:eastAsia="仿宋_GB2312" w:cs="仿宋_GB2312"/>
                <w:color w:val="auto"/>
                <w:sz w:val="24"/>
                <w:szCs w:val="24"/>
                <w:highlight w:val="none"/>
                <w:lang w:val="en-US" w:eastAsia="zh-CN"/>
              </w:rPr>
              <w:t>的虚假的检验检测报告、业绩材料、社保缴纳证明、学历学位证书、职称认证证书等材料。</w:t>
            </w:r>
          </w:p>
        </w:tc>
      </w:tr>
      <w:tr w14:paraId="7BBAE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tcPr>
          <w:p w14:paraId="0734D1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w:t>
            </w:r>
          </w:p>
        </w:tc>
        <w:tc>
          <w:tcPr>
            <w:tcW w:w="7811" w:type="dxa"/>
            <w:noWrap w:val="0"/>
            <w:vAlign w:val="center"/>
          </w:tcPr>
          <w:p w14:paraId="14A61CC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szCs w:val="24"/>
                <w:highlight w:val="none"/>
                <w:lang w:val="en-US" w:eastAsia="zh-CN"/>
              </w:rPr>
              <w:t>擅自将投标密钥或电子营业执照出借他人使用或未妥善保管。</w:t>
            </w:r>
          </w:p>
        </w:tc>
      </w:tr>
    </w:tbl>
    <w:p w14:paraId="02C8630A">
      <w:pPr>
        <w:spacing w:before="120" w:beforeLines="50" w:line="380" w:lineRule="exact"/>
        <w:ind w:firstLine="422"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14:paraId="4BEF76D8">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14:paraId="3C0B5749">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14:paraId="4764B493">
      <w:pPr>
        <w:spacing w:beforeLines="0" w:line="380" w:lineRule="exact"/>
        <w:ind w:firstLine="420" w:firstLineChars="200"/>
        <w:rPr>
          <w:color w:val="auto"/>
        </w:rPr>
      </w:pPr>
      <w:r>
        <w:rPr>
          <w:rFonts w:hint="eastAsia"/>
          <w:color w:val="auto"/>
        </w:rPr>
        <w:t>（三）项目负责人或者主要技术人员不是本单位人员的。</w:t>
      </w:r>
    </w:p>
    <w:p w14:paraId="74637475">
      <w:pPr>
        <w:spacing w:beforeLines="0" w:line="380" w:lineRule="exact"/>
        <w:ind w:firstLine="420" w:firstLineChars="200"/>
        <w:rPr>
          <w:color w:val="auto"/>
        </w:rPr>
      </w:pPr>
      <w:r>
        <w:rPr>
          <w:rFonts w:hint="eastAsia"/>
          <w:color w:val="auto"/>
        </w:rPr>
        <w:t>（四）投标保证金不是从投标供应商基本账户转出的。</w:t>
      </w:r>
    </w:p>
    <w:p w14:paraId="1291768E">
      <w:pPr>
        <w:spacing w:beforeLines="0" w:line="380" w:lineRule="exact"/>
        <w:ind w:firstLine="420" w:firstLineChars="200"/>
        <w:rPr>
          <w:color w:val="auto"/>
        </w:rPr>
      </w:pPr>
      <w:r>
        <w:rPr>
          <w:rFonts w:hint="eastAsia"/>
          <w:color w:val="auto"/>
        </w:rPr>
        <w:t>（五）其他隐瞒真实情况、提供虚假资料的行为。</w:t>
      </w:r>
    </w:p>
    <w:p w14:paraId="75D80F1C">
      <w:pPr>
        <w:spacing w:beforeLines="0" w:line="380" w:lineRule="exact"/>
        <w:ind w:firstLine="422"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14:paraId="6B33B525">
      <w:pPr>
        <w:spacing w:beforeLines="0" w:line="380" w:lineRule="exact"/>
        <w:ind w:firstLine="420" w:firstLineChars="200"/>
        <w:rPr>
          <w:color w:val="auto"/>
        </w:rPr>
      </w:pPr>
      <w:r>
        <w:rPr>
          <w:rFonts w:hint="eastAsia"/>
          <w:color w:val="auto"/>
        </w:rPr>
        <w:t>（一）投标供应商之间相互约定给予未中标的供应商利益补偿。</w:t>
      </w:r>
    </w:p>
    <w:p w14:paraId="48CFD1C1">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14:paraId="27BF1649">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14:paraId="4CB63120">
      <w:pPr>
        <w:spacing w:beforeLines="0" w:line="340" w:lineRule="exact"/>
        <w:ind w:firstLine="420" w:firstLineChars="200"/>
        <w:rPr>
          <w:color w:val="auto"/>
        </w:rPr>
      </w:pPr>
      <w:r>
        <w:rPr>
          <w:rFonts w:hint="eastAsia"/>
          <w:color w:val="auto"/>
        </w:rPr>
        <w:t>（四）不同投标供应商的投标文件或部分投标文件相互混装。</w:t>
      </w:r>
    </w:p>
    <w:p w14:paraId="1469804A">
      <w:pPr>
        <w:spacing w:beforeLines="0" w:line="340" w:lineRule="exact"/>
        <w:ind w:firstLine="420" w:firstLineChars="200"/>
        <w:rPr>
          <w:color w:val="auto"/>
        </w:rPr>
      </w:pPr>
      <w:r>
        <w:rPr>
          <w:rFonts w:hint="eastAsia"/>
          <w:color w:val="auto"/>
        </w:rPr>
        <w:t>（五）不同投标供应商的投标文件内容存在非正常一致。</w:t>
      </w:r>
    </w:p>
    <w:p w14:paraId="6EB5A1E5">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14:paraId="358DC563">
      <w:pPr>
        <w:spacing w:beforeLines="0" w:line="340" w:lineRule="exact"/>
        <w:ind w:firstLine="420" w:firstLineChars="200"/>
        <w:rPr>
          <w:color w:val="auto"/>
        </w:rPr>
      </w:pPr>
      <w:r>
        <w:rPr>
          <w:rFonts w:hint="eastAsia"/>
          <w:color w:val="auto"/>
        </w:rPr>
        <w:t>（七）不同投标人的投标报价呈规律性差异。</w:t>
      </w:r>
    </w:p>
    <w:p w14:paraId="1E5795B1">
      <w:pPr>
        <w:spacing w:beforeLines="0" w:line="340" w:lineRule="exact"/>
        <w:ind w:firstLine="420" w:firstLineChars="200"/>
        <w:rPr>
          <w:color w:val="auto"/>
        </w:rPr>
      </w:pPr>
      <w:r>
        <w:rPr>
          <w:rFonts w:hint="eastAsia"/>
          <w:color w:val="auto"/>
        </w:rPr>
        <w:t>（八）不同投标人的投标保证金从同一单位或者个人的账户转出。</w:t>
      </w:r>
    </w:p>
    <w:p w14:paraId="4FD6F8F4">
      <w:pPr>
        <w:spacing w:beforeLines="0" w:line="340" w:lineRule="exact"/>
        <w:ind w:firstLine="420" w:firstLineChars="200"/>
        <w:rPr>
          <w:color w:val="auto"/>
        </w:rPr>
      </w:pPr>
      <w:r>
        <w:rPr>
          <w:rFonts w:hint="eastAsia"/>
          <w:color w:val="auto"/>
        </w:rPr>
        <w:t>（九）主管部门依照法律、法规认定的其他情形。</w:t>
      </w:r>
    </w:p>
    <w:p w14:paraId="6AC12D2E">
      <w:pPr>
        <w:spacing w:beforeLines="0" w:line="340" w:lineRule="exact"/>
        <w:ind w:firstLine="422"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14:paraId="4CD61AA3">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14:paraId="052AF73D">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14:paraId="08C68D7F">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14:paraId="5F7A98EA">
      <w:pPr>
        <w:spacing w:beforeLines="0" w:line="340" w:lineRule="exact"/>
        <w:ind w:firstLine="422"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14:paraId="01A23307">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14:paraId="4977BFD4">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484"/>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1E8C9F7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5EDBCFB8">
            <w:pPr>
              <w:autoSpaceDE w:val="0"/>
              <w:autoSpaceDN w:val="0"/>
              <w:spacing w:line="400" w:lineRule="exact"/>
              <w:ind w:firstLine="1866"/>
              <w:rPr>
                <w:rFonts w:ascii="宋体" w:hAnsi="宋体" w:eastAsiaTheme="minorEastAsia"/>
                <w:spacing w:val="-4"/>
                <w:kern w:val="0"/>
                <w:szCs w:val="21"/>
              </w:rPr>
            </w:pPr>
          </w:p>
        </w:tc>
      </w:tr>
      <w:tr w14:paraId="723DAF5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1DF19EDB">
            <w:pPr>
              <w:autoSpaceDE w:val="0"/>
              <w:autoSpaceDN w:val="0"/>
              <w:spacing w:line="400" w:lineRule="exact"/>
              <w:ind w:firstLine="1866"/>
              <w:rPr>
                <w:rFonts w:ascii="宋体" w:hAnsi="宋体" w:eastAsiaTheme="minorEastAsia"/>
                <w:spacing w:val="-4"/>
                <w:kern w:val="0"/>
                <w:szCs w:val="21"/>
              </w:rPr>
            </w:pPr>
          </w:p>
        </w:tc>
      </w:tr>
      <w:tr w14:paraId="44D359A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5216918D">
            <w:pPr>
              <w:autoSpaceDE w:val="0"/>
              <w:autoSpaceDN w:val="0"/>
              <w:spacing w:line="400" w:lineRule="exact"/>
              <w:ind w:firstLine="1866"/>
              <w:rPr>
                <w:rFonts w:ascii="宋体" w:hAnsi="宋体" w:eastAsiaTheme="minorEastAsia"/>
                <w:spacing w:val="-4"/>
                <w:kern w:val="0"/>
                <w:szCs w:val="21"/>
              </w:rPr>
            </w:pPr>
          </w:p>
        </w:tc>
      </w:tr>
      <w:tr w14:paraId="17252C4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2498799B">
            <w:pPr>
              <w:autoSpaceDE w:val="0"/>
              <w:autoSpaceDN w:val="0"/>
              <w:spacing w:line="400" w:lineRule="exact"/>
              <w:ind w:firstLine="1866"/>
              <w:rPr>
                <w:rFonts w:ascii="宋体" w:hAnsi="宋体" w:eastAsiaTheme="minorEastAsia"/>
                <w:spacing w:val="-4"/>
                <w:kern w:val="0"/>
                <w:szCs w:val="21"/>
              </w:rPr>
            </w:pPr>
          </w:p>
        </w:tc>
      </w:tr>
    </w:tbl>
    <w:p w14:paraId="110A71AD">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lang w:eastAsia="zh-CN"/>
        </w:rPr>
        <w:t>单位</w:t>
      </w:r>
      <w:r>
        <w:rPr>
          <w:rFonts w:hint="eastAsia" w:ascii="宋体" w:hAnsi="宋体" w:eastAsia="宋体"/>
          <w:color w:val="auto"/>
          <w:spacing w:val="-4"/>
          <w:kern w:val="0"/>
          <w:szCs w:val="21"/>
        </w:rPr>
        <w:t>负责人签名：</w:t>
      </w:r>
      <w:r>
        <w:rPr>
          <w:rFonts w:hint="eastAsia" w:ascii="宋体" w:hAnsi="宋体" w:eastAsia="宋体"/>
          <w:color w:val="auto"/>
          <w:spacing w:val="-4"/>
          <w:kern w:val="0"/>
          <w:szCs w:val="21"/>
          <w:u w:val="single"/>
        </w:rPr>
        <w:t xml:space="preserve">              </w:t>
      </w:r>
    </w:p>
    <w:p w14:paraId="0C4E49FB">
      <w:pPr>
        <w:widowControl/>
        <w:wordWrap w:val="0"/>
        <w:autoSpaceDE w:val="0"/>
        <w:autoSpaceDN w:val="0"/>
        <w:spacing w:beforeLines="0" w:line="340" w:lineRule="exact"/>
        <w:ind w:right="808" w:firstLine="404" w:firstLineChars="200"/>
        <w:jc w:val="center"/>
        <w:rPr>
          <w:rFonts w:ascii="宋体" w:hAnsi="宋体" w:eastAsia="宋体"/>
          <w:color w:val="auto"/>
          <w:spacing w:val="-4"/>
          <w:kern w:val="0"/>
          <w:szCs w:val="21"/>
          <w:u w:val="single"/>
        </w:rPr>
      </w:pPr>
      <w:r>
        <w:rPr>
          <w:rFonts w:hint="eastAsia" w:ascii="宋体" w:hAnsi="宋体" w:eastAsia="宋体"/>
          <w:color w:val="auto"/>
          <w:spacing w:val="-4"/>
          <w:kern w:val="0"/>
          <w:szCs w:val="21"/>
          <w:lang w:val="en-US" w:eastAsia="zh-CN"/>
        </w:rPr>
        <w:t xml:space="preserve">                                 </w:t>
      </w:r>
      <w:r>
        <w:rPr>
          <w:rFonts w:hint="eastAsia" w:ascii="宋体" w:hAnsi="宋体" w:eastAsia="宋体"/>
          <w:color w:val="auto"/>
          <w:spacing w:val="-4"/>
          <w:kern w:val="0"/>
          <w:szCs w:val="21"/>
          <w:lang w:eastAsia="zh-CN"/>
        </w:rPr>
        <w:t>（加盖</w:t>
      </w:r>
      <w:r>
        <w:rPr>
          <w:rFonts w:hint="eastAsia" w:ascii="宋体" w:hAnsi="宋体" w:eastAsia="宋体"/>
          <w:color w:val="auto"/>
          <w:spacing w:val="-4"/>
          <w:kern w:val="0"/>
          <w:szCs w:val="21"/>
        </w:rPr>
        <w:t>公章</w:t>
      </w:r>
      <w:r>
        <w:rPr>
          <w:rFonts w:hint="eastAsia" w:ascii="宋体" w:hAnsi="宋体" w:eastAsia="宋体"/>
          <w:color w:val="auto"/>
          <w:spacing w:val="-4"/>
          <w:kern w:val="0"/>
          <w:szCs w:val="21"/>
          <w:lang w:eastAsia="zh-CN"/>
        </w:rPr>
        <w:t>）</w:t>
      </w:r>
    </w:p>
    <w:p w14:paraId="29AC0D2C">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rPr>
        <w:t xml:space="preserve">     日期：</w:t>
      </w:r>
      <w:r>
        <w:rPr>
          <w:rFonts w:hint="eastAsia" w:ascii="宋体" w:hAnsi="宋体" w:eastAsia="宋体"/>
          <w:color w:val="auto"/>
          <w:spacing w:val="-4"/>
          <w:kern w:val="0"/>
          <w:szCs w:val="21"/>
          <w:u w:val="single"/>
        </w:rPr>
        <w:t xml:space="preserve">              </w:t>
      </w:r>
    </w:p>
    <w:p w14:paraId="6BD51BC2">
      <w:pPr>
        <w:widowControl/>
        <w:autoSpaceDE w:val="0"/>
        <w:autoSpaceDN w:val="0"/>
        <w:spacing w:beforeLines="0" w:line="340" w:lineRule="exact"/>
        <w:ind w:firstLine="406" w:firstLineChars="200"/>
        <w:jc w:val="left"/>
        <w:rPr>
          <w:rFonts w:hint="eastAsia" w:ascii="宋体" w:hAnsi="宋体" w:eastAsia="宋体"/>
          <w:b/>
          <w:bCs/>
          <w:color w:val="auto"/>
          <w:spacing w:val="-4"/>
          <w:kern w:val="0"/>
          <w:szCs w:val="21"/>
        </w:rPr>
      </w:pPr>
    </w:p>
    <w:p w14:paraId="51CE0E03">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06" w:firstLineChars="200"/>
        <w:jc w:val="left"/>
        <w:textAlignment w:val="auto"/>
        <w:rPr>
          <w:rFonts w:hint="eastAsia" w:ascii="宋体" w:hAnsi="宋体" w:eastAsia="宋体" w:cs="宋体"/>
          <w:b/>
          <w:bCs/>
          <w:color w:val="FF0000"/>
          <w:spacing w:val="-4"/>
          <w:kern w:val="0"/>
          <w:szCs w:val="21"/>
          <w:highlight w:val="none"/>
        </w:rPr>
      </w:pPr>
      <w:r>
        <w:rPr>
          <w:rFonts w:hint="eastAsia" w:ascii="宋体" w:hAnsi="宋体" w:eastAsia="宋体" w:cs="宋体"/>
          <w:b/>
          <w:bCs/>
          <w:color w:val="FF0000"/>
          <w:spacing w:val="-4"/>
          <w:kern w:val="0"/>
          <w:szCs w:val="21"/>
        </w:rPr>
        <w:t>注：</w:t>
      </w:r>
      <w:r>
        <w:rPr>
          <w:rFonts w:hint="eastAsia" w:ascii="宋体" w:hAnsi="宋体" w:eastAsia="宋体" w:cs="宋体"/>
          <w:b/>
          <w:bCs/>
          <w:color w:val="FF0000"/>
          <w:spacing w:val="-4"/>
          <w:kern w:val="0"/>
          <w:szCs w:val="21"/>
          <w:lang w:val="en-US" w:eastAsia="zh-CN"/>
        </w:rPr>
        <w:t>1.</w:t>
      </w:r>
      <w:r>
        <w:rPr>
          <w:rFonts w:hint="eastAsia" w:ascii="宋体" w:hAnsi="宋体" w:eastAsia="宋体" w:cs="宋体"/>
          <w:b/>
          <w:bCs/>
          <w:color w:val="FF0000"/>
          <w:spacing w:val="-4"/>
          <w:kern w:val="0"/>
          <w:szCs w:val="21"/>
          <w:lang w:eastAsia="zh-CN"/>
        </w:rPr>
        <w:t>《</w:t>
      </w:r>
      <w:r>
        <w:rPr>
          <w:rFonts w:hint="eastAsia" w:ascii="宋体" w:hAnsi="宋体" w:eastAsia="宋体" w:cs="宋体"/>
          <w:b/>
          <w:bCs/>
          <w:color w:val="FF0000"/>
          <w:spacing w:val="-4"/>
          <w:kern w:val="0"/>
          <w:szCs w:val="21"/>
          <w:lang w:val="en-US" w:eastAsia="zh-CN"/>
        </w:rPr>
        <w:t>政府采购违法行为风险知悉确认书</w:t>
      </w:r>
      <w:r>
        <w:rPr>
          <w:rFonts w:hint="eastAsia" w:ascii="宋体" w:hAnsi="宋体" w:eastAsia="宋体" w:cs="宋体"/>
          <w:b/>
          <w:bCs/>
          <w:color w:val="FF0000"/>
          <w:spacing w:val="-4"/>
          <w:kern w:val="0"/>
          <w:szCs w:val="21"/>
          <w:lang w:eastAsia="zh-CN"/>
        </w:rPr>
        <w:t>》需由</w:t>
      </w:r>
      <w:r>
        <w:rPr>
          <w:rFonts w:hint="eastAsia" w:ascii="宋体" w:hAnsi="宋体" w:eastAsia="宋体" w:cs="宋体"/>
          <w:b/>
          <w:bCs/>
          <w:color w:val="FF0000"/>
          <w:spacing w:val="-4"/>
          <w:kern w:val="0"/>
          <w:szCs w:val="21"/>
        </w:rPr>
        <w:t>投标供应商负责人签字并加盖单位公章后，扫描上传至投标文件</w:t>
      </w:r>
      <w:r>
        <w:rPr>
          <w:rFonts w:hint="eastAsia" w:ascii="宋体" w:hAnsi="宋体" w:eastAsia="宋体" w:cs="宋体"/>
          <w:b/>
          <w:bCs/>
          <w:color w:val="FF0000"/>
          <w:spacing w:val="-4"/>
          <w:kern w:val="0"/>
          <w:szCs w:val="21"/>
          <w:highlight w:val="none"/>
        </w:rPr>
        <w:t>一并提交。</w:t>
      </w:r>
    </w:p>
    <w:p w14:paraId="2BC429EC">
      <w:pPr>
        <w:widowControl/>
        <w:autoSpaceDE w:val="0"/>
        <w:autoSpaceDN w:val="0"/>
        <w:spacing w:line="400" w:lineRule="exact"/>
        <w:ind w:firstLine="406" w:firstLineChars="200"/>
        <w:jc w:val="left"/>
        <w:rPr>
          <w:rFonts w:hint="eastAsia" w:ascii="宋体" w:hAnsi="宋体" w:eastAsiaTheme="minorEastAsia"/>
          <w:color w:val="FF0000"/>
          <w:spacing w:val="-4"/>
          <w:kern w:val="0"/>
          <w:szCs w:val="21"/>
          <w:lang w:eastAsia="zh-CN"/>
        </w:rPr>
      </w:pPr>
      <w:r>
        <w:rPr>
          <w:rFonts w:hint="eastAsia" w:ascii="宋体" w:hAnsi="宋体" w:cs="宋体"/>
          <w:b/>
          <w:bCs/>
          <w:color w:val="FF0000"/>
          <w:spacing w:val="-4"/>
          <w:kern w:val="0"/>
          <w:szCs w:val="21"/>
          <w:highlight w:val="none"/>
          <w:lang w:val="en-US" w:eastAsia="zh-CN"/>
        </w:rPr>
        <w:t>2.</w:t>
      </w:r>
      <w:r>
        <w:rPr>
          <w:rFonts w:hint="eastAsia" w:ascii="宋体" w:hAnsi="宋体" w:cs="宋体"/>
          <w:b/>
          <w:bCs/>
          <w:color w:val="FF0000"/>
          <w:spacing w:val="-4"/>
          <w:kern w:val="0"/>
          <w:szCs w:val="21"/>
          <w:highlight w:val="none"/>
        </w:rPr>
        <w:t>根据《深圳市财政局关于在采购文件及深圳政府采购智慧平台增设供应商投标特别警示条款等事宜的通知》（深财购〔2025〕7号）</w:t>
      </w:r>
      <w:r>
        <w:rPr>
          <w:rFonts w:hint="eastAsia" w:ascii="宋体" w:hAnsi="宋体" w:cs="宋体"/>
          <w:b/>
          <w:bCs/>
          <w:color w:val="FF0000"/>
          <w:spacing w:val="-4"/>
          <w:kern w:val="0"/>
          <w:szCs w:val="21"/>
          <w:highlight w:val="none"/>
          <w:lang w:val="en-US" w:eastAsia="zh-CN"/>
        </w:rPr>
        <w:t>的要求</w:t>
      </w:r>
      <w:r>
        <w:rPr>
          <w:rFonts w:hint="eastAsia" w:ascii="宋体" w:hAnsi="宋体" w:cs="宋体"/>
          <w:b/>
          <w:bCs/>
          <w:color w:val="FF0000"/>
          <w:spacing w:val="-4"/>
          <w:kern w:val="0"/>
          <w:szCs w:val="21"/>
          <w:highlight w:val="none"/>
        </w:rPr>
        <w:t>，</w:t>
      </w:r>
      <w:r>
        <w:rPr>
          <w:rFonts w:hint="eastAsia" w:ascii="宋体" w:hAnsi="宋体" w:eastAsia="宋体" w:cs="宋体"/>
          <w:b/>
          <w:bCs/>
          <w:color w:val="FF0000"/>
          <w:spacing w:val="-4"/>
          <w:kern w:val="0"/>
          <w:szCs w:val="21"/>
          <w:lang w:eastAsia="zh-CN"/>
        </w:rPr>
        <w:t>《</w:t>
      </w:r>
      <w:r>
        <w:rPr>
          <w:rFonts w:hint="eastAsia" w:ascii="宋体" w:hAnsi="宋体" w:eastAsia="宋体" w:cs="宋体"/>
          <w:b/>
          <w:bCs/>
          <w:color w:val="FF0000"/>
          <w:spacing w:val="-4"/>
          <w:kern w:val="0"/>
          <w:szCs w:val="21"/>
          <w:lang w:val="en-US" w:eastAsia="zh-CN"/>
        </w:rPr>
        <w:t>政府采购违法行为风险知悉确认书</w:t>
      </w:r>
      <w:r>
        <w:rPr>
          <w:rFonts w:hint="eastAsia" w:ascii="宋体" w:hAnsi="宋体" w:eastAsia="宋体" w:cs="宋体"/>
          <w:b/>
          <w:bCs/>
          <w:color w:val="FF0000"/>
          <w:spacing w:val="-4"/>
          <w:kern w:val="0"/>
          <w:szCs w:val="21"/>
          <w:lang w:eastAsia="zh-CN"/>
        </w:rPr>
        <w:t>》</w:t>
      </w:r>
      <w:r>
        <w:rPr>
          <w:rFonts w:hint="eastAsia" w:ascii="宋体" w:hAnsi="宋体" w:cs="宋体"/>
          <w:b/>
          <w:bCs/>
          <w:color w:val="FF0000"/>
          <w:spacing w:val="-4"/>
          <w:kern w:val="0"/>
          <w:szCs w:val="21"/>
          <w:highlight w:val="none"/>
        </w:rPr>
        <w:t>用于对供应商违法行为的提醒，不作为供应商资格性审查及符合性审查条件。</w:t>
      </w:r>
    </w:p>
    <w:p w14:paraId="282DF7FA">
      <w:pPr>
        <w:widowControl/>
        <w:wordWrap/>
        <w:autoSpaceDE w:val="0"/>
        <w:autoSpaceDN w:val="0"/>
        <w:spacing w:line="400" w:lineRule="exact"/>
        <w:ind w:right="1414" w:firstLine="480" w:firstLineChars="200"/>
        <w:jc w:val="right"/>
        <w:rPr>
          <w:rFonts w:eastAsiaTheme="minorEastAsia"/>
          <w:kern w:val="0"/>
          <w:sz w:val="24"/>
        </w:rPr>
      </w:pPr>
    </w:p>
    <w:p w14:paraId="1401663B">
      <w:pPr>
        <w:jc w:val="center"/>
        <w:rPr>
          <w:rFonts w:hint="eastAsia" w:ascii="黑体" w:eastAsia="黑体"/>
          <w:b w:val="0"/>
          <w:bCs w:val="0"/>
          <w:sz w:val="24"/>
          <w:szCs w:val="20"/>
          <w:lang w:val="en-US" w:eastAsia="zh-CN"/>
        </w:rPr>
      </w:pPr>
      <w:r>
        <w:rPr>
          <w:rFonts w:hint="eastAsia" w:ascii="黑体" w:eastAsia="黑体"/>
          <w:b w:val="0"/>
          <w:bCs w:val="0"/>
          <w:sz w:val="24"/>
          <w:szCs w:val="20"/>
          <w:lang w:val="en-US" w:eastAsia="zh-CN"/>
        </w:rPr>
        <w:t>（二）订单融资情况</w:t>
      </w:r>
    </w:p>
    <w:p w14:paraId="0F7EAF31">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ascii="宋体" w:hAnsi="宋体" w:cs="宋体"/>
          <w:b/>
          <w:bCs/>
        </w:rPr>
      </w:pPr>
      <w:r>
        <w:rPr>
          <w:rFonts w:hint="eastAsia" w:ascii="宋体" w:hAnsi="宋体" w:cs="宋体"/>
          <w:b/>
          <w:bCs/>
          <w:lang w:val="en-US" w:eastAsia="zh-CN"/>
        </w:rPr>
        <w:t>1</w:t>
      </w:r>
      <w:r>
        <w:rPr>
          <w:rFonts w:hint="eastAsia" w:ascii="宋体" w:hAnsi="宋体" w:cs="宋体"/>
          <w:b/>
          <w:bCs/>
          <w:lang w:eastAsia="zh-CN"/>
        </w:rPr>
        <w:t>、</w:t>
      </w:r>
      <w:r>
        <w:rPr>
          <w:rFonts w:hint="eastAsia" w:ascii="宋体" w:hAnsi="宋体" w:cs="宋体"/>
          <w:b/>
          <w:bCs/>
        </w:rPr>
        <w:t>关于政府采购订单融资政策</w:t>
      </w:r>
    </w:p>
    <w:p w14:paraId="4E23C79E">
      <w:pPr>
        <w:pStyle w:val="20"/>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b w:val="0"/>
          <w:bCs/>
          <w:kern w:val="2"/>
          <w:sz w:val="21"/>
          <w:szCs w:val="21"/>
          <w:lang w:val="en-US" w:eastAsia="zh-CN" w:bidi="ar-SA"/>
        </w:rPr>
      </w:pPr>
      <w:r>
        <w:rPr>
          <w:rFonts w:hint="eastAsia" w:ascii="Times New Roman" w:hAnsi="Times New Roman" w:eastAsia="宋体" w:cs="Times New Roman"/>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0115C513">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宋体" w:hAnsi="宋体" w:cs="宋体"/>
          <w:b/>
          <w:bCs/>
          <w:lang w:val="en-US" w:eastAsia="zh-CN"/>
        </w:rPr>
      </w:pPr>
      <w:r>
        <w:rPr>
          <w:rFonts w:hint="eastAsia" w:ascii="宋体" w:hAnsi="宋体" w:cs="宋体"/>
          <w:b/>
          <w:bCs/>
          <w:lang w:val="en-US" w:eastAsia="zh-CN"/>
        </w:rPr>
        <w:t>2</w:t>
      </w:r>
      <w:r>
        <w:rPr>
          <w:rFonts w:hint="eastAsia" w:ascii="宋体" w:hAnsi="宋体" w:cs="宋体"/>
          <w:b/>
          <w:bCs/>
          <w:lang w:eastAsia="zh-CN"/>
        </w:rPr>
        <w:t>、</w:t>
      </w:r>
      <w:r>
        <w:rPr>
          <w:rFonts w:hint="eastAsia" w:ascii="宋体" w:hAnsi="宋体" w:cs="宋体"/>
          <w:b/>
          <w:bCs/>
          <w:lang w:val="en-US" w:eastAsia="zh-CN"/>
        </w:rPr>
        <w:t>供应商账户信息</w:t>
      </w:r>
    </w:p>
    <w:p w14:paraId="4874CD52">
      <w:pPr>
        <w:ind w:left="420" w:leftChars="200" w:firstLine="21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hint="eastAsia" w:eastAsia="宋体"/>
          <w:szCs w:val="21"/>
          <w:lang w:eastAsia="zh-CN"/>
        </w:rPr>
        <w:t>；</w:t>
      </w:r>
      <w:r>
        <w:rPr>
          <w:rFonts w:hint="eastAsia"/>
          <w:szCs w:val="21"/>
        </w:rPr>
        <w:t xml:space="preserve">  </w:t>
      </w:r>
    </w:p>
    <w:p w14:paraId="356628E8">
      <w:pPr>
        <w:ind w:left="420" w:leftChars="200" w:firstLine="21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069B4EAC">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3A4EA44C">
      <w:pPr>
        <w:ind w:left="420" w:leftChars="200" w:firstLine="21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eastAsia="宋体"/>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14:paraId="18F5AB03">
      <w:pPr>
        <w:ind w:left="420" w:leftChars="200" w:firstLine="210" w:firstLineChars="100"/>
        <w:rPr>
          <w:rFonts w:hint="eastAsia"/>
          <w:szCs w:val="21"/>
          <w:u w:val="none"/>
          <w:lang w:eastAsia="zh-CN"/>
        </w:rPr>
      </w:pPr>
      <w:r>
        <w:rPr>
          <w:rFonts w:hint="eastAsia" w:ascii="Times New Roman" w:eastAsia="宋体"/>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24937635">
      <w:pPr>
        <w:ind w:left="420" w:leftChars="200" w:firstLine="21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21260A71">
      <w:pPr>
        <w:ind w:left="420" w:leftChars="200" w:firstLine="21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2C10C889">
      <w:pPr>
        <w:ind w:left="420" w:leftChars="200" w:firstLine="210" w:firstLineChars="100"/>
        <w:rPr>
          <w:rFonts w:hint="eastAsia"/>
          <w:szCs w:val="21"/>
          <w:u w:val="none"/>
        </w:rPr>
      </w:pPr>
      <w:r>
        <w:rPr>
          <w:rFonts w:hint="eastAsia"/>
          <w:szCs w:val="21"/>
          <w:u w:val="none"/>
        </w:rPr>
        <w:t xml:space="preserve"> </w:t>
      </w:r>
      <w:r>
        <w:rPr>
          <w:rFonts w:hint="eastAsia" w:ascii="宋体" w:hAnsi="宋体" w:eastAsiaTheme="minorEastAsia"/>
          <w:b/>
          <w:bCs/>
          <w:color w:val="FF0000"/>
          <w:spacing w:val="-4"/>
          <w:kern w:val="0"/>
          <w:szCs w:val="21"/>
          <w:lang w:val="en-US" w:eastAsia="zh-CN"/>
        </w:rPr>
        <w:t>注：本项填写内容作为订单融资开展的参考信息，</w:t>
      </w:r>
      <w:r>
        <w:rPr>
          <w:rFonts w:hint="eastAsia" w:ascii="宋体" w:hAnsi="宋体" w:eastAsiaTheme="minorEastAsia"/>
          <w:b/>
          <w:bCs/>
          <w:color w:val="FF0000"/>
          <w:spacing w:val="-4"/>
          <w:kern w:val="0"/>
          <w:szCs w:val="21"/>
        </w:rPr>
        <w:t>不作为供应商资格性审查及符合性审查条件。</w:t>
      </w:r>
    </w:p>
    <w:p w14:paraId="138DCBFE">
      <w:pPr>
        <w:widowControl/>
        <w:tabs>
          <w:tab w:val="left" w:pos="8200"/>
        </w:tabs>
        <w:wordWrap/>
        <w:autoSpaceDE w:val="0"/>
        <w:autoSpaceDN w:val="0"/>
        <w:spacing w:line="400" w:lineRule="exact"/>
        <w:ind w:right="1414" w:firstLine="406" w:firstLineChars="200"/>
        <w:jc w:val="both"/>
        <w:rPr>
          <w:rFonts w:hint="eastAsia" w:ascii="宋体" w:hAnsi="宋体" w:eastAsiaTheme="minorEastAsia"/>
          <w:b/>
          <w:bCs/>
          <w:color w:val="FF0000"/>
          <w:spacing w:val="-4"/>
          <w:kern w:val="0"/>
          <w:szCs w:val="21"/>
          <w:lang w:val="en-US" w:eastAsia="zh-CN"/>
        </w:rPr>
      </w:pPr>
    </w:p>
    <w:p w14:paraId="740CC8B3">
      <w:pPr>
        <w:widowControl/>
        <w:tabs>
          <w:tab w:val="left" w:pos="6930"/>
          <w:tab w:val="left" w:pos="8200"/>
        </w:tabs>
        <w:wordWrap/>
        <w:autoSpaceDE w:val="0"/>
        <w:autoSpaceDN w:val="0"/>
        <w:spacing w:line="400" w:lineRule="exact"/>
        <w:ind w:right="1414" w:firstLine="480" w:firstLineChars="200"/>
        <w:jc w:val="both"/>
        <w:rPr>
          <w:rFonts w:eastAsiaTheme="minorEastAsia"/>
          <w:kern w:val="0"/>
          <w:sz w:val="24"/>
        </w:rPr>
      </w:pPr>
    </w:p>
    <w:p w14:paraId="080A68DD">
      <w:pPr>
        <w:widowControl/>
        <w:wordWrap/>
        <w:autoSpaceDE w:val="0"/>
        <w:autoSpaceDN w:val="0"/>
        <w:spacing w:line="400" w:lineRule="exact"/>
        <w:ind w:right="1414" w:firstLine="480" w:firstLineChars="200"/>
        <w:jc w:val="right"/>
        <w:rPr>
          <w:rFonts w:eastAsiaTheme="minorEastAsia"/>
          <w:kern w:val="0"/>
          <w:sz w:val="24"/>
        </w:rPr>
      </w:pPr>
    </w:p>
    <w:p w14:paraId="13839127">
      <w:pPr>
        <w:ind w:firstLine="720" w:firstLineChars="300"/>
        <w:rPr>
          <w:sz w:val="24"/>
        </w:rPr>
      </w:pPr>
    </w:p>
    <w:p w14:paraId="7C7151A2">
      <w:pPr>
        <w:widowControl/>
        <w:spacing w:line="360" w:lineRule="auto"/>
        <w:jc w:val="left"/>
        <w:rPr>
          <w:rFonts w:eastAsiaTheme="minorEastAsia"/>
          <w:b/>
          <w:bCs/>
          <w:kern w:val="0"/>
          <w:sz w:val="24"/>
        </w:rPr>
      </w:pPr>
    </w:p>
    <w:p w14:paraId="3A7F8DCC">
      <w:pPr>
        <w:widowControl/>
        <w:jc w:val="center"/>
        <w:rPr>
          <w:rFonts w:ascii="黑体" w:hAnsi="宋体" w:eastAsia="黑体"/>
          <w:kern w:val="0"/>
          <w:sz w:val="24"/>
          <w:szCs w:val="20"/>
        </w:rPr>
      </w:pPr>
      <w:r>
        <w:rPr>
          <w:rFonts w:hint="eastAsia" w:ascii="黑体" w:hAnsi="宋体" w:eastAsia="黑体"/>
          <w:kern w:val="0"/>
          <w:sz w:val="24"/>
          <w:szCs w:val="20"/>
        </w:rPr>
        <w:t>（</w:t>
      </w:r>
      <w:r>
        <w:rPr>
          <w:rFonts w:hint="eastAsia" w:ascii="黑体" w:hAnsi="宋体" w:eastAsia="黑体"/>
          <w:kern w:val="0"/>
          <w:sz w:val="24"/>
          <w:szCs w:val="20"/>
          <w:lang w:val="en-US" w:eastAsia="zh-CN"/>
        </w:rPr>
        <w:t>三</w:t>
      </w:r>
      <w:r>
        <w:rPr>
          <w:rFonts w:hint="eastAsia" w:ascii="黑体" w:hAnsi="宋体" w:eastAsia="黑体"/>
          <w:kern w:val="0"/>
          <w:sz w:val="24"/>
          <w:szCs w:val="20"/>
        </w:rPr>
        <w:t>）投标人认为需要加以说明的其他内容（格式自定）</w:t>
      </w:r>
    </w:p>
    <w:p w14:paraId="0FBC235C">
      <w:pPr>
        <w:jc w:val="center"/>
        <w:rPr>
          <w:b/>
          <w:sz w:val="32"/>
          <w:szCs w:val="32"/>
        </w:rPr>
      </w:pPr>
    </w:p>
    <w:p w14:paraId="427C5CDE">
      <w:pPr>
        <w:ind w:firstLine="424" w:firstLineChars="202"/>
        <w:rPr>
          <w:rFonts w:ascii="宋体" w:hAnsi="宋体"/>
          <w:szCs w:val="21"/>
        </w:rPr>
      </w:pPr>
    </w:p>
    <w:p w14:paraId="50087590">
      <w:pPr>
        <w:jc w:val="center"/>
        <w:rPr>
          <w:rFonts w:ascii="黑体" w:hAnsi="宋体" w:eastAsia="黑体"/>
          <w:bCs/>
          <w:kern w:val="0"/>
          <w:sz w:val="24"/>
        </w:rPr>
      </w:pPr>
    </w:p>
    <w:p w14:paraId="177C747B">
      <w:pPr>
        <w:jc w:val="center"/>
        <w:rPr>
          <w:rFonts w:ascii="黑体" w:hAnsi="宋体" w:eastAsia="黑体"/>
          <w:bCs/>
          <w:kern w:val="0"/>
          <w:sz w:val="24"/>
        </w:rPr>
      </w:pPr>
    </w:p>
    <w:p w14:paraId="52DDA11E">
      <w:pPr>
        <w:jc w:val="center"/>
        <w:rPr>
          <w:rFonts w:ascii="黑体" w:hAnsi="宋体" w:eastAsia="黑体"/>
          <w:bCs/>
          <w:kern w:val="0"/>
          <w:sz w:val="24"/>
        </w:rPr>
      </w:pPr>
    </w:p>
    <w:p w14:paraId="73E76EBA">
      <w:pPr>
        <w:jc w:val="center"/>
        <w:rPr>
          <w:rFonts w:ascii="黑体" w:hAnsi="宋体" w:eastAsia="黑体"/>
          <w:bCs/>
          <w:kern w:val="0"/>
          <w:sz w:val="24"/>
        </w:rPr>
      </w:pPr>
    </w:p>
    <w:p w14:paraId="69066120">
      <w:pPr>
        <w:jc w:val="center"/>
        <w:rPr>
          <w:rFonts w:ascii="黑体" w:hAnsi="宋体" w:eastAsia="黑体"/>
          <w:bCs/>
          <w:kern w:val="0"/>
          <w:sz w:val="24"/>
        </w:rPr>
      </w:pPr>
    </w:p>
    <w:p w14:paraId="4BC33687">
      <w:pPr>
        <w:jc w:val="center"/>
        <w:rPr>
          <w:rFonts w:ascii="黑体" w:hAnsi="宋体" w:eastAsia="黑体"/>
          <w:bCs/>
          <w:kern w:val="0"/>
          <w:sz w:val="24"/>
        </w:rPr>
      </w:pPr>
    </w:p>
    <w:p w14:paraId="64BE8B72">
      <w:pPr>
        <w:jc w:val="center"/>
        <w:rPr>
          <w:rFonts w:ascii="黑体" w:hAnsi="宋体" w:eastAsia="黑体"/>
          <w:bCs/>
          <w:kern w:val="0"/>
          <w:sz w:val="24"/>
        </w:rPr>
      </w:pPr>
    </w:p>
    <w:p w14:paraId="4CBB17B5">
      <w:pPr>
        <w:jc w:val="center"/>
        <w:rPr>
          <w:rFonts w:ascii="黑体" w:hAnsi="宋体" w:eastAsia="黑体"/>
          <w:bCs/>
          <w:kern w:val="0"/>
          <w:sz w:val="24"/>
        </w:rPr>
      </w:pPr>
    </w:p>
    <w:p w14:paraId="43BB135A">
      <w:pPr>
        <w:jc w:val="center"/>
        <w:rPr>
          <w:rFonts w:ascii="黑体" w:hAnsi="宋体" w:eastAsia="黑体"/>
          <w:bCs/>
          <w:kern w:val="0"/>
          <w:sz w:val="24"/>
        </w:rPr>
      </w:pPr>
    </w:p>
    <w:p w14:paraId="086065F2">
      <w:pPr>
        <w:jc w:val="center"/>
        <w:rPr>
          <w:rFonts w:ascii="黑体" w:hAnsi="宋体" w:eastAsia="黑体"/>
          <w:bCs/>
          <w:kern w:val="0"/>
          <w:sz w:val="24"/>
        </w:rPr>
      </w:pPr>
    </w:p>
    <w:p w14:paraId="7176662C">
      <w:pPr>
        <w:jc w:val="center"/>
        <w:rPr>
          <w:rFonts w:ascii="黑体" w:hAnsi="宋体" w:eastAsia="黑体"/>
          <w:bCs/>
          <w:kern w:val="0"/>
          <w:sz w:val="24"/>
        </w:rPr>
        <w:sectPr>
          <w:pgSz w:w="11907" w:h="16840"/>
          <w:pgMar w:top="1440" w:right="1797" w:bottom="1440" w:left="1797" w:header="851" w:footer="992" w:gutter="0"/>
          <w:cols w:space="425" w:num="1"/>
          <w:titlePg/>
          <w:docGrid w:linePitch="462" w:charSpace="0"/>
        </w:sectPr>
      </w:pPr>
    </w:p>
    <w:p w14:paraId="0D0E8303">
      <w:pPr>
        <w:pStyle w:val="5"/>
      </w:pPr>
      <w:r>
        <w:rPr>
          <w:rFonts w:hint="eastAsia"/>
        </w:rPr>
        <w:t>第五章  合同条款及格式</w:t>
      </w:r>
    </w:p>
    <w:p w14:paraId="28D89E65"/>
    <w:p w14:paraId="500FAD8A">
      <w:pPr>
        <w:jc w:val="center"/>
        <w:outlineLvl w:val="9"/>
      </w:pPr>
      <w:bookmarkStart w:id="230" w:name="_Toc3995"/>
      <w:r>
        <w:rPr>
          <w:rFonts w:hint="eastAsia"/>
          <w:b/>
          <w:sz w:val="24"/>
        </w:rPr>
        <w:t>（仅供参考，具体以项目需求及采购结果为准）</w:t>
      </w:r>
    </w:p>
    <w:p w14:paraId="254453A3">
      <w:pPr>
        <w:widowControl w:val="0"/>
        <w:spacing w:after="0"/>
        <w:jc w:val="center"/>
        <w:rPr>
          <w:rFonts w:ascii="宋体" w:hAnsi="宋体" w:eastAsia="宋体" w:cs="宋体"/>
          <w:b/>
          <w:bCs/>
          <w:spacing w:val="-20"/>
          <w:kern w:val="44"/>
          <w:sz w:val="48"/>
          <w:szCs w:val="48"/>
          <w:lang w:val="en-US" w:eastAsia="zh-CN" w:bidi="ar-SA"/>
        </w:rPr>
      </w:pPr>
    </w:p>
    <w:p w14:paraId="56A733E2">
      <w:pPr>
        <w:widowControl w:val="0"/>
        <w:spacing w:after="0"/>
        <w:jc w:val="center"/>
        <w:rPr>
          <w:rFonts w:ascii="宋体" w:hAnsi="宋体" w:eastAsia="宋体" w:cs="宋体"/>
          <w:b/>
          <w:bCs/>
          <w:spacing w:val="-20"/>
          <w:kern w:val="44"/>
          <w:sz w:val="48"/>
          <w:szCs w:val="48"/>
          <w:lang w:val="en-US" w:eastAsia="zh-CN" w:bidi="ar-SA"/>
        </w:rPr>
      </w:pPr>
    </w:p>
    <w:p w14:paraId="00D8117F">
      <w:pPr>
        <w:pStyle w:val="20"/>
        <w:rPr>
          <w:lang w:val="en-US" w:eastAsia="zh-CN"/>
        </w:rPr>
      </w:pPr>
    </w:p>
    <w:p w14:paraId="45AA6027">
      <w:pPr>
        <w:widowControl w:val="0"/>
        <w:spacing w:after="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政府采购货物买卖合同</w:t>
      </w:r>
    </w:p>
    <w:p w14:paraId="64665032">
      <w:pPr>
        <w:widowControl w:val="0"/>
        <w:spacing w:after="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p>
    <w:p w14:paraId="715D9559">
      <w:pPr>
        <w:rPr>
          <w:rFonts w:ascii="宋体" w:hAnsi="宋体" w:eastAsia="宋体" w:cs="宋体"/>
          <w:b/>
          <w:bCs/>
          <w:spacing w:val="-20"/>
          <w:kern w:val="44"/>
          <w:sz w:val="40"/>
          <w:szCs w:val="40"/>
        </w:rPr>
      </w:pPr>
    </w:p>
    <w:p w14:paraId="4227FB6E">
      <w:pPr>
        <w:rPr>
          <w:rFonts w:ascii="宋体" w:hAnsi="宋体" w:eastAsia="宋体" w:cs="宋体"/>
          <w:b/>
          <w:bCs/>
          <w:spacing w:val="-20"/>
          <w:kern w:val="44"/>
          <w:sz w:val="40"/>
          <w:szCs w:val="40"/>
        </w:rPr>
      </w:pPr>
    </w:p>
    <w:p w14:paraId="48B28DE3">
      <w:pPr>
        <w:rPr>
          <w:rFonts w:ascii="宋体" w:hAnsi="宋体" w:eastAsia="宋体" w:cs="宋体"/>
          <w:b/>
          <w:bCs/>
          <w:spacing w:val="-20"/>
          <w:kern w:val="44"/>
          <w:sz w:val="40"/>
          <w:szCs w:val="40"/>
        </w:rPr>
      </w:pPr>
    </w:p>
    <w:p w14:paraId="4D800F13">
      <w:pPr>
        <w:spacing w:line="360" w:lineRule="auto"/>
        <w:ind w:left="420" w:leftChars="200"/>
        <w:rPr>
          <w:rFonts w:eastAsia="宋体"/>
          <w:sz w:val="32"/>
          <w:szCs w:val="32"/>
        </w:rPr>
      </w:pPr>
      <w:r>
        <w:rPr>
          <w:rFonts w:hint="eastAsia" w:ascii="宋体" w:hAnsi="宋体" w:eastAsia="宋体" w:cs="宋体"/>
          <w:kern w:val="0"/>
          <w:sz w:val="32"/>
          <w:szCs w:val="32"/>
        </w:rPr>
        <w:t>项目名称：</w:t>
      </w:r>
      <w:r>
        <w:rPr>
          <w:rFonts w:hint="eastAsia" w:eastAsia="宋体"/>
          <w:sz w:val="32"/>
          <w:szCs w:val="32"/>
          <w:u w:val="single"/>
        </w:rPr>
        <w:t xml:space="preserve">                             </w:t>
      </w:r>
    </w:p>
    <w:p w14:paraId="6BE997F5">
      <w:pPr>
        <w:spacing w:line="360" w:lineRule="auto"/>
        <w:ind w:left="420" w:leftChars="200"/>
        <w:rPr>
          <w:rFonts w:eastAsia="宋体"/>
          <w:sz w:val="32"/>
          <w:szCs w:val="32"/>
          <w:u w:val="single"/>
        </w:rPr>
      </w:pPr>
      <w:r>
        <w:rPr>
          <w:rFonts w:hint="eastAsia" w:eastAsia="宋体"/>
          <w:sz w:val="32"/>
          <w:szCs w:val="32"/>
        </w:rPr>
        <w:t>合同编号：</w:t>
      </w:r>
      <w:r>
        <w:rPr>
          <w:rFonts w:hint="eastAsia" w:eastAsia="宋体"/>
          <w:sz w:val="32"/>
          <w:szCs w:val="32"/>
          <w:u w:val="single"/>
        </w:rPr>
        <w:t xml:space="preserve">                             </w:t>
      </w:r>
    </w:p>
    <w:p w14:paraId="697F24AF">
      <w:pPr>
        <w:spacing w:line="360" w:lineRule="auto"/>
        <w:ind w:left="420" w:leftChars="200"/>
        <w:rPr>
          <w:rFonts w:eastAsia="宋体"/>
          <w:sz w:val="32"/>
          <w:szCs w:val="32"/>
        </w:rPr>
      </w:pPr>
      <w:r>
        <w:rPr>
          <w:rFonts w:hint="eastAsia" w:eastAsia="宋体"/>
          <w:sz w:val="32"/>
          <w:szCs w:val="32"/>
        </w:rPr>
        <w:t>甲    方：</w:t>
      </w:r>
      <w:r>
        <w:rPr>
          <w:rFonts w:hint="eastAsia" w:eastAsia="宋体"/>
          <w:sz w:val="32"/>
          <w:szCs w:val="32"/>
          <w:u w:val="single"/>
        </w:rPr>
        <w:t xml:space="preserve">                             </w:t>
      </w:r>
    </w:p>
    <w:p w14:paraId="746FADD6">
      <w:pPr>
        <w:spacing w:line="360" w:lineRule="auto"/>
        <w:ind w:left="420" w:leftChars="200"/>
        <w:rPr>
          <w:rFonts w:eastAsia="宋体"/>
          <w:sz w:val="32"/>
          <w:szCs w:val="32"/>
          <w:u w:val="single"/>
        </w:rPr>
      </w:pPr>
      <w:r>
        <w:rPr>
          <w:rFonts w:hint="eastAsia" w:eastAsia="宋体"/>
          <w:sz w:val="32"/>
          <w:szCs w:val="32"/>
        </w:rPr>
        <w:t>乙    方：</w:t>
      </w:r>
      <w:r>
        <w:rPr>
          <w:rFonts w:hint="eastAsia" w:eastAsia="宋体"/>
          <w:sz w:val="32"/>
          <w:szCs w:val="32"/>
          <w:u w:val="single"/>
        </w:rPr>
        <w:t xml:space="preserve">                             </w:t>
      </w:r>
    </w:p>
    <w:p w14:paraId="5557AEC9">
      <w:pPr>
        <w:spacing w:line="360" w:lineRule="auto"/>
        <w:ind w:left="420" w:leftChars="200"/>
        <w:rPr>
          <w:rFonts w:eastAsia="宋体"/>
          <w:sz w:val="32"/>
          <w:szCs w:val="32"/>
        </w:rPr>
      </w:pPr>
      <w:r>
        <w:rPr>
          <w:rFonts w:hint="eastAsia" w:eastAsia="宋体"/>
          <w:sz w:val="32"/>
          <w:szCs w:val="32"/>
        </w:rPr>
        <w:t>签订时间：</w:t>
      </w:r>
      <w:r>
        <w:rPr>
          <w:rFonts w:hint="eastAsia" w:eastAsia="宋体"/>
          <w:sz w:val="32"/>
          <w:szCs w:val="32"/>
          <w:u w:val="single"/>
        </w:rPr>
        <w:t xml:space="preserve">      </w:t>
      </w:r>
      <w:r>
        <w:rPr>
          <w:rFonts w:eastAsia="宋体"/>
          <w:sz w:val="32"/>
          <w:szCs w:val="32"/>
          <w:u w:val="single"/>
        </w:rPr>
        <w:t xml:space="preserve">           </w:t>
      </w:r>
      <w:r>
        <w:rPr>
          <w:rFonts w:hint="eastAsia" w:eastAsia="宋体"/>
          <w:sz w:val="32"/>
          <w:szCs w:val="32"/>
          <w:u w:val="single"/>
        </w:rPr>
        <w:t xml:space="preserve">            </w:t>
      </w:r>
    </w:p>
    <w:p w14:paraId="4854D627">
      <w:pPr>
        <w:rPr>
          <w:rFonts w:eastAsia="宋体"/>
        </w:rPr>
      </w:pPr>
    </w:p>
    <w:p w14:paraId="612D3417">
      <w:pPr>
        <w:rPr>
          <w:rFonts w:eastAsia="黑体"/>
          <w:sz w:val="44"/>
          <w:szCs w:val="44"/>
        </w:rPr>
      </w:pPr>
      <w:r>
        <w:br w:type="page"/>
      </w:r>
    </w:p>
    <w:p w14:paraId="7E1F890B">
      <w:pPr>
        <w:rPr>
          <w:rFonts w:eastAsia="黑体"/>
          <w:sz w:val="44"/>
          <w:szCs w:val="44"/>
        </w:rPr>
      </w:pPr>
    </w:p>
    <w:p w14:paraId="3EAE7E93">
      <w:pPr>
        <w:rPr>
          <w:rFonts w:eastAsia="黑体"/>
          <w:sz w:val="44"/>
          <w:szCs w:val="44"/>
        </w:rPr>
      </w:pPr>
    </w:p>
    <w:p w14:paraId="640EDC1C">
      <w:pPr>
        <w:jc w:val="center"/>
        <w:rPr>
          <w:rFonts w:hint="eastAsia" w:eastAsia="黑体"/>
          <w:sz w:val="44"/>
          <w:szCs w:val="44"/>
          <w:lang w:eastAsia="zh-CN"/>
        </w:rPr>
      </w:pPr>
      <w:r>
        <w:rPr>
          <w:rFonts w:hint="eastAsia" w:eastAsia="黑体"/>
          <w:sz w:val="44"/>
          <w:szCs w:val="44"/>
          <w:lang w:eastAsia="zh-CN"/>
        </w:rPr>
        <w:t>使</w:t>
      </w:r>
      <w:r>
        <w:rPr>
          <w:rFonts w:hint="eastAsia" w:eastAsia="黑体"/>
          <w:sz w:val="44"/>
          <w:szCs w:val="44"/>
          <w:lang w:val="en-US" w:eastAsia="zh-CN"/>
        </w:rPr>
        <w:t xml:space="preserve"> </w:t>
      </w:r>
      <w:r>
        <w:rPr>
          <w:rFonts w:hint="eastAsia" w:eastAsia="黑体"/>
          <w:sz w:val="44"/>
          <w:szCs w:val="44"/>
          <w:lang w:eastAsia="zh-CN"/>
        </w:rPr>
        <w:t>用</w:t>
      </w:r>
      <w:r>
        <w:rPr>
          <w:rFonts w:hint="eastAsia" w:eastAsia="黑体"/>
          <w:sz w:val="44"/>
          <w:szCs w:val="44"/>
          <w:lang w:val="en-US" w:eastAsia="zh-CN"/>
        </w:rPr>
        <w:t xml:space="preserve"> </w:t>
      </w:r>
      <w:r>
        <w:rPr>
          <w:rFonts w:hint="eastAsia" w:eastAsia="黑体"/>
          <w:sz w:val="44"/>
          <w:szCs w:val="44"/>
          <w:lang w:eastAsia="zh-CN"/>
        </w:rPr>
        <w:t>说</w:t>
      </w:r>
      <w:r>
        <w:rPr>
          <w:rFonts w:hint="eastAsia" w:eastAsia="黑体"/>
          <w:sz w:val="44"/>
          <w:szCs w:val="44"/>
          <w:lang w:val="en-US" w:eastAsia="zh-CN"/>
        </w:rPr>
        <w:t xml:space="preserve"> </w:t>
      </w:r>
      <w:r>
        <w:rPr>
          <w:rFonts w:hint="eastAsia" w:eastAsia="黑体"/>
          <w:sz w:val="44"/>
          <w:szCs w:val="44"/>
          <w:lang w:eastAsia="zh-CN"/>
        </w:rPr>
        <w:t>明</w:t>
      </w:r>
    </w:p>
    <w:p w14:paraId="2CC6FA27">
      <w:pPr>
        <w:ind w:firstLine="640" w:firstLineChars="200"/>
        <w:rPr>
          <w:rFonts w:hint="eastAsia" w:ascii="仿宋_GB2312" w:hAnsi="仿宋_GB2312" w:eastAsia="仿宋_GB2312" w:cs="仿宋_GB2312"/>
          <w:sz w:val="32"/>
          <w:szCs w:val="32"/>
          <w:lang w:val="en-US" w:eastAsia="zh-CN"/>
        </w:rPr>
      </w:pPr>
    </w:p>
    <w:p w14:paraId="56E1EE2A">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1.本合同标准文本适用于购买现成货物的采购项目，不包括需要供应商定制开发、创新研发的货物采购项目。</w:t>
      </w:r>
    </w:p>
    <w:p w14:paraId="3678ADFD">
      <w:pPr>
        <w:numPr>
          <w:ilvl w:val="0"/>
          <w:numId w:val="0"/>
        </w:numPr>
        <w:ind w:firstLine="640" w:firstLineChars="200"/>
        <w:rPr>
          <w:rFonts w:hint="default" w:eastAsia="黑体"/>
          <w:sz w:val="44"/>
          <w:szCs w:val="44"/>
          <w:lang w:val="en-US" w:eastAsia="zh-CN"/>
        </w:rPr>
      </w:pPr>
      <w:r>
        <w:rPr>
          <w:rFonts w:hint="eastAsia" w:ascii="仿宋_GB2312" w:hAnsi="仿宋_GB2312" w:eastAsia="仿宋_GB2312" w:cs="仿宋_GB2312"/>
          <w:sz w:val="32"/>
          <w:szCs w:val="32"/>
          <w:lang w:val="en-US" w:eastAsia="zh-CN"/>
        </w:rPr>
        <w:t>2.本合同标准文本为政府采购货物买卖合同编制提供参考，可以结合采购项目具体情况，对文本作必要的调整修订后使用。</w:t>
      </w:r>
    </w:p>
    <w:p w14:paraId="1B4DBF45">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3.本合同标准文本各条款中，如涉及填写多家供应商、制造商，多种采购标的、分包主要内容等信息的，可根据采购项目具体情况添加信息项。</w:t>
      </w:r>
    </w:p>
    <w:p w14:paraId="45E315FC">
      <w:pPr>
        <w:ind w:firstLine="880" w:firstLineChars="200"/>
        <w:jc w:val="both"/>
        <w:rPr>
          <w:rFonts w:eastAsia="黑体"/>
          <w:sz w:val="44"/>
          <w:szCs w:val="44"/>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230"/>
    <w:p w14:paraId="63591D49">
      <w:pPr>
        <w:keepNext/>
        <w:keepLines/>
        <w:widowControl w:val="0"/>
        <w:adjustRightInd w:val="0"/>
        <w:snapToGrid w:val="0"/>
        <w:spacing w:beforeLines="0" w:line="400" w:lineRule="exact"/>
        <w:jc w:val="center"/>
        <w:outlineLvl w:val="9"/>
        <w:rPr>
          <w:rFonts w:hint="eastAsia" w:ascii="黑体" w:hAnsi="黑体" w:eastAsia="黑体" w:cs="Times New Roman"/>
          <w:b/>
          <w:bCs/>
          <w:kern w:val="2"/>
          <w:sz w:val="28"/>
          <w:szCs w:val="28"/>
          <w:lang w:val="en-US" w:eastAsia="zh-CN" w:bidi="ar-SA"/>
        </w:rPr>
      </w:pPr>
      <w:bookmarkStart w:id="231" w:name="_Toc22209"/>
    </w:p>
    <w:p w14:paraId="0C7CA704">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lang w:val="en-US" w:eastAsia="zh-CN" w:bidi="ar-SA"/>
        </w:rPr>
      </w:pPr>
      <w:r>
        <w:rPr>
          <w:rFonts w:hint="eastAsia" w:ascii="黑体" w:hAnsi="黑体" w:eastAsia="黑体" w:cs="Times New Roman"/>
          <w:b w:val="0"/>
          <w:bCs w:val="0"/>
          <w:kern w:val="2"/>
          <w:sz w:val="28"/>
          <w:szCs w:val="28"/>
          <w:lang w:val="en-US" w:eastAsia="zh-CN" w:bidi="ar-SA"/>
        </w:rPr>
        <w:t xml:space="preserve">第一节 </w:t>
      </w:r>
      <w:r>
        <w:rPr>
          <w:rFonts w:hint="eastAsia" w:ascii="黑体" w:hAnsi="华文中宋" w:eastAsia="黑体" w:cs="Times New Roman"/>
          <w:b w:val="0"/>
          <w:bCs w:val="0"/>
          <w:kern w:val="2"/>
          <w:sz w:val="28"/>
          <w:szCs w:val="28"/>
          <w:lang w:val="en-US" w:eastAsia="zh-CN" w:bidi="ar-SA"/>
        </w:rPr>
        <w:t>政府采购合同协议书</w:t>
      </w:r>
      <w:bookmarkEnd w:id="231"/>
    </w:p>
    <w:p w14:paraId="78DFF323">
      <w:pPr>
        <w:keepNext/>
        <w:keepLines/>
        <w:widowControl w:val="0"/>
        <w:adjustRightInd w:val="0"/>
        <w:snapToGrid w:val="0"/>
        <w:spacing w:beforeLines="0" w:line="400" w:lineRule="exact"/>
        <w:jc w:val="center"/>
        <w:outlineLvl w:val="9"/>
        <w:rPr>
          <w:rFonts w:hint="eastAsia" w:ascii="黑体" w:hAnsi="华文中宋" w:eastAsia="黑体" w:cs="Times New Roman"/>
          <w:b w:val="0"/>
          <w:bCs w:val="0"/>
          <w:kern w:val="2"/>
          <w:sz w:val="28"/>
          <w:szCs w:val="28"/>
          <w:lang w:val="en-US" w:eastAsia="zh-CN" w:bidi="ar-SA"/>
        </w:rPr>
      </w:pPr>
    </w:p>
    <w:p w14:paraId="10C532E0">
      <w:pPr>
        <w:adjustRightInd w:val="0"/>
        <w:snapToGrid w:val="0"/>
        <w:spacing w:before="0" w:beforeLines="0" w:line="400" w:lineRule="exact"/>
        <w:rPr>
          <w:rFonts w:ascii="宋体" w:hAnsi="宋体" w:eastAsia="宋体"/>
          <w:szCs w:val="21"/>
        </w:rPr>
      </w:pPr>
      <w:r>
        <w:rPr>
          <w:rFonts w:hint="eastAsia" w:ascii="宋体" w:hAnsi="宋体" w:eastAsia="宋体"/>
          <w:szCs w:val="21"/>
        </w:rPr>
        <w:t>甲方（全称）：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或采购</w:t>
      </w:r>
      <w:r>
        <w:rPr>
          <w:rFonts w:hint="eastAsia" w:ascii="宋体" w:hAnsi="宋体" w:eastAsia="宋体"/>
          <w:szCs w:val="21"/>
          <w:lang w:val="en-US" w:eastAsia="zh-CN"/>
        </w:rPr>
        <w:tab/>
      </w:r>
      <w:r>
        <w:rPr>
          <w:rFonts w:hint="eastAsia" w:ascii="宋体" w:hAnsi="宋体" w:eastAsia="宋体"/>
          <w:szCs w:val="21"/>
          <w:lang w:val="en-US" w:eastAsia="zh-CN"/>
        </w:rPr>
        <w:t xml:space="preserve">                                   </w:t>
      </w:r>
      <w:r>
        <w:rPr>
          <w:rFonts w:hint="eastAsia" w:ascii="宋体" w:hAnsi="宋体" w:eastAsia="宋体"/>
          <w:szCs w:val="21"/>
        </w:rPr>
        <w:t>文件约定的合同甲方）</w:t>
      </w:r>
    </w:p>
    <w:p w14:paraId="7CD4034F">
      <w:pPr>
        <w:adjustRightInd w:val="0"/>
        <w:snapToGrid w:val="0"/>
        <w:spacing w:before="0" w:beforeLines="0" w:line="400" w:lineRule="exact"/>
        <w:rPr>
          <w:rFonts w:ascii="宋体" w:hAnsi="宋体" w:eastAsia="宋体"/>
          <w:szCs w:val="21"/>
        </w:rPr>
      </w:pPr>
      <w:r>
        <w:rPr>
          <w:rFonts w:hint="eastAsia" w:ascii="宋体" w:hAnsi="宋体" w:eastAsia="宋体"/>
          <w:szCs w:val="21"/>
        </w:rPr>
        <w:t>乙方</w:t>
      </w:r>
      <w:r>
        <w:rPr>
          <w:rFonts w:hint="eastAsia" w:ascii="宋体" w:hAnsi="宋体" w:eastAsia="宋体"/>
          <w:szCs w:val="21"/>
          <w:lang w:val="en-US" w:eastAsia="zh-CN"/>
        </w:rPr>
        <w:t>1</w:t>
      </w:r>
      <w:r>
        <w:rPr>
          <w:rFonts w:hint="eastAsia" w:ascii="宋体" w:hAnsi="宋体" w:eastAsia="宋体"/>
          <w:szCs w:val="21"/>
        </w:rPr>
        <w:t>（全称）：</w:t>
      </w:r>
      <w:r>
        <w:rPr>
          <w:rFonts w:hint="eastAsia" w:ascii="宋体" w:hAnsi="宋体" w:eastAsia="宋体"/>
          <w:szCs w:val="21"/>
          <w:u w:val="single"/>
        </w:rPr>
        <w:t xml:space="preserve">                       </w:t>
      </w:r>
      <w:r>
        <w:rPr>
          <w:rFonts w:hint="eastAsia" w:ascii="宋体" w:hAnsi="宋体" w:eastAsia="宋体"/>
          <w:szCs w:val="21"/>
        </w:rPr>
        <w:t>（供应商）</w:t>
      </w:r>
    </w:p>
    <w:p w14:paraId="7C1AED7C">
      <w:pPr>
        <w:adjustRightInd w:val="0"/>
        <w:snapToGrid w:val="0"/>
        <w:spacing w:before="0" w:beforeLines="0" w:line="400" w:lineRule="exact"/>
        <w:rPr>
          <w:rFonts w:hint="eastAsia" w:ascii="宋体" w:hAnsi="宋体" w:eastAsia="宋体"/>
          <w:szCs w:val="21"/>
        </w:rPr>
      </w:pPr>
      <w:r>
        <w:rPr>
          <w:rFonts w:hint="eastAsia" w:ascii="宋体" w:hAnsi="宋体" w:eastAsia="宋体"/>
          <w:szCs w:val="21"/>
        </w:rPr>
        <w:t>乙方2（全称）：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45A8F071">
      <w:pPr>
        <w:adjustRightInd w:val="0"/>
        <w:snapToGrid w:val="0"/>
        <w:spacing w:before="0" w:beforeLines="0" w:line="400" w:lineRule="exact"/>
        <w:rPr>
          <w:rFonts w:hint="eastAsia" w:ascii="宋体" w:hAnsi="宋体" w:eastAsia="宋体"/>
          <w:szCs w:val="21"/>
        </w:rPr>
      </w:pPr>
      <w:r>
        <w:rPr>
          <w:rFonts w:hint="eastAsia" w:eastAsia="宋体"/>
          <w:lang w:eastAsia="zh-CN"/>
        </w:rPr>
        <w:t>乙方</w:t>
      </w:r>
      <w:r>
        <w:rPr>
          <w:rFonts w:hint="eastAsia" w:ascii="宋体" w:hAnsi="宋体" w:eastAsia="宋体"/>
          <w:szCs w:val="21"/>
          <w:lang w:val="en-US" w:eastAsia="zh-CN"/>
        </w:rPr>
        <w:t>3</w:t>
      </w:r>
      <w:r>
        <w:rPr>
          <w:rFonts w:hint="eastAsia" w:eastAsia="宋体"/>
          <w:lang w:val="en-US" w:eastAsia="zh-CN"/>
        </w:rPr>
        <w:t>（全称）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6A9CBAAB">
      <w:pPr>
        <w:spacing w:beforeLines="0" w:line="400" w:lineRule="exact"/>
        <w:rPr>
          <w:rFonts w:hint="default" w:eastAsia="宋体"/>
          <w:lang w:val="en-US" w:eastAsia="zh-CN"/>
        </w:rPr>
      </w:pPr>
    </w:p>
    <w:p w14:paraId="7E7C0920">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u w:val="none"/>
          <w:lang w:val="en-US" w:eastAsia="zh-CN" w:bidi="ar-SA"/>
        </w:rPr>
        <w:t>本采购项目</w:t>
      </w:r>
      <w:r>
        <w:rPr>
          <w:rFonts w:hint="eastAsia" w:ascii="宋体" w:hAnsi="宋体" w:eastAsia="宋体" w:cs="Times New Roman"/>
          <w:kern w:val="2"/>
          <w:sz w:val="21"/>
          <w:szCs w:val="21"/>
          <w:lang w:val="en-US" w:eastAsia="zh-CN" w:bidi="ar-SA"/>
        </w:rPr>
        <w:t xml:space="preserve">的招标文件等采购文件、乙方的《投标（响应）文件》及《中标（成交）通知书》，甲乙双方同意签订本合同。具体情况及要求如下：     </w:t>
      </w:r>
    </w:p>
    <w:p w14:paraId="3EB9CA34">
      <w:pPr>
        <w:numPr>
          <w:ilvl w:val="0"/>
          <w:numId w:val="12"/>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项目信息</w:t>
      </w:r>
    </w:p>
    <w:p w14:paraId="6529D8BA">
      <w:pPr>
        <w:widowControl w:val="0"/>
        <w:numPr>
          <w:ilvl w:val="0"/>
          <w:numId w:val="13"/>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u w:val="single"/>
          <w:lang w:val="en-US" w:eastAsia="zh-CN" w:bidi="ar-SA"/>
        </w:rPr>
      </w:pPr>
      <w:r>
        <w:rPr>
          <w:rFonts w:hint="eastAsia" w:ascii="宋体" w:hAnsi="宋体" w:eastAsia="宋体" w:cs="Times New Roman"/>
          <w:kern w:val="2"/>
          <w:sz w:val="21"/>
          <w:szCs w:val="21"/>
          <w:lang w:val="en-US" w:eastAsia="zh-CN" w:bidi="ar-SA"/>
        </w:rPr>
        <w:t>采购项目名称：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p>
    <w:p w14:paraId="2602FCA5">
      <w:pPr>
        <w:widowControl w:val="0"/>
        <w:numPr>
          <w:ilvl w:val="0"/>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u w:val="none"/>
          <w:lang w:val="en-US" w:eastAsia="zh-CN" w:bidi="ar-SA"/>
        </w:rPr>
      </w:pPr>
      <w:r>
        <w:rPr>
          <w:rFonts w:hint="eastAsia" w:ascii="宋体" w:hAnsi="宋体" w:eastAsia="宋体" w:cs="Times New Roman"/>
          <w:kern w:val="2"/>
          <w:sz w:val="21"/>
          <w:szCs w:val="21"/>
          <w:u w:val="none"/>
          <w:lang w:val="en-US" w:eastAsia="zh-CN" w:bidi="ar-SA"/>
        </w:rPr>
        <w:t xml:space="preserve">         采购项目编号：</w:t>
      </w:r>
      <w:r>
        <w:rPr>
          <w:rFonts w:ascii="宋体" w:hAnsi="宋体" w:eastAsia="宋体" w:cs="Times New Roman"/>
          <w:kern w:val="2"/>
          <w:sz w:val="21"/>
          <w:szCs w:val="21"/>
          <w:u w:val="single"/>
          <w:lang w:val="en-US" w:eastAsia="zh-CN" w:bidi="ar-SA"/>
        </w:rPr>
        <w:t xml:space="preserve">                                          </w:t>
      </w:r>
    </w:p>
    <w:p w14:paraId="2991670E">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（2）采购计划编号：</w:t>
      </w:r>
      <w:r>
        <w:rPr>
          <w:rFonts w:ascii="宋体" w:hAnsi="宋体" w:eastAsia="宋体" w:cs="Times New Roman"/>
          <w:kern w:val="2"/>
          <w:sz w:val="21"/>
          <w:szCs w:val="21"/>
          <w:u w:val="single"/>
          <w:lang w:val="en-US" w:eastAsia="zh-CN" w:bidi="ar-SA"/>
        </w:rPr>
        <w:t xml:space="preserve">                     </w:t>
      </w:r>
      <w:r>
        <w:rPr>
          <w:rFonts w:hint="eastAsia"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lang w:val="en-US" w:eastAsia="zh-CN" w:bidi="ar-SA"/>
        </w:rPr>
        <w:t xml:space="preserve"> </w:t>
      </w:r>
    </w:p>
    <w:p w14:paraId="1394033E">
      <w:pPr>
        <w:adjustRightInd w:val="0"/>
        <w:snapToGrid w:val="0"/>
        <w:spacing w:before="0" w:beforeLines="0" w:line="400" w:lineRule="exact"/>
        <w:ind w:firstLine="420" w:firstLineChars="200"/>
        <w:rPr>
          <w:rFonts w:hint="eastAsia" w:ascii="宋体" w:hAnsi="宋体" w:eastAsia="宋体"/>
          <w:szCs w:val="21"/>
        </w:rPr>
      </w:pPr>
      <w:r>
        <w:rPr>
          <w:rFonts w:hint="eastAsia" w:ascii="宋体" w:hAnsi="宋体" w:eastAsia="宋体"/>
          <w:szCs w:val="21"/>
        </w:rPr>
        <w:t>（3）项目内容：</w:t>
      </w:r>
    </w:p>
    <w:p w14:paraId="5BBDC62D">
      <w:pPr>
        <w:adjustRightInd w:val="0"/>
        <w:snapToGrid w:val="0"/>
        <w:spacing w:before="0" w:beforeLines="0" w:line="400" w:lineRule="exact"/>
        <w:ind w:firstLine="420" w:firstLineChars="200"/>
        <w:rPr>
          <w:rFonts w:hint="eastAsia" w:ascii="宋体" w:hAnsi="宋体" w:eastAsia="宋体"/>
          <w:szCs w:val="21"/>
          <w:lang w:val="en-US" w:eastAsia="zh-CN"/>
        </w:rPr>
      </w:pPr>
      <w:r>
        <w:rPr>
          <w:rFonts w:hint="eastAsia" w:ascii="宋体" w:hAnsi="宋体" w:eastAsia="宋体"/>
          <w:szCs w:val="21"/>
          <w:lang w:val="en-US" w:eastAsia="zh-CN"/>
        </w:rPr>
        <w:t xml:space="preserve">     </w:t>
      </w:r>
      <w:r>
        <w:rPr>
          <w:rFonts w:hint="eastAsia" w:ascii="宋体" w:hAnsi="宋体" w:eastAsia="宋体"/>
          <w:szCs w:val="21"/>
          <w:lang w:eastAsia="zh-CN"/>
        </w:rPr>
        <w:t>采购标的及数量</w:t>
      </w:r>
      <w:r>
        <w:rPr>
          <w:rFonts w:hint="eastAsia" w:ascii="宋体" w:hAnsi="宋体" w:eastAsia="宋体"/>
          <w:szCs w:val="21"/>
          <w:lang w:val="en-US" w:eastAsia="zh-CN"/>
        </w:rPr>
        <w:t>（台/套</w:t>
      </w:r>
      <w:r>
        <w:rPr>
          <w:rFonts w:hint="default" w:ascii="宋体" w:hAnsi="宋体" w:eastAsia="宋体"/>
          <w:szCs w:val="21"/>
          <w:lang w:eastAsia="zh-CN"/>
        </w:rPr>
        <w:t>/</w:t>
      </w:r>
      <w:r>
        <w:rPr>
          <w:rFonts w:hint="eastAsia" w:ascii="宋体" w:hAnsi="宋体" w:eastAsia="宋体"/>
          <w:szCs w:val="21"/>
          <w:lang w:eastAsia="zh-CN"/>
        </w:rPr>
        <w:t>个</w:t>
      </w:r>
      <w:r>
        <w:rPr>
          <w:rFonts w:hint="default" w:ascii="宋体" w:hAnsi="宋体" w:eastAsia="宋体"/>
          <w:szCs w:val="21"/>
          <w:lang w:eastAsia="zh-CN"/>
        </w:rPr>
        <w:t>/</w:t>
      </w:r>
      <w:r>
        <w:rPr>
          <w:rFonts w:hint="eastAsia" w:ascii="宋体" w:hAnsi="宋体" w:eastAsia="宋体"/>
          <w:szCs w:val="21"/>
          <w:lang w:eastAsia="zh-CN"/>
        </w:rPr>
        <w:t>架</w:t>
      </w:r>
      <w:r>
        <w:rPr>
          <w:rFonts w:hint="default" w:ascii="宋体" w:hAnsi="宋体" w:eastAsia="宋体"/>
          <w:szCs w:val="21"/>
          <w:lang w:eastAsia="zh-CN"/>
        </w:rPr>
        <w:t>/</w:t>
      </w:r>
      <w:r>
        <w:rPr>
          <w:rFonts w:hint="eastAsia" w:ascii="宋体" w:hAnsi="宋体" w:eastAsia="宋体"/>
          <w:szCs w:val="21"/>
          <w:lang w:eastAsia="zh-CN"/>
        </w:rPr>
        <w:t>组等</w:t>
      </w:r>
      <w:r>
        <w:rPr>
          <w:rFonts w:hint="eastAsia" w:ascii="宋体" w:hAnsi="宋体" w:eastAsia="宋体"/>
          <w:szCs w:val="21"/>
          <w:lang w:val="en-US" w:eastAsia="zh-CN"/>
        </w:rPr>
        <w:t>）</w:t>
      </w:r>
      <w:r>
        <w:rPr>
          <w:rFonts w:hint="eastAsia" w:ascii="宋体" w:hAnsi="宋体" w:eastAsia="宋体"/>
          <w:szCs w:val="21"/>
          <w:lang w:eastAsia="zh-CN"/>
        </w:rPr>
        <w:t>：</w:t>
      </w:r>
      <w:r>
        <w:rPr>
          <w:rFonts w:hint="eastAsia" w:ascii="宋体" w:hAnsi="宋体" w:eastAsia="宋体"/>
          <w:szCs w:val="21"/>
          <w:u w:val="single"/>
          <w:lang w:val="en-US" w:eastAsia="zh-CN"/>
        </w:rPr>
        <w:t xml:space="preserve">                       </w:t>
      </w:r>
      <w:r>
        <w:rPr>
          <w:rFonts w:hint="eastAsia" w:ascii="宋体" w:hAnsi="宋体" w:eastAsia="宋体"/>
          <w:szCs w:val="21"/>
          <w:u w:val="none"/>
          <w:lang w:val="en-US" w:eastAsia="zh-CN"/>
        </w:rPr>
        <w:t xml:space="preserve">            </w:t>
      </w:r>
      <w:r>
        <w:rPr>
          <w:rFonts w:hint="eastAsia" w:ascii="宋体" w:hAnsi="宋体" w:eastAsia="宋体"/>
          <w:szCs w:val="21"/>
          <w:u w:val="single"/>
          <w:lang w:val="en-US" w:eastAsia="zh-CN"/>
        </w:rPr>
        <w:t xml:space="preserve">                  </w:t>
      </w:r>
      <w:r>
        <w:rPr>
          <w:rFonts w:hint="eastAsia" w:ascii="宋体" w:hAnsi="宋体" w:eastAsia="宋体"/>
          <w:szCs w:val="21"/>
          <w:lang w:val="en-US" w:eastAsia="zh-CN"/>
        </w:rPr>
        <w:t xml:space="preserve"> </w:t>
      </w:r>
    </w:p>
    <w:p w14:paraId="29C793DA">
      <w:pPr>
        <w:numPr>
          <w:ilvl w:val="0"/>
          <w:numId w:val="0"/>
        </w:numPr>
        <w:adjustRightInd w:val="0"/>
        <w:snapToGrid w:val="0"/>
        <w:spacing w:before="0" w:beforeLines="0" w:line="400" w:lineRule="exact"/>
        <w:ind w:firstLine="420" w:firstLineChars="200"/>
        <w:rPr>
          <w:rFonts w:hint="default" w:ascii="宋体" w:hAnsi="宋体" w:eastAsia="宋体" w:cs="宋体"/>
          <w:szCs w:val="21"/>
          <w:lang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none"/>
          <w:lang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eastAsia="zh-CN"/>
        </w:rPr>
        <w:t xml:space="preserve">   </w:t>
      </w:r>
    </w:p>
    <w:p w14:paraId="53B43537">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14:paraId="0E2FB73B">
      <w:pPr>
        <w:numPr>
          <w:ilvl w:val="0"/>
          <w:numId w:val="0"/>
        </w:numPr>
        <w:adjustRightInd w:val="0"/>
        <w:snapToGrid w:val="0"/>
        <w:spacing w:before="0" w:beforeLines="0" w:line="400" w:lineRule="exact"/>
        <w:ind w:firstLine="945" w:firstLineChars="450"/>
        <w:rPr>
          <w:rFonts w:hint="eastAsia" w:ascii="宋体" w:hAnsi="宋体" w:eastAsia="宋体" w:cs="宋体"/>
          <w:szCs w:val="21"/>
          <w:lang w:val="en-US" w:eastAsia="zh-CN"/>
        </w:rPr>
      </w:pPr>
      <w:r>
        <w:rPr>
          <w:rFonts w:hint="eastAsia" w:ascii="汉仪书宋二S" w:hAnsi="汉仪书宋二S" w:eastAsia="汉仪书宋二S" w:cs="汉仪书宋二S"/>
          <w:szCs w:val="21"/>
          <w:lang w:val="en-US" w:eastAsia="zh-CN"/>
        </w:rPr>
        <w:t>①</w:t>
      </w:r>
      <w:r>
        <w:rPr>
          <w:rFonts w:hint="eastAsia" w:ascii="宋体" w:hAnsi="宋体" w:eastAsia="宋体" w:cs="宋体"/>
          <w:szCs w:val="21"/>
          <w:lang w:val="en-US" w:eastAsia="zh-CN"/>
        </w:rPr>
        <w:t>涉及信息类产品，请填写该产品关键部件的品牌、型号：</w:t>
      </w:r>
    </w:p>
    <w:p w14:paraId="58A32E3B">
      <w:pPr>
        <w:numPr>
          <w:ilvl w:val="0"/>
          <w:numId w:val="0"/>
        </w:numPr>
        <w:adjustRightInd w:val="0"/>
        <w:snapToGrid w:val="0"/>
        <w:spacing w:before="0" w:beforeLines="0" w:line="400" w:lineRule="exact"/>
        <w:ind w:firstLine="420" w:firstLineChars="20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default" w:ascii="宋体" w:hAnsi="宋体" w:eastAsia="宋体" w:cs="宋体"/>
          <w:kern w:val="0"/>
          <w:szCs w:val="21"/>
          <w:u w:val="single"/>
          <w:lang w:eastAsia="zh-CN"/>
        </w:rPr>
        <w:t xml:space="preserve">               </w:t>
      </w:r>
      <w:r>
        <w:rPr>
          <w:rFonts w:hint="eastAsia" w:ascii="宋体" w:hAnsi="宋体" w:eastAsia="宋体" w:cs="宋体"/>
          <w:kern w:val="0"/>
          <w:szCs w:val="21"/>
          <w:u w:val="single"/>
          <w:lang w:val="en-US" w:eastAsia="zh-CN"/>
        </w:rPr>
        <w:t xml:space="preserve">    </w:t>
      </w:r>
    </w:p>
    <w:p w14:paraId="2AEB7449">
      <w:pPr>
        <w:numPr>
          <w:ilvl w:val="0"/>
          <w:numId w:val="0"/>
        </w:numPr>
        <w:adjustRightInd w:val="0"/>
        <w:snapToGrid w:val="0"/>
        <w:spacing w:before="0" w:beforeLines="0" w:line="400" w:lineRule="exact"/>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50D11B10">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1D5FA326">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3AB848D0">
      <w:pPr>
        <w:numPr>
          <w:ilvl w:val="0"/>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72EA3CE9">
      <w:pPr>
        <w:numPr>
          <w:ilvl w:val="0"/>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汉仪书宋二S" w:hAnsi="汉仪书宋二S" w:eastAsia="汉仪书宋二S" w:cs="汉仪书宋二S"/>
          <w:sz w:val="21"/>
          <w:szCs w:val="21"/>
          <w:lang w:val="en-US" w:eastAsia="zh-CN" w:bidi="ar-SA"/>
        </w:rPr>
        <w:t>②</w:t>
      </w:r>
      <w:r>
        <w:rPr>
          <w:rFonts w:hint="eastAsia" w:ascii="宋体" w:hAnsi="宋体" w:eastAsia="宋体" w:cs="宋体"/>
          <w:sz w:val="21"/>
          <w:szCs w:val="21"/>
          <w:lang w:val="en-US" w:eastAsia="zh-CN" w:bidi="ar-SA"/>
        </w:rPr>
        <w:t>涉及车辆采购，请填写是否属于新能源汽车：</w:t>
      </w:r>
    </w:p>
    <w:p w14:paraId="2518558C">
      <w:pPr>
        <w:numPr>
          <w:ilvl w:val="0"/>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是，《政府采购品目分类目录》底级品目名称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65389C90">
      <w:pPr>
        <w:numPr>
          <w:ilvl w:val="0"/>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否</w:t>
      </w:r>
    </w:p>
    <w:p w14:paraId="099DEAB7">
      <w:pPr>
        <w:numPr>
          <w:ilvl w:val="0"/>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default" w:ascii="宋体" w:hAnsi="宋体" w:eastAsia="宋体" w:cs="宋体"/>
          <w:iCs w:val="0"/>
          <w:sz w:val="21"/>
          <w:szCs w:val="21"/>
          <w:lang w:eastAsia="zh-CN" w:bidi="ar-SA"/>
        </w:rPr>
        <w:t>4</w:t>
      </w:r>
      <w:r>
        <w:rPr>
          <w:rFonts w:hint="eastAsia" w:ascii="宋体" w:hAnsi="宋体" w:eastAsia="宋体" w:cs="宋体"/>
          <w:iCs w:val="0"/>
          <w:sz w:val="21"/>
          <w:szCs w:val="21"/>
          <w:lang w:val="en-US" w:eastAsia="zh-CN" w:bidi="ar-SA"/>
        </w:rPr>
        <w:t>）政府采购组织形式：</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 xml:space="preserve">集中采购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自行采购</w:t>
      </w:r>
    </w:p>
    <w:p w14:paraId="0CCF5378">
      <w:pPr>
        <w:numPr>
          <w:ilvl w:val="0"/>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default" w:ascii="宋体" w:hAnsi="宋体" w:eastAsia="宋体" w:cs="宋体"/>
          <w:iCs w:val="0"/>
          <w:sz w:val="21"/>
          <w:szCs w:val="21"/>
          <w:lang w:eastAsia="zh-CN" w:bidi="ar-SA"/>
        </w:rPr>
        <w:t>5</w:t>
      </w:r>
      <w:r>
        <w:rPr>
          <w:rFonts w:hint="eastAsia" w:ascii="宋体" w:hAnsi="宋体" w:eastAsia="宋体" w:cs="宋体"/>
          <w:iCs w:val="0"/>
          <w:sz w:val="21"/>
          <w:szCs w:val="21"/>
          <w:lang w:val="en-US" w:eastAsia="zh-CN" w:bidi="ar-SA"/>
        </w:rPr>
        <w:t>）政府采购方式：</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 xml:space="preserve">公开招标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竞争性谈判</w:t>
      </w:r>
      <w:r>
        <w:rPr>
          <w:rFonts w:hint="eastAsia" w:ascii="宋体" w:hAnsi="宋体" w:eastAsia="华文楷体" w:cs="宋体"/>
          <w:sz w:val="22"/>
          <w:szCs w:val="21"/>
          <w:u w:val="none"/>
          <w:lang w:val="en-US" w:eastAsia="zh-CN" w:bidi="ar-SA"/>
        </w:rPr>
        <w:t xml:space="preserve">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 xml:space="preserve">单一来源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 xml:space="preserve">竞价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 xml:space="preserve">框架协议 </w:t>
      </w:r>
      <w:r>
        <w:rPr>
          <w:rFonts w:hint="eastAsia" w:ascii="Wingdings" w:hAnsi="Wingdings" w:eastAsia="Wingdings" w:cs="Wingdings"/>
          <w:iCs w:val="0"/>
          <w:sz w:val="21"/>
          <w:szCs w:val="21"/>
          <w:lang w:val="en-US" w:eastAsia="zh-CN" w:bidi="ar-SA"/>
        </w:rPr>
        <w:t>¨</w:t>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2873C763">
      <w:pPr>
        <w:numPr>
          <w:ilvl w:val="0"/>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61E843CD">
      <w:pPr>
        <w:numPr>
          <w:ilvl w:val="0"/>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kern w:val="2"/>
          <w:sz w:val="21"/>
          <w:szCs w:val="21"/>
          <w:lang w:val="en-US" w:eastAsia="zh-CN" w:bidi="ar-SA"/>
        </w:rPr>
      </w:pPr>
      <w:r>
        <w:rPr>
          <w:rFonts w:hint="eastAsia" w:ascii="宋体" w:hAnsi="宋体" w:eastAsia="华文楷体" w:cs="华文楷体"/>
          <w:sz w:val="22"/>
          <w:szCs w:val="21"/>
          <w:lang w:val="en-US" w:eastAsia="zh-CN" w:bidi="ar-SA"/>
        </w:rPr>
        <w:t xml:space="preserve"> （</w:t>
      </w:r>
      <w:r>
        <w:rPr>
          <w:rFonts w:hint="default" w:ascii="宋体" w:hAnsi="宋体" w:eastAsia="华文楷体" w:cs="华文楷体"/>
          <w:sz w:val="22"/>
          <w:szCs w:val="21"/>
          <w:lang w:eastAsia="zh-CN" w:bidi="ar-SA"/>
        </w:rPr>
        <w:t>6</w:t>
      </w:r>
      <w:r>
        <w:rPr>
          <w:rFonts w:hint="eastAsia" w:ascii="宋体" w:hAnsi="宋体" w:eastAsia="华文楷体" w:cs="华文楷体"/>
          <w:sz w:val="22"/>
          <w:szCs w:val="21"/>
          <w:lang w:val="en-US" w:eastAsia="zh-CN" w:bidi="ar-SA"/>
        </w:rPr>
        <w:t>）</w:t>
      </w:r>
      <w:r>
        <w:rPr>
          <w:rFonts w:hint="eastAsia" w:ascii="宋体" w:hAnsi="宋体" w:eastAsia="宋体" w:cs="Times New Roman"/>
          <w:kern w:val="2"/>
          <w:sz w:val="21"/>
          <w:szCs w:val="21"/>
          <w:lang w:val="en-US" w:eastAsia="zh-CN" w:bidi="ar-SA"/>
        </w:rPr>
        <w:t>中标（成交）采购标的制造商是否为中小企业：</w:t>
      </w:r>
      <w:r>
        <w:rPr>
          <w:rFonts w:hint="eastAsia" w:ascii="Wingdings" w:hAnsi="Wingdings" w:eastAsia="Wingdings" w:cs="Wingdings"/>
          <w:kern w:val="2"/>
          <w:sz w:val="21"/>
          <w:szCs w:val="21"/>
          <w:lang w:val="en-US" w:eastAsia="zh-CN" w:bidi="ar-SA"/>
        </w:rPr>
        <w:t>¨</w:t>
      </w:r>
      <w:r>
        <w:rPr>
          <w:rFonts w:hint="eastAsia" w:ascii="宋体" w:hAnsi="宋体" w:eastAsia="宋体" w:cs="Times New Roman"/>
          <w:kern w:val="2"/>
          <w:sz w:val="21"/>
          <w:szCs w:val="21"/>
          <w:lang w:val="en-US" w:eastAsia="zh-CN" w:bidi="ar-SA"/>
        </w:rPr>
        <w:t xml:space="preserve">是      </w:t>
      </w:r>
      <w:r>
        <w:rPr>
          <w:rFonts w:hint="eastAsia" w:ascii="Wingdings" w:hAnsi="Wingdings" w:eastAsia="Wingdings" w:cs="Wingdings"/>
          <w:kern w:val="2"/>
          <w:sz w:val="21"/>
          <w:szCs w:val="21"/>
          <w:lang w:val="en-US" w:eastAsia="zh-CN" w:bidi="ar-SA"/>
        </w:rPr>
        <w:t>¨</w:t>
      </w:r>
      <w:r>
        <w:rPr>
          <w:rFonts w:hint="eastAsia" w:ascii="宋体" w:hAnsi="宋体" w:eastAsia="宋体" w:cs="Times New Roman"/>
          <w:kern w:val="2"/>
          <w:sz w:val="21"/>
          <w:szCs w:val="21"/>
          <w:lang w:val="en-US" w:eastAsia="zh-CN" w:bidi="ar-SA"/>
        </w:rPr>
        <w:t>否</w:t>
      </w:r>
    </w:p>
    <w:p w14:paraId="31E09F99">
      <w:pPr>
        <w:numPr>
          <w:ilvl w:val="0"/>
          <w:numId w:val="0"/>
        </w:numPr>
        <w:adjustRightInd w:val="0"/>
        <w:snapToGrid w:val="0"/>
        <w:spacing w:before="0" w:beforeLines="0" w:line="400" w:lineRule="exact"/>
        <w:ind w:left="0" w:leftChars="0" w:firstLine="0" w:firstLineChars="0"/>
        <w:rPr>
          <w:rFonts w:hint="eastAsia" w:ascii="宋体" w:hAnsi="宋体" w:eastAsia="宋体"/>
          <w:iCs/>
          <w:szCs w:val="21"/>
        </w:rPr>
      </w:pPr>
      <w:r>
        <w:rPr>
          <w:rFonts w:hint="eastAsia" w:ascii="宋体" w:hAnsi="宋体" w:eastAsia="宋体"/>
          <w:szCs w:val="21"/>
          <w:lang w:val="en-US" w:eastAsia="zh-CN"/>
        </w:rPr>
        <w:t xml:space="preserve">         本合同</w:t>
      </w:r>
      <w:r>
        <w:rPr>
          <w:rFonts w:hint="eastAsia" w:ascii="宋体" w:hAnsi="宋体" w:eastAsia="宋体"/>
          <w:szCs w:val="21"/>
        </w:rPr>
        <w:t>是否</w:t>
      </w:r>
      <w:r>
        <w:rPr>
          <w:rFonts w:hint="eastAsia" w:ascii="宋体" w:hAnsi="宋体" w:eastAsia="宋体"/>
          <w:szCs w:val="21"/>
          <w:lang w:eastAsia="zh-CN"/>
        </w:rPr>
        <w:t>为专门面向</w:t>
      </w:r>
      <w:r>
        <w:rPr>
          <w:rFonts w:hint="eastAsia" w:ascii="宋体" w:hAnsi="宋体" w:eastAsia="宋体"/>
          <w:szCs w:val="21"/>
        </w:rPr>
        <w:t>中小企业</w:t>
      </w:r>
      <w:r>
        <w:rPr>
          <w:rFonts w:hint="eastAsia" w:ascii="宋体" w:hAnsi="宋体" w:eastAsia="宋体"/>
          <w:szCs w:val="21"/>
          <w:lang w:eastAsia="zh-CN"/>
        </w:rPr>
        <w:t>的采</w:t>
      </w:r>
      <w:r>
        <w:rPr>
          <w:rFonts w:hint="eastAsia" w:ascii="宋体" w:hAnsi="宋体" w:eastAsia="宋体"/>
          <w:szCs w:val="21"/>
          <w:shd w:val="clear" w:color="auto" w:fill="auto"/>
          <w:lang w:eastAsia="zh-CN"/>
        </w:rPr>
        <w:t>购</w:t>
      </w:r>
      <w:r>
        <w:rPr>
          <w:rFonts w:hint="eastAsia" w:ascii="宋体" w:hAnsi="宋体" w:eastAsia="宋体"/>
          <w:szCs w:val="21"/>
          <w:shd w:val="clear" w:color="auto" w:fill="auto"/>
        </w:rPr>
        <w:t>合同</w:t>
      </w:r>
      <w:r>
        <w:rPr>
          <w:rFonts w:hint="eastAsia" w:ascii="宋体" w:hAnsi="宋体" w:eastAsia="宋体"/>
          <w:szCs w:val="21"/>
          <w:shd w:val="clear" w:color="auto" w:fill="auto"/>
          <w:lang w:eastAsia="zh-CN"/>
        </w:rPr>
        <w:t>（中小企业预留合同）</w:t>
      </w:r>
      <w:r>
        <w:rPr>
          <w:rFonts w:hint="eastAsia" w:ascii="宋体" w:hAnsi="宋体" w:eastAsia="宋体"/>
          <w:szCs w:val="21"/>
          <w:shd w:val="clear" w:color="auto" w:fill="auto"/>
        </w:rPr>
        <w:t>：</w:t>
      </w:r>
      <w:r>
        <w:rPr>
          <w:rFonts w:hint="eastAsia" w:ascii="Wingdings" w:hAnsi="Wingdings" w:eastAsia="Wingdings" w:cs="Wingdings"/>
          <w:iCs/>
          <w:szCs w:val="21"/>
        </w:rPr>
        <w:t>¨</w:t>
      </w:r>
      <w:r>
        <w:rPr>
          <w:rFonts w:hint="eastAsia" w:ascii="宋体" w:hAnsi="宋体" w:eastAsia="宋体"/>
          <w:iCs/>
          <w:szCs w:val="21"/>
        </w:rPr>
        <w:t xml:space="preserve">是 </w:t>
      </w:r>
      <w:r>
        <w:rPr>
          <w:rFonts w:hint="eastAsia" w:ascii="宋体" w:hAnsi="宋体" w:eastAsia="宋体"/>
          <w:iCs/>
          <w:szCs w:val="21"/>
          <w:lang w:val="en-US" w:eastAsia="zh-CN"/>
        </w:rPr>
        <w:t xml:space="preserve">  </w:t>
      </w:r>
      <w:r>
        <w:rPr>
          <w:rFonts w:hint="eastAsia" w:ascii="宋体" w:hAnsi="宋体" w:eastAsia="宋体"/>
          <w:iCs/>
          <w:szCs w:val="21"/>
        </w:rPr>
        <w:t xml:space="preserve"> </w:t>
      </w:r>
      <w:r>
        <w:rPr>
          <w:rFonts w:hint="eastAsia" w:ascii="Wingdings" w:hAnsi="Wingdings" w:eastAsia="Wingdings" w:cs="Wingdings"/>
          <w:iCs/>
          <w:szCs w:val="21"/>
        </w:rPr>
        <w:t>¨</w:t>
      </w:r>
      <w:r>
        <w:rPr>
          <w:rFonts w:hint="eastAsia" w:ascii="宋体" w:hAnsi="宋体" w:eastAsia="宋体"/>
          <w:iCs/>
          <w:szCs w:val="21"/>
        </w:rPr>
        <w:t>否</w:t>
      </w:r>
    </w:p>
    <w:p w14:paraId="2199F11D">
      <w:pPr>
        <w:numPr>
          <w:ilvl w:val="0"/>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若本项目不专门面向中小企业采购，是否给予小微企业评审优惠：</w:t>
      </w:r>
      <w:r>
        <w:rPr>
          <w:rFonts w:hint="eastAsia" w:ascii="Wingdings" w:hAnsi="Wingdings" w:eastAsia="Wingdings" w:cs="Wingdings"/>
          <w:iCs/>
          <w:szCs w:val="21"/>
        </w:rPr>
        <w:t>¨</w:t>
      </w:r>
      <w:r>
        <w:rPr>
          <w:rFonts w:hint="eastAsia" w:ascii="宋体" w:hAnsi="宋体" w:eastAsia="宋体"/>
          <w:iCs/>
          <w:szCs w:val="21"/>
        </w:rPr>
        <w:t xml:space="preserve">是   </w:t>
      </w:r>
      <w:r>
        <w:rPr>
          <w:rFonts w:hint="eastAsia" w:ascii="Wingdings" w:hAnsi="Wingdings" w:eastAsia="Wingdings" w:cs="Wingdings"/>
          <w:iCs/>
          <w:szCs w:val="21"/>
        </w:rPr>
        <w:t>¨</w:t>
      </w:r>
      <w:r>
        <w:rPr>
          <w:rFonts w:hint="eastAsia" w:ascii="宋体" w:hAnsi="宋体" w:eastAsia="宋体"/>
          <w:iCs/>
          <w:szCs w:val="21"/>
        </w:rPr>
        <w:t>否</w:t>
      </w:r>
    </w:p>
    <w:p w14:paraId="79687200">
      <w:pPr>
        <w:numPr>
          <w:ilvl w:val="0"/>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中标（成交）采购标的制造商是否为残疾人福利性单位：</w:t>
      </w:r>
      <w:r>
        <w:rPr>
          <w:rFonts w:hint="eastAsia" w:ascii="Wingdings" w:hAnsi="Wingdings" w:eastAsia="Wingdings" w:cs="Wingdings"/>
          <w:iCs/>
          <w:szCs w:val="21"/>
        </w:rPr>
        <w:t>¨</w:t>
      </w:r>
      <w:r>
        <w:rPr>
          <w:rFonts w:hint="eastAsia" w:ascii="宋体" w:hAnsi="宋体" w:eastAsia="宋体"/>
          <w:iCs/>
          <w:szCs w:val="21"/>
        </w:rPr>
        <w:t xml:space="preserve">是   </w:t>
      </w:r>
      <w:r>
        <w:rPr>
          <w:rFonts w:hint="eastAsia" w:ascii="Wingdings" w:hAnsi="Wingdings" w:eastAsia="Wingdings" w:cs="Wingdings"/>
          <w:iCs/>
          <w:szCs w:val="21"/>
        </w:rPr>
        <w:t>¨</w:t>
      </w:r>
      <w:r>
        <w:rPr>
          <w:rFonts w:hint="eastAsia" w:ascii="宋体" w:hAnsi="宋体" w:eastAsia="宋体"/>
          <w:iCs/>
          <w:szCs w:val="21"/>
        </w:rPr>
        <w:t>否</w:t>
      </w:r>
    </w:p>
    <w:p w14:paraId="1C85A814">
      <w:pPr>
        <w:numPr>
          <w:ilvl w:val="0"/>
          <w:numId w:val="0"/>
        </w:numPr>
        <w:snapToGrid w:val="0"/>
        <w:spacing w:beforeLines="0" w:line="400" w:lineRule="exact"/>
        <w:ind w:firstLine="0" w:firstLineChars="0"/>
        <w:rPr>
          <w:rFonts w:hint="default" w:eastAsia="宋体"/>
          <w:lang w:val="en-US" w:eastAsia="zh-CN"/>
        </w:rPr>
      </w:pPr>
      <w:r>
        <w:rPr>
          <w:rFonts w:hint="eastAsia" w:eastAsia="宋体"/>
          <w:lang w:val="en-US" w:eastAsia="zh-CN"/>
        </w:rPr>
        <w:t xml:space="preserve">         中标（成交）采购标的制造商是否为监狱企业：</w:t>
      </w:r>
      <w:r>
        <w:rPr>
          <w:rFonts w:hint="eastAsia" w:ascii="Wingdings" w:hAnsi="Wingdings" w:eastAsia="Wingdings" w:cs="Wingdings"/>
          <w:iCs/>
          <w:szCs w:val="21"/>
        </w:rPr>
        <w:t>¨</w:t>
      </w:r>
      <w:r>
        <w:rPr>
          <w:rFonts w:hint="eastAsia" w:ascii="宋体" w:hAnsi="宋体" w:eastAsia="宋体"/>
          <w:iCs/>
          <w:szCs w:val="21"/>
        </w:rPr>
        <w:t xml:space="preserve">是       </w:t>
      </w:r>
      <w:r>
        <w:rPr>
          <w:rFonts w:hint="eastAsia" w:ascii="Wingdings" w:hAnsi="Wingdings" w:eastAsia="Wingdings" w:cs="Wingdings"/>
          <w:iCs/>
          <w:szCs w:val="21"/>
        </w:rPr>
        <w:t>¨</w:t>
      </w:r>
      <w:r>
        <w:rPr>
          <w:rFonts w:hint="eastAsia" w:ascii="宋体" w:hAnsi="宋体" w:eastAsia="宋体"/>
          <w:iCs/>
          <w:szCs w:val="21"/>
        </w:rPr>
        <w:t>否</w:t>
      </w:r>
    </w:p>
    <w:p w14:paraId="54AA5A49">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default" w:ascii="宋体" w:hAnsi="宋体" w:eastAsia="宋体"/>
          <w:szCs w:val="21"/>
          <w:lang w:eastAsia="zh-CN"/>
        </w:rPr>
        <w:t>7</w:t>
      </w:r>
      <w:r>
        <w:rPr>
          <w:rFonts w:hint="eastAsia" w:ascii="宋体" w:hAnsi="宋体" w:eastAsia="宋体"/>
          <w:szCs w:val="21"/>
        </w:rPr>
        <w:t>）合同是否分包：</w:t>
      </w:r>
      <w:r>
        <w:rPr>
          <w:rFonts w:hint="eastAsia" w:ascii="Wingdings" w:hAnsi="Wingdings" w:eastAsia="Wingdings" w:cs="Wingdings"/>
          <w:iCs/>
          <w:szCs w:val="21"/>
        </w:rPr>
        <w:t>¨</w:t>
      </w:r>
      <w:r>
        <w:rPr>
          <w:rFonts w:hint="eastAsia" w:ascii="宋体" w:hAnsi="宋体" w:eastAsia="宋体"/>
          <w:iCs/>
          <w:szCs w:val="21"/>
        </w:rPr>
        <w:t xml:space="preserve">是       </w:t>
      </w:r>
      <w:r>
        <w:rPr>
          <w:rFonts w:hint="eastAsia" w:ascii="Wingdings" w:hAnsi="Wingdings" w:eastAsia="Wingdings" w:cs="Wingdings"/>
          <w:iCs/>
          <w:szCs w:val="21"/>
        </w:rPr>
        <w:t>¨</w:t>
      </w:r>
      <w:r>
        <w:rPr>
          <w:rFonts w:hint="eastAsia" w:ascii="宋体" w:hAnsi="宋体" w:eastAsia="宋体"/>
          <w:iCs/>
          <w:szCs w:val="21"/>
        </w:rPr>
        <w:t>否</w:t>
      </w:r>
    </w:p>
    <w:p w14:paraId="2CD06E31">
      <w:pPr>
        <w:adjustRightInd w:val="0"/>
        <w:snapToGrid w:val="0"/>
        <w:spacing w:before="0" w:beforeLines="0" w:line="400" w:lineRule="exact"/>
        <w:ind w:firstLine="840" w:firstLineChars="40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分包主要内容：</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7B3D2253">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u w:val="none"/>
          <w:lang w:val="en-US" w:eastAsia="zh-CN"/>
        </w:rPr>
        <w:t xml:space="preserve"> </w:t>
      </w:r>
      <w:r>
        <w:rPr>
          <w:rFonts w:hint="eastAsia" w:ascii="宋体" w:hAnsi="宋体" w:eastAsia="宋体"/>
          <w:szCs w:val="21"/>
        </w:rPr>
        <w:t>分包</w:t>
      </w:r>
      <w:r>
        <w:rPr>
          <w:rFonts w:hint="eastAsia" w:ascii="宋体" w:hAnsi="宋体" w:eastAsia="宋体"/>
          <w:szCs w:val="21"/>
          <w:highlight w:val="none"/>
        </w:rPr>
        <w:t>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14:paraId="50EF8B3C">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4601460F">
      <w:pPr>
        <w:adjustRightInd w:val="0"/>
        <w:snapToGrid w:val="0"/>
        <w:spacing w:before="0" w:beforeLines="0" w:line="400" w:lineRule="exact"/>
        <w:ind w:firstLine="840" w:firstLineChars="400"/>
        <w:rPr>
          <w:rFonts w:hint="eastAsia" w:ascii="宋体" w:hAnsi="宋体" w:eastAsia="宋体"/>
          <w:szCs w:val="21"/>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rPr>
        <w:t>：</w:t>
      </w:r>
    </w:p>
    <w:p w14:paraId="193C72BA">
      <w:pPr>
        <w:adjustRightInd w:val="0"/>
        <w:snapToGrid w:val="0"/>
        <w:spacing w:beforeLines="0" w:line="400" w:lineRule="exact"/>
        <w:ind w:firstLine="840" w:firstLineChars="40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rPr>
        <w:t xml:space="preserve">大型企业  </w:t>
      </w:r>
      <w:r>
        <w:rPr>
          <w:rFonts w:hint="eastAsia" w:ascii="Wingdings" w:hAnsi="Wingdings" w:eastAsia="Wingdings" w:cs="Wingdings"/>
          <w:iCs/>
          <w:szCs w:val="21"/>
        </w:rPr>
        <w:t>¨</w:t>
      </w:r>
      <w:r>
        <w:rPr>
          <w:rFonts w:hint="eastAsia" w:ascii="宋体" w:hAnsi="宋体" w:eastAsia="宋体"/>
          <w:iCs/>
          <w:szCs w:val="21"/>
        </w:rPr>
        <w:t xml:space="preserve">中型企业  </w:t>
      </w:r>
      <w:r>
        <w:rPr>
          <w:rFonts w:hint="eastAsia" w:ascii="Wingdings" w:hAnsi="Wingdings" w:eastAsia="Wingdings" w:cs="Wingdings"/>
          <w:iCs/>
          <w:szCs w:val="21"/>
        </w:rPr>
        <w:t>¨</w:t>
      </w:r>
      <w:r>
        <w:rPr>
          <w:rFonts w:hint="eastAsia" w:ascii="宋体" w:hAnsi="宋体" w:eastAsia="宋体"/>
          <w:iCs/>
          <w:szCs w:val="21"/>
        </w:rPr>
        <w:t>小微型企业</w:t>
      </w:r>
      <w:r>
        <w:rPr>
          <w:rFonts w:hint="eastAsia" w:ascii="宋体" w:hAnsi="宋体" w:eastAsia="宋体"/>
          <w:iCs/>
          <w:szCs w:val="21"/>
          <w:lang w:val="en-US" w:eastAsia="zh-CN"/>
        </w:rPr>
        <w:t xml:space="preserve">  </w:t>
      </w:r>
    </w:p>
    <w:p w14:paraId="43C42639">
      <w:pPr>
        <w:adjustRightInd w:val="0"/>
        <w:snapToGrid w:val="0"/>
        <w:spacing w:beforeLines="0" w:line="400" w:lineRule="exact"/>
        <w:ind w:firstLine="840" w:firstLineChars="400"/>
        <w:rPr>
          <w:rFonts w:hint="default" w:eastAsia="华文楷体"/>
          <w:u w:val="none"/>
          <w:lang w:val="en-US" w:eastAsia="zh-CN"/>
        </w:rPr>
      </w:pP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残疾人福利性单位</w:t>
      </w: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监狱</w:t>
      </w:r>
      <w:r>
        <w:rPr>
          <w:rFonts w:hint="eastAsia" w:ascii="宋体" w:hAnsi="宋体" w:eastAsia="宋体"/>
          <w:iCs/>
          <w:szCs w:val="21"/>
        </w:rPr>
        <w:t>企业</w:t>
      </w: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其他</w:t>
      </w:r>
    </w:p>
    <w:p w14:paraId="1FE00584">
      <w:pPr>
        <w:numPr>
          <w:ilvl w:val="0"/>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Wingdings" w:hAnsi="Wingdings" w:eastAsia="Wingdings" w:cs="Wingdings"/>
          <w:iCs/>
          <w:szCs w:val="21"/>
          <w:highlight w:val="none"/>
        </w:rPr>
        <w:t>¨</w:t>
      </w:r>
      <w:r>
        <w:rPr>
          <w:rFonts w:hint="eastAsia" w:ascii="宋体" w:hAnsi="宋体" w:eastAsia="宋体" w:cs="宋体"/>
          <w:iCs/>
          <w:szCs w:val="21"/>
          <w:highlight w:val="none"/>
        </w:rPr>
        <w:t xml:space="preserve">是       </w:t>
      </w:r>
      <w:r>
        <w:rPr>
          <w:rFonts w:hint="eastAsia" w:ascii="Wingdings" w:hAnsi="Wingdings" w:eastAsia="Wingdings" w:cs="Wingdings"/>
          <w:iCs/>
          <w:szCs w:val="21"/>
          <w:highlight w:val="none"/>
        </w:rPr>
        <w:t>¨</w:t>
      </w:r>
      <w:r>
        <w:rPr>
          <w:rFonts w:hint="eastAsia" w:ascii="宋体" w:hAnsi="宋体" w:eastAsia="宋体" w:cs="宋体"/>
          <w:iCs/>
          <w:szCs w:val="21"/>
          <w:highlight w:val="none"/>
        </w:rPr>
        <w:t>否</w:t>
      </w:r>
    </w:p>
    <w:p w14:paraId="1529634E">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Wingdings" w:hAnsi="Wingdings" w:eastAsia="Wingdings" w:cs="Wingdings"/>
          <w:iCs/>
          <w:sz w:val="21"/>
          <w:szCs w:val="21"/>
          <w:highlight w:val="none"/>
          <w:lang w:val="en-US" w:eastAsia="zh-CN" w:bidi="ar-SA"/>
        </w:rPr>
        <w:t>¨</w:t>
      </w:r>
      <w:r>
        <w:rPr>
          <w:rFonts w:hint="eastAsia" w:ascii="宋体" w:hAnsi="宋体" w:eastAsia="宋体" w:cs="宋体"/>
          <w:sz w:val="21"/>
          <w:szCs w:val="21"/>
          <w:highlight w:val="none"/>
          <w:u w:val="none"/>
          <w:lang w:val="en-US" w:eastAsia="zh-CN" w:bidi="ar-SA"/>
        </w:rPr>
        <w:t xml:space="preserve">全部由外国投资者投资  </w:t>
      </w:r>
      <w:r>
        <w:rPr>
          <w:rFonts w:hint="eastAsia" w:ascii="Wingdings" w:hAnsi="Wingdings" w:eastAsia="Wingdings" w:cs="Wingdings"/>
          <w:iCs/>
          <w:sz w:val="21"/>
          <w:szCs w:val="21"/>
          <w:highlight w:val="none"/>
          <w:lang w:val="en-US" w:eastAsia="zh-CN" w:bidi="ar-SA"/>
        </w:rPr>
        <w:t>¨</w:t>
      </w:r>
      <w:r>
        <w:rPr>
          <w:rFonts w:hint="eastAsia" w:ascii="宋体" w:hAnsi="宋体" w:eastAsia="宋体" w:cs="宋体"/>
          <w:iCs/>
          <w:sz w:val="21"/>
          <w:szCs w:val="21"/>
          <w:highlight w:val="none"/>
          <w:lang w:val="en-US" w:eastAsia="zh-CN" w:bidi="ar-SA"/>
        </w:rPr>
        <w:t>部分由外国投资者投资</w:t>
      </w:r>
    </w:p>
    <w:p w14:paraId="3664E038">
      <w:pPr>
        <w:numPr>
          <w:ilvl w:val="0"/>
          <w:numId w:val="0"/>
        </w:numPr>
        <w:adjustRightInd w:val="0"/>
        <w:snapToGrid w:val="0"/>
        <w:spacing w:before="0" w:beforeLines="0" w:line="400" w:lineRule="exact"/>
        <w:ind w:firstLine="420" w:firstLineChars="20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default" w:ascii="宋体" w:hAnsi="宋体" w:eastAsia="宋体" w:cs="宋体"/>
          <w:b w:val="0"/>
          <w:bCs w:val="0"/>
          <w:sz w:val="21"/>
          <w:szCs w:val="21"/>
          <w:u w:val="none"/>
          <w:lang w:eastAsia="zh-CN"/>
        </w:rPr>
        <w:t>9</w:t>
      </w:r>
      <w:r>
        <w:rPr>
          <w:rFonts w:hint="eastAsia" w:ascii="宋体" w:hAnsi="宋体" w:eastAsia="宋体" w:cs="宋体"/>
          <w:b w:val="0"/>
          <w:bCs w:val="0"/>
          <w:sz w:val="21"/>
          <w:szCs w:val="21"/>
          <w:u w:val="none"/>
          <w:lang w:val="en-US" w:eastAsia="zh-CN"/>
        </w:rPr>
        <w:t>）是否涉及进口产品：</w:t>
      </w:r>
    </w:p>
    <w:p w14:paraId="04A67A34">
      <w:pPr>
        <w:numPr>
          <w:ilvl w:val="0"/>
          <w:numId w:val="0"/>
        </w:numPr>
        <w:adjustRightInd w:val="0"/>
        <w:snapToGrid w:val="0"/>
        <w:spacing w:before="0" w:beforeLines="0" w:line="400" w:lineRule="exact"/>
        <w:ind w:firstLine="840" w:firstLineChars="40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Wingdings" w:hAnsi="Wingdings" w:eastAsia="Wingdings" w:cs="Wingdings"/>
          <w:iCs w:val="0"/>
          <w:szCs w:val="21"/>
        </w:rPr>
        <w:t>¨</w:t>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7AD848B6">
      <w:pPr>
        <w:numPr>
          <w:ilvl w:val="0"/>
          <w:numId w:val="0"/>
        </w:numPr>
        <w:adjustRightInd w:val="0"/>
        <w:snapToGrid w:val="0"/>
        <w:spacing w:before="0" w:beforeLines="0" w:line="400" w:lineRule="exact"/>
        <w:ind w:firstLine="840" w:firstLineChars="400"/>
        <w:rPr>
          <w:rFonts w:hint="eastAsia" w:ascii="宋体" w:hAnsi="宋体" w:eastAsia="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iCs w:val="0"/>
          <w:szCs w:val="21"/>
        </w:rPr>
        <w:t xml:space="preserve">      </w:t>
      </w:r>
    </w:p>
    <w:p w14:paraId="25EA59A8">
      <w:pPr>
        <w:adjustRightInd w:val="0"/>
        <w:snapToGrid w:val="0"/>
        <w:spacing w:before="0" w:beforeLines="0" w:line="400" w:lineRule="exact"/>
        <w:ind w:firstLine="840" w:firstLineChars="400"/>
        <w:rPr>
          <w:rFonts w:hint="eastAsia" w:ascii="宋体" w:hAnsi="宋体" w:eastAsia="宋体"/>
          <w:szCs w:val="21"/>
          <w:u w:val="none"/>
          <w:lang w:val="en-US" w:eastAsia="zh-CN"/>
        </w:rPr>
      </w:pPr>
      <w:r>
        <w:rPr>
          <w:rFonts w:hint="eastAsia" w:ascii="宋体" w:hAnsi="宋体" w:eastAsia="宋体"/>
          <w:iCs w:val="0"/>
          <w:szCs w:val="21"/>
          <w:lang w:val="en-US" w:eastAsia="zh-CN"/>
        </w:rPr>
        <w:t xml:space="preserve"> </w:t>
      </w:r>
      <w:r>
        <w:rPr>
          <w:rFonts w:hint="eastAsia" w:ascii="Wingdings" w:hAnsi="Wingdings" w:eastAsia="Wingdings" w:cs="Wingdings"/>
          <w:iCs w:val="0"/>
          <w:szCs w:val="21"/>
        </w:rPr>
        <w:t>¨</w:t>
      </w:r>
      <w:r>
        <w:rPr>
          <w:rFonts w:hint="eastAsia" w:ascii="宋体" w:hAnsi="宋体" w:eastAsia="宋体"/>
          <w:iCs w:val="0"/>
          <w:szCs w:val="21"/>
          <w:lang w:eastAsia="zh-CN"/>
        </w:rPr>
        <w:t>否</w:t>
      </w:r>
    </w:p>
    <w:p w14:paraId="256FFD6F">
      <w:pPr>
        <w:numPr>
          <w:ilvl w:val="0"/>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（1</w:t>
      </w:r>
      <w:r>
        <w:rPr>
          <w:rFonts w:hint="default" w:ascii="宋体" w:hAnsi="宋体" w:eastAsia="宋体"/>
          <w:b w:val="0"/>
          <w:bCs w:val="0"/>
          <w:sz w:val="21"/>
          <w:szCs w:val="21"/>
          <w:u w:val="none"/>
          <w:lang w:eastAsia="zh-CN"/>
        </w:rPr>
        <w:t>0</w:t>
      </w:r>
      <w:r>
        <w:rPr>
          <w:rFonts w:hint="eastAsia" w:ascii="宋体" w:hAnsi="宋体" w:eastAsia="宋体"/>
          <w:b w:val="0"/>
          <w:bCs w:val="0"/>
          <w:sz w:val="21"/>
          <w:szCs w:val="21"/>
          <w:u w:val="none"/>
          <w:lang w:val="en-US" w:eastAsia="zh-CN"/>
        </w:rPr>
        <w:t>）是否涉及节能产品：</w:t>
      </w:r>
    </w:p>
    <w:p w14:paraId="30CC5435">
      <w:pPr>
        <w:numPr>
          <w:ilvl w:val="0"/>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b w:val="0"/>
          <w:bCs w:val="0"/>
          <w:sz w:val="21"/>
          <w:szCs w:val="21"/>
          <w:u w:val="none"/>
          <w:lang w:val="en-US" w:eastAsia="zh-CN"/>
        </w:rPr>
        <w:t xml:space="preserve">         </w:t>
      </w:r>
      <w:r>
        <w:rPr>
          <w:rFonts w:hint="eastAsia" w:ascii="Wingdings" w:hAnsi="Wingdings" w:eastAsia="Wingdings" w:cs="Wingdings"/>
          <w:iCs w:val="0"/>
          <w:szCs w:val="21"/>
        </w:rPr>
        <w:t>¨</w:t>
      </w:r>
      <w:r>
        <w:rPr>
          <w:rFonts w:hint="eastAsia" w:ascii="宋体" w:hAnsi="宋体" w:eastAsia="宋体"/>
          <w:iCs w:val="0"/>
          <w:szCs w:val="21"/>
        </w:rPr>
        <w:t>是</w:t>
      </w:r>
      <w:r>
        <w:rPr>
          <w:rFonts w:hint="eastAsia" w:ascii="宋体" w:hAnsi="宋体" w:eastAsia="宋体"/>
          <w:iCs w:val="0"/>
          <w:szCs w:val="21"/>
          <w:lang w:eastAsia="zh-CN"/>
        </w:rPr>
        <w:t>，《节能产品政府采购品目清单》的底级品目名称：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727F930C">
      <w:pPr>
        <w:numPr>
          <w:ilvl w:val="0"/>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0B430C2F">
      <w:pPr>
        <w:numPr>
          <w:ilvl w:val="0"/>
          <w:numId w:val="0"/>
        </w:numPr>
        <w:tabs>
          <w:tab w:val="left" w:pos="740"/>
        </w:tabs>
        <w:adjustRightInd w:val="0"/>
        <w:snapToGrid w:val="0"/>
        <w:spacing w:before="0" w:beforeLines="0" w:line="400" w:lineRule="exact"/>
        <w:ind w:firstLine="0" w:firstLineChars="0"/>
        <w:rPr>
          <w:rFonts w:hint="eastAsia" w:ascii="宋体" w:hAnsi="宋体" w:eastAsia="宋体"/>
          <w:iCs w:val="0"/>
          <w:szCs w:val="21"/>
        </w:rPr>
      </w:pPr>
      <w:r>
        <w:rPr>
          <w:rFonts w:hint="eastAsia" w:ascii="宋体" w:hAnsi="宋体" w:eastAsia="宋体"/>
          <w:iCs/>
          <w:szCs w:val="21"/>
          <w:lang w:val="en-US" w:eastAsia="zh-CN"/>
        </w:rPr>
        <w:t xml:space="preserve">         </w:t>
      </w:r>
      <w:r>
        <w:rPr>
          <w:rFonts w:hint="eastAsia" w:ascii="Wingdings" w:hAnsi="Wingdings" w:eastAsia="Wingdings" w:cs="Wingdings"/>
          <w:iCs w:val="0"/>
          <w:szCs w:val="21"/>
        </w:rPr>
        <w:t>¨</w:t>
      </w:r>
      <w:r>
        <w:rPr>
          <w:rFonts w:hint="eastAsia" w:ascii="宋体" w:hAnsi="宋体" w:eastAsia="宋体"/>
          <w:iCs w:val="0"/>
          <w:szCs w:val="21"/>
        </w:rPr>
        <w:t>否</w:t>
      </w:r>
    </w:p>
    <w:p w14:paraId="1CE8F9B4">
      <w:pPr>
        <w:numPr>
          <w:ilvl w:val="0"/>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是否涉及环境标志产品：</w:t>
      </w:r>
    </w:p>
    <w:p w14:paraId="3D0D360E">
      <w:pPr>
        <w:numPr>
          <w:ilvl w:val="0"/>
          <w:numId w:val="0"/>
        </w:numPr>
        <w:tabs>
          <w:tab w:val="left" w:pos="740"/>
        </w:tabs>
        <w:adjustRightInd w:val="0"/>
        <w:snapToGrid w:val="0"/>
        <w:spacing w:before="0" w:beforeLines="0" w:line="400" w:lineRule="exact"/>
        <w:ind w:firstLine="0" w:firstLineChars="0"/>
        <w:rPr>
          <w:rFonts w:hint="eastAsia" w:ascii="宋体" w:hAnsi="宋体" w:eastAsia="宋体"/>
          <w:iCs w:val="0"/>
          <w:szCs w:val="21"/>
          <w:lang w:eastAsia="zh-CN"/>
        </w:rPr>
      </w:pPr>
      <w:r>
        <w:rPr>
          <w:rFonts w:hint="eastAsia" w:ascii="宋体" w:hAnsi="宋体" w:eastAsia="宋体"/>
          <w:b w:val="0"/>
          <w:bCs w:val="0"/>
          <w:sz w:val="21"/>
          <w:szCs w:val="21"/>
          <w:u w:val="none"/>
          <w:lang w:val="en-US" w:eastAsia="zh-CN"/>
        </w:rPr>
        <w:t xml:space="preserve">         </w:t>
      </w:r>
      <w:r>
        <w:rPr>
          <w:rFonts w:hint="eastAsia" w:ascii="Wingdings" w:hAnsi="Wingdings" w:eastAsia="Wingdings" w:cs="Wingdings"/>
          <w:iCs w:val="0"/>
          <w:szCs w:val="21"/>
        </w:rPr>
        <w:t>¨</w:t>
      </w:r>
      <w:r>
        <w:rPr>
          <w:rFonts w:hint="eastAsia" w:ascii="宋体" w:hAnsi="宋体" w:eastAsia="宋体"/>
          <w:iCs w:val="0"/>
          <w:szCs w:val="21"/>
        </w:rPr>
        <w:t>是</w:t>
      </w:r>
      <w:r>
        <w:rPr>
          <w:rFonts w:hint="eastAsia" w:ascii="宋体" w:hAnsi="宋体" w:eastAsia="宋体"/>
          <w:iCs w:val="0"/>
          <w:szCs w:val="21"/>
          <w:lang w:eastAsia="zh-CN"/>
        </w:rPr>
        <w:t>，《环境标志产品政府采购品目清单》的底级品目名称：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0FBDE45C">
      <w:pPr>
        <w:numPr>
          <w:ilvl w:val="0"/>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4863CDD8">
      <w:pPr>
        <w:numPr>
          <w:ilvl w:val="0"/>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u w:val="none"/>
          <w:lang w:val="en-US" w:eastAsia="zh-CN"/>
        </w:rPr>
      </w:pPr>
      <w:r>
        <w:rPr>
          <w:rFonts w:hint="eastAsia" w:ascii="宋体" w:hAnsi="宋体" w:eastAsia="宋体"/>
          <w:iCs/>
          <w:szCs w:val="21"/>
          <w:lang w:val="en-US" w:eastAsia="zh-CN"/>
        </w:rPr>
        <w:t xml:space="preserve">         </w:t>
      </w:r>
      <w:r>
        <w:rPr>
          <w:rFonts w:hint="eastAsia" w:ascii="Wingdings" w:hAnsi="Wingdings" w:eastAsia="Wingdings" w:cs="Wingdings"/>
          <w:iCs w:val="0"/>
          <w:szCs w:val="21"/>
        </w:rPr>
        <w:t>¨</w:t>
      </w:r>
      <w:r>
        <w:rPr>
          <w:rFonts w:hint="eastAsia" w:ascii="宋体" w:hAnsi="宋体" w:eastAsia="宋体"/>
          <w:iCs w:val="0"/>
          <w:szCs w:val="21"/>
        </w:rPr>
        <w:t>否</w:t>
      </w:r>
    </w:p>
    <w:p w14:paraId="3C546725">
      <w:pPr>
        <w:numPr>
          <w:ilvl w:val="0"/>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u w:val="none"/>
          <w:lang w:val="en-US" w:eastAsia="zh-CN" w:bidi="ar-SA"/>
        </w:rPr>
      </w:pPr>
      <w:r>
        <w:rPr>
          <w:rFonts w:hint="eastAsia" w:ascii="宋体" w:hAnsi="宋体" w:eastAsia="华文楷体" w:cs="华文楷体"/>
          <w:b w:val="0"/>
          <w:bCs w:val="0"/>
          <w:sz w:val="21"/>
          <w:szCs w:val="21"/>
          <w:u w:val="none"/>
          <w:lang w:val="en-US" w:eastAsia="zh-CN" w:bidi="ar-SA"/>
        </w:rPr>
        <w:t xml:space="preserve">          </w:t>
      </w:r>
      <w:r>
        <w:rPr>
          <w:rFonts w:hint="eastAsia" w:ascii="宋体" w:hAnsi="宋体" w:eastAsia="宋体" w:cs="Times New Roman"/>
          <w:b w:val="0"/>
          <w:bCs w:val="0"/>
          <w:kern w:val="2"/>
          <w:sz w:val="21"/>
          <w:szCs w:val="21"/>
          <w:u w:val="none"/>
          <w:lang w:val="en-US" w:eastAsia="zh-CN" w:bidi="ar-SA"/>
        </w:rPr>
        <w:t>是否涉及绿色产品：</w:t>
      </w:r>
      <w:r>
        <w:rPr>
          <w:rFonts w:hint="eastAsia" w:ascii="宋体" w:hAnsi="宋体" w:eastAsia="宋体" w:cs="Times New Roman"/>
          <w:iCs w:val="0"/>
          <w:kern w:val="2"/>
          <w:sz w:val="21"/>
          <w:szCs w:val="21"/>
          <w:u w:val="none"/>
          <w:lang w:val="en-US" w:eastAsia="zh-CN" w:bidi="ar-SA"/>
        </w:rPr>
        <w:t xml:space="preserve"> </w:t>
      </w:r>
    </w:p>
    <w:p w14:paraId="4001A440">
      <w:pPr>
        <w:autoSpaceDE w:val="0"/>
        <w:autoSpaceDN w:val="0"/>
        <w:adjustRightInd w:val="0"/>
        <w:spacing w:beforeLines="0" w:line="400" w:lineRule="exact"/>
        <w:ind w:firstLine="420" w:firstLineChars="0"/>
        <w:rPr>
          <w:rFonts w:hint="eastAsia" w:ascii="宋体" w:hAnsi="宋体" w:eastAsia="宋体" w:cs="华文楷体"/>
          <w:sz w:val="22"/>
          <w:szCs w:val="21"/>
          <w:u w:val="singl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Wingdings" w:hAnsi="Wingdings" w:eastAsia="Wingdings" w:cs="Wingdings"/>
          <w:iCs w:val="0"/>
          <w:kern w:val="2"/>
          <w:sz w:val="21"/>
          <w:szCs w:val="21"/>
          <w:u w:val="none"/>
          <w:lang w:val="en-US" w:eastAsia="zh-CN" w:bidi="ar-SA"/>
        </w:rPr>
        <w:t>¨</w:t>
      </w:r>
      <w:r>
        <w:rPr>
          <w:rFonts w:hint="eastAsia" w:ascii="宋体" w:hAnsi="宋体" w:eastAsia="宋体" w:cs="Times New Roman"/>
          <w:iCs w:val="0"/>
          <w:kern w:val="2"/>
          <w:sz w:val="21"/>
          <w:szCs w:val="21"/>
          <w:u w:val="none"/>
          <w:lang w:val="en-US" w:eastAsia="zh-CN" w:bidi="ar-SA"/>
        </w:rPr>
        <w:t>是，绿色产品政府采购相关政策确定的底级品目名称：</w:t>
      </w:r>
      <w:r>
        <w:rPr>
          <w:rFonts w:hint="eastAsia" w:ascii="宋体" w:hAnsi="宋体" w:eastAsia="宋体" w:cs="华文楷体"/>
          <w:sz w:val="22"/>
          <w:szCs w:val="21"/>
          <w:u w:val="single"/>
          <w:lang w:val="en-US" w:eastAsia="zh-CN" w:bidi="ar-SA"/>
        </w:rPr>
        <w:t xml:space="preserve">         </w:t>
      </w:r>
    </w:p>
    <w:p w14:paraId="1BA69875">
      <w:pPr>
        <w:numPr>
          <w:ilvl w:val="0"/>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76FF07D1">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u w:val="non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Wingdings" w:hAnsi="Wingdings" w:eastAsia="Wingdings" w:cs="Wingdings"/>
          <w:iCs w:val="0"/>
          <w:kern w:val="2"/>
          <w:sz w:val="21"/>
          <w:szCs w:val="21"/>
          <w:u w:val="none"/>
          <w:lang w:val="en-US" w:eastAsia="zh-CN" w:bidi="ar-SA"/>
        </w:rPr>
        <w:t>¨</w:t>
      </w:r>
      <w:r>
        <w:rPr>
          <w:rFonts w:hint="eastAsia" w:ascii="宋体" w:hAnsi="宋体" w:eastAsia="宋体" w:cs="Times New Roman"/>
          <w:iCs w:val="0"/>
          <w:kern w:val="2"/>
          <w:sz w:val="21"/>
          <w:szCs w:val="21"/>
          <w:u w:val="none"/>
          <w:lang w:val="en-US" w:eastAsia="zh-CN" w:bidi="ar-SA"/>
        </w:rPr>
        <w:t>否</w:t>
      </w:r>
    </w:p>
    <w:p w14:paraId="44BBAF62">
      <w:pPr>
        <w:numPr>
          <w:ilvl w:val="0"/>
          <w:numId w:val="0"/>
        </w:num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（1</w:t>
      </w:r>
      <w:r>
        <w:rPr>
          <w:rFonts w:hint="default" w:ascii="宋体" w:hAnsi="宋体" w:eastAsia="宋体"/>
          <w:szCs w:val="21"/>
          <w:lang w:eastAsia="zh-CN"/>
        </w:rPr>
        <w:t>1</w:t>
      </w:r>
      <w:r>
        <w:rPr>
          <w:rFonts w:hint="eastAsia" w:ascii="宋体" w:hAnsi="宋体" w:eastAsia="宋体"/>
          <w:szCs w:val="21"/>
          <w:lang w:val="en-US" w:eastAsia="zh-CN"/>
        </w:rPr>
        <w:t>）涉及商品包装和快递包装的，是否参考</w:t>
      </w:r>
      <w:r>
        <w:rPr>
          <w:rFonts w:hint="eastAsia" w:ascii="宋体" w:hAnsi="宋体" w:eastAsia="宋体"/>
          <w:szCs w:val="21"/>
        </w:rPr>
        <w:t>《商品包装政府采购需求标准（试行）》、《快递包装政府采购需求标准（试行）》</w:t>
      </w:r>
      <w:r>
        <w:rPr>
          <w:rFonts w:hint="eastAsia" w:ascii="宋体" w:hAnsi="宋体" w:eastAsia="宋体"/>
          <w:szCs w:val="21"/>
          <w:lang w:eastAsia="zh-CN"/>
        </w:rPr>
        <w:t>明确产品及相关快递服务的具体包装要求：</w:t>
      </w:r>
    </w:p>
    <w:p w14:paraId="5B8BA835">
      <w:pPr>
        <w:numPr>
          <w:ilvl w:val="0"/>
          <w:numId w:val="0"/>
        </w:numPr>
        <w:adjustRightInd w:val="0"/>
        <w:snapToGrid w:val="0"/>
        <w:spacing w:before="0" w:beforeLines="0" w:line="400" w:lineRule="exact"/>
        <w:ind w:firstLine="840" w:firstLineChars="400"/>
        <w:rPr>
          <w:rFonts w:hint="eastAsia" w:ascii="宋体" w:hAnsi="宋体" w:eastAsia="宋体"/>
          <w:iCs w:val="0"/>
          <w:szCs w:val="21"/>
          <w:lang w:val="en-US" w:eastAsia="zh-CN"/>
        </w:rPr>
      </w:pPr>
      <w:r>
        <w:rPr>
          <w:rFonts w:hint="eastAsia" w:ascii="Wingdings" w:hAnsi="Wingdings" w:eastAsia="Wingdings" w:cs="Wingdings"/>
          <w:iCs w:val="0"/>
          <w:szCs w:val="21"/>
        </w:rPr>
        <w:t>¨</w:t>
      </w:r>
      <w:r>
        <w:rPr>
          <w:rFonts w:hint="eastAsia" w:ascii="宋体" w:hAnsi="宋体" w:eastAsia="宋体"/>
          <w:iCs w:val="0"/>
          <w:szCs w:val="21"/>
        </w:rPr>
        <w:t xml:space="preserve">是       </w:t>
      </w:r>
      <w:r>
        <w:rPr>
          <w:rFonts w:hint="eastAsia" w:ascii="Wingdings" w:hAnsi="Wingdings" w:eastAsia="Wingdings" w:cs="Wingdings"/>
          <w:iCs w:val="0"/>
          <w:szCs w:val="21"/>
        </w:rPr>
        <w:t>¨</w:t>
      </w:r>
      <w:r>
        <w:rPr>
          <w:rFonts w:hint="eastAsia" w:ascii="宋体" w:hAnsi="宋体" w:eastAsia="宋体"/>
          <w:iCs w:val="0"/>
          <w:szCs w:val="21"/>
        </w:rPr>
        <w:t>否</w:t>
      </w:r>
      <w:r>
        <w:rPr>
          <w:rFonts w:hint="eastAsia" w:ascii="宋体" w:hAnsi="宋体" w:eastAsia="宋体"/>
          <w:iCs w:val="0"/>
          <w:szCs w:val="21"/>
          <w:lang w:val="en-US" w:eastAsia="zh-CN"/>
        </w:rPr>
        <w:t xml:space="preserve">      </w:t>
      </w:r>
      <w:r>
        <w:rPr>
          <w:rFonts w:hint="eastAsia" w:ascii="Wingdings" w:hAnsi="Wingdings" w:eastAsia="Wingdings" w:cs="Wingdings"/>
          <w:iCs w:val="0"/>
          <w:szCs w:val="21"/>
        </w:rPr>
        <w:t>¨</w:t>
      </w:r>
      <w:r>
        <w:rPr>
          <w:rFonts w:hint="eastAsia" w:ascii="宋体" w:hAnsi="宋体" w:eastAsia="宋体"/>
          <w:iCs w:val="0"/>
          <w:szCs w:val="21"/>
          <w:lang w:eastAsia="zh-CN"/>
        </w:rPr>
        <w:t>不涉及</w:t>
      </w:r>
    </w:p>
    <w:p w14:paraId="5210A082">
      <w:pPr>
        <w:numPr>
          <w:ilvl w:val="0"/>
          <w:numId w:val="1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14:paraId="78C3325A">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（1）合同金额小写：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4C172BC9">
      <w:pPr>
        <w:adjustRightInd w:val="0"/>
        <w:snapToGrid w:val="0"/>
        <w:spacing w:before="0" w:beforeLines="0" w:line="400" w:lineRule="exact"/>
        <w:ind w:left="0" w:firstLine="0" w:firstLineChars="0"/>
        <w:rPr>
          <w:rFonts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45EFE3A6">
      <w:pPr>
        <w:adjustRightInd w:val="0"/>
        <w:snapToGrid w:val="0"/>
        <w:spacing w:before="0" w:beforeLines="0" w:line="400" w:lineRule="exact"/>
        <w:ind w:firstLine="0" w:firstLineChars="0"/>
        <w:rPr>
          <w:rFonts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rPr>
        <w:t>分包金额</w:t>
      </w:r>
      <w:r>
        <w:rPr>
          <w:rFonts w:hint="eastAsia" w:ascii="宋体" w:hAnsi="宋体" w:eastAsia="宋体"/>
          <w:szCs w:val="21"/>
          <w:lang w:eastAsia="zh-CN"/>
        </w:rPr>
        <w:t>（如有）</w:t>
      </w:r>
      <w:r>
        <w:rPr>
          <w:rFonts w:hint="eastAsia" w:ascii="宋体" w:hAnsi="宋体" w:eastAsia="宋体"/>
          <w:szCs w:val="21"/>
        </w:rPr>
        <w:t>小写：</w:t>
      </w:r>
      <w:r>
        <w:rPr>
          <w:rFonts w:hint="eastAsia" w:ascii="宋体" w:hAnsi="宋体" w:eastAsia="宋体"/>
          <w:szCs w:val="21"/>
          <w:u w:val="single"/>
        </w:rPr>
        <w:t xml:space="preserve">                   </w:t>
      </w:r>
    </w:p>
    <w:p w14:paraId="2190B9D7">
      <w:pPr>
        <w:adjustRightInd w:val="0"/>
        <w:snapToGrid w:val="0"/>
        <w:spacing w:before="0" w:beforeLines="0" w:line="400" w:lineRule="exact"/>
        <w:ind w:firstLine="0" w:firstLineChars="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4AB55485">
      <w:p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（注：固定单价合同应填写单价和最高限价）</w:t>
      </w:r>
    </w:p>
    <w:p w14:paraId="2303BCED">
      <w:pPr>
        <w:numPr>
          <w:ilvl w:val="0"/>
          <w:numId w:val="0"/>
        </w:numPr>
        <w:adjustRightInd w:val="0"/>
        <w:snapToGrid w:val="0"/>
        <w:spacing w:before="0" w:beforeLines="0" w:line="400" w:lineRule="exact"/>
        <w:ind w:firstLine="0" w:firstLineChars="0"/>
        <w:rPr>
          <w:rFonts w:hint="eastAsia"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lang w:eastAsia="zh-CN"/>
        </w:rPr>
        <w:t>（</w:t>
      </w:r>
      <w:r>
        <w:rPr>
          <w:rFonts w:hint="eastAsia" w:ascii="宋体" w:hAnsi="宋体" w:eastAsia="宋体"/>
          <w:szCs w:val="21"/>
          <w:lang w:val="en-US" w:eastAsia="zh-CN"/>
        </w:rPr>
        <w:t>2</w:t>
      </w:r>
      <w:r>
        <w:rPr>
          <w:rFonts w:hint="eastAsia" w:ascii="宋体" w:hAnsi="宋体" w:eastAsia="宋体"/>
          <w:szCs w:val="21"/>
          <w:lang w:eastAsia="zh-CN"/>
        </w:rPr>
        <w:t>）</w:t>
      </w:r>
      <w:r>
        <w:rPr>
          <w:rFonts w:hint="eastAsia" w:ascii="宋体" w:hAnsi="宋体" w:eastAsia="宋体"/>
          <w:szCs w:val="21"/>
        </w:rPr>
        <w:t>合同定价方式</w:t>
      </w:r>
      <w:r>
        <w:rPr>
          <w:rFonts w:hint="eastAsia" w:ascii="宋体" w:hAnsi="宋体" w:eastAsia="宋体"/>
          <w:szCs w:val="21"/>
          <w:lang w:eastAsia="zh-CN"/>
        </w:rPr>
        <w:t>（采用组合定价方式的，可以勾选多项）</w:t>
      </w:r>
      <w:r>
        <w:rPr>
          <w:rFonts w:hint="eastAsia" w:ascii="宋体" w:hAnsi="宋体" w:eastAsia="宋体"/>
          <w:szCs w:val="21"/>
        </w:rPr>
        <w:t>：</w:t>
      </w:r>
    </w:p>
    <w:p w14:paraId="566FF372">
      <w:pPr>
        <w:adjustRightInd w:val="0"/>
        <w:snapToGrid w:val="0"/>
        <w:spacing w:before="0" w:beforeLines="0" w:line="400" w:lineRule="exact"/>
        <w:ind w:firstLine="420" w:firstLineChars="200"/>
        <w:rPr>
          <w:rFonts w:hint="eastAsia" w:ascii="宋体" w:hAnsi="宋体" w:eastAsia="宋体"/>
          <w:szCs w:val="21"/>
          <w:lang w:eastAsia="zh-CN"/>
        </w:rPr>
      </w:pP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rPr>
        <w:t xml:space="preserve">固定总价 </w:t>
      </w:r>
      <w:r>
        <w:rPr>
          <w:rFonts w:hint="eastAsia" w:ascii="Wingdings" w:hAnsi="Wingdings" w:eastAsia="Wingdings" w:cs="Wingdings"/>
          <w:iCs/>
          <w:szCs w:val="21"/>
        </w:rPr>
        <w:t>¨</w:t>
      </w:r>
      <w:r>
        <w:rPr>
          <w:rFonts w:hint="eastAsia" w:ascii="宋体" w:hAnsi="宋体" w:eastAsia="宋体"/>
          <w:iCs/>
          <w:szCs w:val="21"/>
        </w:rPr>
        <w:t>固定单价</w:t>
      </w: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固定费率</w:t>
      </w:r>
      <w:r>
        <w:rPr>
          <w:rFonts w:hint="eastAsia" w:ascii="宋体" w:hAnsi="宋体" w:eastAsia="宋体"/>
          <w:iCs/>
          <w:szCs w:val="21"/>
        </w:rPr>
        <w:t xml:space="preserve"> </w:t>
      </w:r>
      <w:r>
        <w:rPr>
          <w:rFonts w:hint="eastAsia" w:ascii="Wingdings" w:hAnsi="Wingdings" w:eastAsia="Wingdings" w:cs="Wingdings"/>
          <w:iCs/>
          <w:szCs w:val="21"/>
        </w:rPr>
        <w:t>¨</w:t>
      </w:r>
      <w:r>
        <w:rPr>
          <w:rFonts w:hint="eastAsia" w:ascii="宋体" w:hAnsi="宋体" w:eastAsia="宋体"/>
          <w:iCs/>
          <w:szCs w:val="21"/>
        </w:rPr>
        <w:t xml:space="preserve">成本补偿 </w:t>
      </w:r>
      <w:r>
        <w:rPr>
          <w:rFonts w:hint="eastAsia" w:ascii="Wingdings" w:hAnsi="Wingdings" w:eastAsia="Wingdings" w:cs="Wingdings"/>
          <w:iCs/>
          <w:szCs w:val="21"/>
        </w:rPr>
        <w:t>¨</w:t>
      </w:r>
      <w:r>
        <w:rPr>
          <w:rFonts w:hint="eastAsia" w:ascii="宋体" w:hAnsi="宋体" w:eastAsia="宋体"/>
          <w:iCs/>
          <w:szCs w:val="21"/>
        </w:rPr>
        <w:t>绩效激励</w:t>
      </w:r>
      <w:r>
        <w:rPr>
          <w:rFonts w:hint="eastAsia" w:ascii="宋体" w:hAnsi="宋体" w:eastAsia="宋体"/>
          <w:iCs/>
          <w:szCs w:val="21"/>
          <w:lang w:val="en-US" w:eastAsia="zh-CN"/>
        </w:rPr>
        <w:t xml:space="preserve"> </w:t>
      </w:r>
      <w:r>
        <w:rPr>
          <w:rFonts w:hint="eastAsia" w:ascii="Wingdings" w:hAnsi="Wingdings" w:eastAsia="Wingdings" w:cs="Wingdings"/>
          <w:iCs/>
          <w:szCs w:val="21"/>
        </w:rPr>
        <w:t>¨</w:t>
      </w:r>
      <w:r>
        <w:rPr>
          <w:rFonts w:hint="eastAsia" w:ascii="宋体" w:hAnsi="宋体" w:eastAsia="宋体"/>
          <w:iCs/>
          <w:szCs w:val="21"/>
          <w:lang w:eastAsia="zh-CN"/>
        </w:rPr>
        <w:t>其他</w:t>
      </w:r>
      <w:r>
        <w:rPr>
          <w:rFonts w:hint="eastAsia" w:ascii="宋体" w:hAnsi="宋体" w:eastAsia="宋体"/>
          <w:szCs w:val="21"/>
          <w:u w:val="single"/>
        </w:rPr>
        <w:t xml:space="preserve">       </w:t>
      </w:r>
    </w:p>
    <w:p w14:paraId="33EC822E">
      <w:pPr>
        <w:widowControl w:val="0"/>
        <w:spacing w:beforeLines="0" w:line="400" w:lineRule="exact"/>
        <w:ind w:firstLine="420" w:firstLineChars="200"/>
        <w:jc w:val="both"/>
        <w:rPr>
          <w:rFonts w:ascii="Times New Roman" w:hAnsi="Times New Roman"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（3）付款方式（按项目实际勾选填写）：</w:t>
      </w:r>
    </w:p>
    <w:p w14:paraId="7F2BAC83">
      <w:pPr>
        <w:adjustRightInd w:val="0"/>
        <w:snapToGrid w:val="0"/>
        <w:spacing w:before="0" w:beforeLines="0" w:line="400" w:lineRule="exact"/>
        <w:ind w:firstLine="630" w:firstLineChars="300"/>
        <w:rPr>
          <w:rFonts w:ascii="宋体" w:hAnsi="宋体" w:eastAsia="宋体"/>
          <w:szCs w:val="21"/>
          <w:u w:val="single"/>
        </w:rPr>
      </w:pPr>
      <w:r>
        <w:rPr>
          <w:rFonts w:hint="eastAsia" w:ascii="Wingdings" w:hAnsi="Wingdings" w:eastAsia="Wingdings" w:cs="Wingdings"/>
          <w:szCs w:val="21"/>
        </w:rPr>
        <w:t>¨</w:t>
      </w:r>
      <w:r>
        <w:rPr>
          <w:rFonts w:hint="eastAsia" w:ascii="宋体" w:hAnsi="宋体" w:eastAsia="宋体"/>
          <w:szCs w:val="21"/>
        </w:rPr>
        <w:t>全额付款：</w:t>
      </w:r>
      <w:r>
        <w:rPr>
          <w:rFonts w:hint="eastAsia" w:ascii="宋体" w:hAnsi="宋体" w:eastAsia="宋体"/>
          <w:szCs w:val="21"/>
          <w:u w:val="single"/>
        </w:rPr>
        <w:t xml:space="preserve">     （应</w:t>
      </w:r>
      <w:r>
        <w:rPr>
          <w:rFonts w:hint="eastAsia" w:ascii="宋体" w:hAnsi="宋体" w:eastAsia="宋体"/>
          <w:szCs w:val="21"/>
          <w:u w:val="single"/>
          <w:lang w:eastAsia="zh-CN"/>
        </w:rPr>
        <w:t>明确</w:t>
      </w:r>
      <w:r>
        <w:rPr>
          <w:rFonts w:hint="eastAsia" w:ascii="宋体" w:hAnsi="宋体" w:eastAsia="宋体"/>
          <w:szCs w:val="21"/>
          <w:u w:val="single"/>
        </w:rPr>
        <w:t>一次性支付合同款项</w:t>
      </w:r>
      <w:r>
        <w:rPr>
          <w:rFonts w:hint="eastAsia" w:ascii="宋体" w:hAnsi="宋体" w:eastAsia="宋体"/>
          <w:szCs w:val="21"/>
          <w:u w:val="single"/>
          <w:lang w:eastAsia="zh-CN"/>
        </w:rPr>
        <w:t>的条件</w:t>
      </w:r>
      <w:r>
        <w:rPr>
          <w:rFonts w:hint="eastAsia" w:ascii="宋体" w:hAnsi="宋体" w:eastAsia="宋体"/>
          <w:szCs w:val="21"/>
          <w:u w:val="single"/>
        </w:rPr>
        <w:t xml:space="preserve">）                    </w:t>
      </w:r>
    </w:p>
    <w:p w14:paraId="7211AA41">
      <w:pPr>
        <w:snapToGrid w:val="0"/>
        <w:spacing w:beforeLines="0" w:line="400" w:lineRule="exact"/>
        <w:ind w:firstLine="630" w:firstLineChars="300"/>
        <w:rPr>
          <w:rFonts w:eastAsia="宋体"/>
        </w:rPr>
      </w:pPr>
      <w:r>
        <w:rPr>
          <w:rFonts w:hint="eastAsia" w:ascii="Wingdings" w:hAnsi="Wingdings" w:eastAsia="Wingdings" w:cs="Wingdings"/>
          <w:szCs w:val="21"/>
        </w:rPr>
        <w:t>¨</w:t>
      </w:r>
      <w:r>
        <w:rPr>
          <w:rFonts w:hint="eastAsia" w:ascii="宋体" w:hAnsi="宋体" w:eastAsia="宋体"/>
          <w:szCs w:val="21"/>
        </w:rPr>
        <w:t>分期付款：</w:t>
      </w:r>
      <w:r>
        <w:rPr>
          <w:rFonts w:hint="eastAsia" w:ascii="宋体" w:hAnsi="宋体" w:eastAsia="宋体"/>
          <w:szCs w:val="21"/>
          <w:u w:val="single"/>
        </w:rPr>
        <w:t xml:space="preserve">  （应明确分期支付合同款项的各期比例和支付条件</w:t>
      </w:r>
      <w:r>
        <w:rPr>
          <w:rFonts w:hint="eastAsia" w:ascii="宋体" w:hAnsi="宋体" w:eastAsia="宋体"/>
          <w:szCs w:val="21"/>
          <w:u w:val="single"/>
          <w:lang w:eastAsia="zh-CN"/>
        </w:rPr>
        <w:t>，各期支付条件应与分期履约验收情况挂钩</w:t>
      </w:r>
      <w:r>
        <w:rPr>
          <w:rFonts w:hint="eastAsia" w:ascii="宋体" w:hAnsi="宋体" w:eastAsia="宋体"/>
          <w:szCs w:val="21"/>
          <w:u w:val="single"/>
        </w:rPr>
        <w:t xml:space="preserve">） </w:t>
      </w:r>
      <w:r>
        <w:rPr>
          <w:rFonts w:hint="eastAsia" w:ascii="宋体" w:hAnsi="宋体" w:eastAsia="宋体"/>
          <w:szCs w:val="21"/>
          <w:u w:val="none"/>
          <w:lang w:eastAsia="zh-CN"/>
        </w:rPr>
        <w:t>，</w:t>
      </w:r>
      <w:r>
        <w:rPr>
          <w:rFonts w:hint="eastAsia" w:ascii="宋体" w:hAnsi="宋体" w:eastAsia="宋体"/>
          <w:szCs w:val="21"/>
          <w:lang w:eastAsia="zh-CN"/>
        </w:rPr>
        <w:t>其中涉及预付款的</w:t>
      </w:r>
      <w:r>
        <w:rPr>
          <w:rFonts w:hint="eastAsia" w:ascii="宋体" w:hAnsi="宋体" w:eastAsia="宋体"/>
          <w:szCs w:val="21"/>
        </w:rPr>
        <w:t>：</w:t>
      </w:r>
      <w:r>
        <w:rPr>
          <w:rFonts w:hint="eastAsia" w:ascii="宋体" w:hAnsi="宋体" w:eastAsia="宋体"/>
          <w:szCs w:val="21"/>
          <w:u w:val="single"/>
        </w:rPr>
        <w:t xml:space="preserve"> （应明确预付款的支付比例和支付条件） </w:t>
      </w:r>
    </w:p>
    <w:p w14:paraId="04677833">
      <w:pPr>
        <w:adjustRightInd w:val="0"/>
        <w:snapToGrid w:val="0"/>
        <w:spacing w:before="0" w:beforeLines="0" w:line="400" w:lineRule="exact"/>
        <w:ind w:firstLine="630" w:firstLineChars="300"/>
        <w:rPr>
          <w:rFonts w:ascii="宋体" w:hAnsi="宋体" w:eastAsia="宋体"/>
          <w:szCs w:val="21"/>
          <w:u w:val="single"/>
        </w:rPr>
      </w:pPr>
      <w:r>
        <w:rPr>
          <w:rFonts w:hint="eastAsia" w:ascii="Wingdings" w:hAnsi="Wingdings" w:eastAsia="Wingdings" w:cs="Wingdings"/>
          <w:szCs w:val="21"/>
        </w:rPr>
        <w:t>¨</w:t>
      </w:r>
      <w:r>
        <w:rPr>
          <w:rFonts w:hint="eastAsia" w:ascii="宋体" w:hAnsi="宋体" w:eastAsia="宋体"/>
          <w:szCs w:val="21"/>
        </w:rPr>
        <w:t>成本补偿：</w:t>
      </w:r>
      <w:r>
        <w:rPr>
          <w:rFonts w:hint="eastAsia" w:ascii="宋体" w:hAnsi="宋体" w:eastAsia="宋体"/>
          <w:szCs w:val="21"/>
          <w:u w:val="single"/>
        </w:rPr>
        <w:t xml:space="preserve">      （应明确按照成本补偿方式的支付方式和支付条件）   </w:t>
      </w:r>
    </w:p>
    <w:p w14:paraId="686C57C5">
      <w:pPr>
        <w:adjustRightInd w:val="0"/>
        <w:snapToGrid w:val="0"/>
        <w:spacing w:before="0" w:beforeLines="0" w:line="400" w:lineRule="exact"/>
        <w:ind w:firstLine="630" w:firstLineChars="300"/>
        <w:rPr>
          <w:rFonts w:ascii="宋体" w:hAnsi="宋体" w:eastAsia="宋体"/>
          <w:szCs w:val="21"/>
        </w:rPr>
      </w:pPr>
      <w:r>
        <w:rPr>
          <w:rFonts w:hint="eastAsia" w:ascii="Wingdings" w:hAnsi="Wingdings" w:eastAsia="Wingdings" w:cs="Wingdings"/>
          <w:szCs w:val="21"/>
        </w:rPr>
        <w:t>¨</w:t>
      </w:r>
      <w:r>
        <w:rPr>
          <w:rFonts w:hint="eastAsia" w:ascii="宋体" w:hAnsi="宋体" w:eastAsia="宋体"/>
          <w:szCs w:val="21"/>
        </w:rPr>
        <w:t>绩效激励：</w:t>
      </w:r>
      <w:r>
        <w:rPr>
          <w:rFonts w:hint="eastAsia" w:ascii="宋体" w:hAnsi="宋体" w:eastAsia="宋体"/>
          <w:szCs w:val="21"/>
          <w:u w:val="single"/>
        </w:rPr>
        <w:t xml:space="preserve">      （应明确按照绩效激励方式的支付方式和支付条件）   </w:t>
      </w:r>
    </w:p>
    <w:p w14:paraId="178CFD51">
      <w:pPr>
        <w:numPr>
          <w:ilvl w:val="0"/>
          <w:numId w:val="12"/>
        </w:numPr>
        <w:adjustRightInd w:val="0"/>
        <w:snapToGrid w:val="0"/>
        <w:spacing w:before="0" w:beforeLines="0" w:line="400" w:lineRule="exact"/>
        <w:ind w:firstLine="422" w:firstLineChars="200"/>
        <w:rPr>
          <w:rFonts w:ascii="宋体" w:hAnsi="宋体" w:eastAsia="宋体"/>
          <w:b/>
          <w:bCs w:val="0"/>
          <w:szCs w:val="21"/>
          <w:u w:val="single"/>
        </w:rPr>
      </w:pPr>
      <w:r>
        <w:rPr>
          <w:rFonts w:hint="eastAsia" w:ascii="宋体" w:hAnsi="宋体" w:eastAsia="宋体"/>
          <w:b/>
          <w:bCs w:val="0"/>
          <w:szCs w:val="21"/>
        </w:rPr>
        <w:t>合同履行</w:t>
      </w:r>
    </w:p>
    <w:p w14:paraId="4CD3C94C">
      <w:pPr>
        <w:adjustRightInd w:val="0"/>
        <w:snapToGrid w:val="0"/>
        <w:spacing w:before="0" w:beforeLines="0" w:line="400" w:lineRule="exact"/>
        <w:ind w:firstLine="420" w:firstLineChars="20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3C8C736D">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3B88F546">
      <w:pPr>
        <w:adjustRightInd w:val="0"/>
        <w:snapToGrid w:val="0"/>
        <w:spacing w:before="0" w:beforeLines="0" w:line="400" w:lineRule="exact"/>
        <w:ind w:firstLine="420" w:firstLineChars="20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Wingdings" w:hAnsi="Wingdings" w:eastAsia="Wingdings" w:cs="Wingdings"/>
          <w:sz w:val="21"/>
          <w:szCs w:val="21"/>
        </w:rPr>
        <w:t>¨</w:t>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Wingdings" w:hAnsi="Wingdings" w:eastAsia="Wingdings" w:cs="Wingdings"/>
          <w:sz w:val="21"/>
          <w:szCs w:val="21"/>
        </w:rPr>
        <w:t>¨</w:t>
      </w:r>
      <w:r>
        <w:rPr>
          <w:rFonts w:hint="eastAsia" w:ascii="宋体" w:hAnsi="宋体" w:eastAsia="宋体" w:cs="宋体"/>
          <w:sz w:val="21"/>
          <w:szCs w:val="21"/>
          <w:lang w:eastAsia="zh-CN"/>
        </w:rPr>
        <w:t>否</w:t>
      </w:r>
    </w:p>
    <w:p w14:paraId="3A6E1C7C">
      <w:pPr>
        <w:autoSpaceDE w:val="0"/>
        <w:autoSpaceDN w:val="0"/>
        <w:adjustRightInd w:val="0"/>
        <w:spacing w:beforeLines="0" w:line="400" w:lineRule="exact"/>
        <w:ind w:firstLine="440" w:firstLineChars="200"/>
        <w:rPr>
          <w:rFonts w:hint="eastAsia" w:ascii="宋体" w:hAnsi="宋体" w:eastAsia="宋体" w:cs="宋体"/>
          <w:sz w:val="21"/>
          <w:szCs w:val="21"/>
          <w:lang w:val="en-US" w:eastAsia="zh-CN" w:bidi="ar-SA"/>
        </w:rPr>
      </w:pPr>
      <w:r>
        <w:rPr>
          <w:rFonts w:hint="eastAsia" w:ascii="宋体" w:hAnsi="宋体" w:eastAsia="华文楷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6D8599C3">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7039D3E2">
      <w:pPr>
        <w:snapToGrid w:val="0"/>
        <w:spacing w:beforeLines="0" w:line="400" w:lineRule="exact"/>
        <w:ind w:firstLine="420" w:firstLineChars="20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2D793A78">
      <w:pPr>
        <w:adjustRightInd w:val="0"/>
        <w:snapToGrid w:val="0"/>
        <w:spacing w:before="0" w:beforeLines="0" w:line="400" w:lineRule="exact"/>
        <w:ind w:firstLine="420" w:firstLineChars="20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43072232">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225EFA35">
      <w:pPr>
        <w:numPr>
          <w:ilvl w:val="0"/>
          <w:numId w:val="12"/>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合同验收</w:t>
      </w:r>
    </w:p>
    <w:p w14:paraId="3BD903CA">
      <w:pPr>
        <w:numPr>
          <w:ilvl w:val="0"/>
          <w:numId w:val="14"/>
        </w:num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验收组织方式：</w:t>
      </w:r>
      <w:r>
        <w:rPr>
          <w:rFonts w:hint="eastAsia" w:ascii="Wingdings" w:hAnsi="Wingdings" w:eastAsia="Wingdings" w:cs="Wingdings"/>
          <w:sz w:val="21"/>
          <w:szCs w:val="21"/>
        </w:rPr>
        <w:t>¨</w:t>
      </w:r>
      <w:r>
        <w:rPr>
          <w:rFonts w:hint="eastAsia" w:ascii="宋体" w:hAnsi="宋体" w:eastAsia="宋体"/>
          <w:bCs/>
          <w:szCs w:val="21"/>
        </w:rPr>
        <w:t xml:space="preserve">自行组织 </w:t>
      </w:r>
      <w:r>
        <w:rPr>
          <w:rFonts w:hint="eastAsia" w:ascii="Wingdings" w:hAnsi="Wingdings" w:eastAsia="Wingdings" w:cs="Wingdings"/>
          <w:sz w:val="21"/>
          <w:szCs w:val="21"/>
        </w:rPr>
        <w:t>¨</w:t>
      </w:r>
      <w:r>
        <w:rPr>
          <w:rFonts w:hint="eastAsia" w:ascii="宋体" w:hAnsi="宋体" w:eastAsia="宋体"/>
          <w:bCs/>
          <w:szCs w:val="21"/>
        </w:rPr>
        <w:t>委托第三方组织</w:t>
      </w:r>
    </w:p>
    <w:p w14:paraId="0D840FBA">
      <w:pPr>
        <w:numPr>
          <w:ilvl w:val="0"/>
          <w:numId w:val="0"/>
        </w:numPr>
        <w:adjustRightInd w:val="0"/>
        <w:snapToGrid w:val="0"/>
        <w:spacing w:before="0" w:beforeLines="0" w:line="400" w:lineRule="exact"/>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验收主体：</w:t>
      </w:r>
      <w:r>
        <w:rPr>
          <w:rFonts w:hint="eastAsia" w:ascii="宋体" w:hAnsi="宋体" w:eastAsia="宋体"/>
          <w:bCs/>
          <w:szCs w:val="21"/>
          <w:u w:val="single"/>
        </w:rPr>
        <w:t xml:space="preserve">                  </w:t>
      </w:r>
    </w:p>
    <w:p w14:paraId="19453C9F">
      <w:pPr>
        <w:adjustRightInd w:val="0"/>
        <w:snapToGrid w:val="0"/>
        <w:spacing w:before="0" w:beforeLines="0" w:line="400" w:lineRule="exact"/>
        <w:ind w:firstLine="0" w:firstLineChars="0"/>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是否邀请本项目的其他供应商</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Wingdings" w:hAnsi="Wingdings" w:eastAsia="Wingdings" w:cs="Wingdings"/>
          <w:sz w:val="21"/>
          <w:szCs w:val="21"/>
        </w:rPr>
        <w:t>¨</w:t>
      </w:r>
      <w:r>
        <w:rPr>
          <w:rFonts w:hint="eastAsia" w:ascii="宋体" w:hAnsi="宋体" w:eastAsia="宋体"/>
          <w:bCs/>
          <w:szCs w:val="21"/>
        </w:rPr>
        <w:t xml:space="preserve">是  </w:t>
      </w:r>
      <w:r>
        <w:rPr>
          <w:rFonts w:hint="eastAsia" w:ascii="Wingdings" w:hAnsi="Wingdings" w:eastAsia="Wingdings" w:cs="Wingdings"/>
          <w:sz w:val="21"/>
          <w:szCs w:val="21"/>
        </w:rPr>
        <w:t>¨</w:t>
      </w:r>
      <w:r>
        <w:rPr>
          <w:rFonts w:hint="eastAsia" w:ascii="宋体" w:hAnsi="宋体" w:eastAsia="宋体"/>
          <w:bCs/>
          <w:szCs w:val="21"/>
        </w:rPr>
        <w:t>否</w:t>
      </w:r>
    </w:p>
    <w:p w14:paraId="68B3026B">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是否邀请专家</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Wingdings" w:hAnsi="Wingdings" w:eastAsia="Wingdings" w:cs="Wingdings"/>
          <w:sz w:val="21"/>
          <w:szCs w:val="21"/>
        </w:rPr>
        <w:t>¨</w:t>
      </w:r>
      <w:r>
        <w:rPr>
          <w:rFonts w:hint="eastAsia" w:ascii="宋体" w:hAnsi="宋体" w:eastAsia="宋体"/>
          <w:bCs/>
          <w:szCs w:val="21"/>
        </w:rPr>
        <w:t xml:space="preserve">是  </w:t>
      </w:r>
      <w:r>
        <w:rPr>
          <w:rFonts w:hint="eastAsia" w:ascii="Wingdings" w:hAnsi="Wingdings" w:eastAsia="Wingdings" w:cs="Wingdings"/>
          <w:sz w:val="21"/>
          <w:szCs w:val="21"/>
        </w:rPr>
        <w:t>¨</w:t>
      </w:r>
      <w:r>
        <w:rPr>
          <w:rFonts w:hint="eastAsia" w:ascii="宋体" w:hAnsi="宋体" w:eastAsia="宋体"/>
          <w:bCs/>
          <w:szCs w:val="21"/>
        </w:rPr>
        <w:t>否</w:t>
      </w:r>
    </w:p>
    <w:p w14:paraId="5AD5BE10">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是否邀请服务对象</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Wingdings" w:hAnsi="Wingdings" w:eastAsia="Wingdings" w:cs="Wingdings"/>
          <w:sz w:val="21"/>
          <w:szCs w:val="21"/>
        </w:rPr>
        <w:t>¨</w:t>
      </w:r>
      <w:r>
        <w:rPr>
          <w:rFonts w:hint="eastAsia" w:ascii="宋体" w:hAnsi="宋体" w:eastAsia="宋体"/>
          <w:bCs/>
          <w:szCs w:val="21"/>
        </w:rPr>
        <w:t xml:space="preserve">是  </w:t>
      </w:r>
      <w:r>
        <w:rPr>
          <w:rFonts w:hint="eastAsia" w:ascii="Wingdings" w:hAnsi="Wingdings" w:eastAsia="Wingdings" w:cs="Wingdings"/>
          <w:sz w:val="21"/>
          <w:szCs w:val="21"/>
        </w:rPr>
        <w:t>¨</w:t>
      </w:r>
      <w:r>
        <w:rPr>
          <w:rFonts w:hint="eastAsia" w:ascii="宋体" w:hAnsi="宋体" w:eastAsia="宋体"/>
          <w:bCs/>
          <w:szCs w:val="21"/>
        </w:rPr>
        <w:t>否</w:t>
      </w:r>
    </w:p>
    <w:p w14:paraId="622A8364">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是否邀请第三方检测机构</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Wingdings" w:hAnsi="Wingdings" w:eastAsia="Wingdings" w:cs="Wingdings"/>
          <w:sz w:val="21"/>
          <w:szCs w:val="21"/>
        </w:rPr>
        <w:t>¨</w:t>
      </w:r>
      <w:r>
        <w:rPr>
          <w:rFonts w:hint="eastAsia" w:ascii="宋体" w:hAnsi="宋体" w:eastAsia="宋体"/>
          <w:bCs/>
          <w:szCs w:val="21"/>
        </w:rPr>
        <w:t xml:space="preserve">是  </w:t>
      </w:r>
      <w:r>
        <w:rPr>
          <w:rFonts w:hint="eastAsia" w:ascii="Wingdings" w:hAnsi="Wingdings" w:eastAsia="Wingdings" w:cs="Wingdings"/>
          <w:sz w:val="21"/>
          <w:szCs w:val="21"/>
        </w:rPr>
        <w:t>¨</w:t>
      </w:r>
      <w:r>
        <w:rPr>
          <w:rFonts w:hint="eastAsia" w:ascii="宋体" w:hAnsi="宋体" w:eastAsia="宋体"/>
          <w:bCs/>
          <w:szCs w:val="21"/>
        </w:rPr>
        <w:t>否</w:t>
      </w:r>
    </w:p>
    <w:p w14:paraId="0BCDBDF1">
      <w:pPr>
        <w:adjustRightInd w:val="0"/>
        <w:snapToGrid w:val="0"/>
        <w:spacing w:before="0" w:beforeLines="0" w:line="400" w:lineRule="exact"/>
        <w:ind w:firstLine="840" w:firstLineChars="400"/>
        <w:rPr>
          <w:rFonts w:hint="eastAsia" w:ascii="宋体" w:hAnsi="宋体" w:eastAsia="宋体"/>
          <w:bCs/>
          <w:szCs w:val="21"/>
        </w:rPr>
      </w:pPr>
      <w:r>
        <w:rPr>
          <w:rFonts w:hint="eastAsia" w:ascii="宋体" w:hAnsi="宋体" w:eastAsia="宋体"/>
          <w:bCs/>
          <w:szCs w:val="21"/>
          <w:lang w:eastAsia="zh-CN"/>
        </w:rPr>
        <w:t>是否进行抽查检测：</w:t>
      </w:r>
      <w:r>
        <w:rPr>
          <w:rFonts w:hint="eastAsia" w:ascii="Wingdings" w:hAnsi="Wingdings" w:eastAsia="Wingdings" w:cs="Wingdings"/>
          <w:sz w:val="21"/>
          <w:szCs w:val="21"/>
        </w:rPr>
        <w:t>¨</w:t>
      </w:r>
      <w:r>
        <w:rPr>
          <w:rFonts w:hint="eastAsia" w:ascii="宋体" w:hAnsi="宋体" w:eastAsia="宋体"/>
          <w:bCs/>
          <w:szCs w:val="21"/>
        </w:rPr>
        <w:t>是</w:t>
      </w:r>
      <w:r>
        <w:rPr>
          <w:rFonts w:hint="eastAsia" w:ascii="宋体" w:hAnsi="宋体" w:eastAsia="宋体"/>
          <w:bCs/>
          <w:szCs w:val="21"/>
          <w:lang w:eastAsia="zh-CN"/>
        </w:rPr>
        <w:t>，抽查比例：</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r>
        <w:rPr>
          <w:rFonts w:hint="eastAsia" w:ascii="宋体" w:hAnsi="宋体" w:eastAsia="宋体"/>
          <w:bCs/>
          <w:szCs w:val="21"/>
        </w:rPr>
        <w:t xml:space="preserve"> </w:t>
      </w:r>
      <w:r>
        <w:rPr>
          <w:rFonts w:hint="eastAsia" w:ascii="Wingdings" w:hAnsi="Wingdings" w:eastAsia="Wingdings" w:cs="Wingdings"/>
          <w:sz w:val="21"/>
          <w:szCs w:val="21"/>
        </w:rPr>
        <w:t>¨</w:t>
      </w:r>
      <w:r>
        <w:rPr>
          <w:rFonts w:hint="eastAsia" w:ascii="宋体" w:hAnsi="宋体" w:eastAsia="宋体"/>
          <w:bCs/>
          <w:szCs w:val="21"/>
        </w:rPr>
        <w:t>否</w:t>
      </w:r>
    </w:p>
    <w:p w14:paraId="2FCD387F">
      <w:pPr>
        <w:adjustRightInd w:val="0"/>
        <w:snapToGrid w:val="0"/>
        <w:spacing w:before="0" w:beforeLines="0" w:line="400" w:lineRule="exact"/>
        <w:ind w:firstLine="840" w:firstLineChars="400"/>
        <w:rPr>
          <w:rFonts w:hint="eastAsia" w:ascii="宋体" w:hAnsi="宋体" w:eastAsia="宋体"/>
          <w:bCs/>
          <w:szCs w:val="21"/>
          <w:u w:val="single"/>
          <w:lang w:eastAsia="zh-CN"/>
        </w:rPr>
      </w:pPr>
      <w:r>
        <w:rPr>
          <w:rFonts w:hint="eastAsia" w:ascii="宋体" w:hAnsi="宋体" w:eastAsia="宋体"/>
          <w:bCs/>
          <w:szCs w:val="21"/>
          <w:lang w:val="en-US" w:eastAsia="zh-CN"/>
        </w:rPr>
        <w:t>是否存在破坏性检测：</w:t>
      </w:r>
      <w:r>
        <w:rPr>
          <w:rFonts w:hint="eastAsia" w:ascii="Wingdings" w:hAnsi="Wingdings" w:eastAsia="Wingdings" w:cs="Wingdings"/>
          <w:sz w:val="21"/>
          <w:szCs w:val="21"/>
        </w:rPr>
        <w:t>¨</w:t>
      </w:r>
      <w:r>
        <w:rPr>
          <w:rFonts w:hint="eastAsia" w:ascii="宋体" w:hAnsi="宋体" w:eastAsia="宋体"/>
          <w:bCs/>
          <w:szCs w:val="21"/>
        </w:rPr>
        <w:t>是</w:t>
      </w:r>
      <w:r>
        <w:rPr>
          <w:rFonts w:hint="eastAsia" w:ascii="宋体" w:hAnsi="宋体" w:eastAsia="宋体"/>
          <w:bCs/>
          <w:szCs w:val="21"/>
          <w:lang w:eastAsia="zh-CN"/>
        </w:rPr>
        <w:t>，</w:t>
      </w:r>
      <w:r>
        <w:rPr>
          <w:rFonts w:hint="eastAsia" w:ascii="宋体" w:hAnsi="宋体" w:eastAsia="宋体"/>
          <w:bCs/>
          <w:szCs w:val="21"/>
          <w:u w:val="single"/>
          <w:lang w:eastAsia="zh-CN"/>
        </w:rPr>
        <w:t>（应明确对被破坏的检测产品的处理方式）</w:t>
      </w:r>
    </w:p>
    <w:p w14:paraId="76AF05A0">
      <w:pPr>
        <w:adjustRightInd w:val="0"/>
        <w:snapToGrid w:val="0"/>
        <w:spacing w:before="0" w:beforeLines="0" w:line="400" w:lineRule="exact"/>
        <w:ind w:firstLine="840" w:firstLineChars="400"/>
        <w:rPr>
          <w:rFonts w:hint="eastAsia" w:ascii="宋体" w:hAnsi="宋体" w:eastAsia="宋体"/>
          <w:bCs/>
          <w:szCs w:val="21"/>
          <w:lang w:eastAsia="zh-CN"/>
        </w:rPr>
      </w:pPr>
      <w:r>
        <w:rPr>
          <w:rFonts w:hint="eastAsia" w:ascii="宋体" w:hAnsi="宋体" w:eastAsia="宋体"/>
          <w:bCs/>
          <w:szCs w:val="21"/>
          <w:lang w:val="en-US" w:eastAsia="zh-CN"/>
        </w:rPr>
        <w:t xml:space="preserve">                    </w:t>
      </w:r>
      <w:r>
        <w:rPr>
          <w:rFonts w:hint="eastAsia" w:ascii="Wingdings" w:hAnsi="Wingdings" w:eastAsia="Wingdings" w:cs="Wingdings"/>
          <w:sz w:val="21"/>
          <w:szCs w:val="21"/>
        </w:rPr>
        <w:t>¨</w:t>
      </w:r>
      <w:r>
        <w:rPr>
          <w:rFonts w:hint="eastAsia" w:ascii="宋体" w:hAnsi="宋体" w:eastAsia="宋体"/>
          <w:bCs/>
          <w:szCs w:val="21"/>
        </w:rPr>
        <w:t>否</w:t>
      </w:r>
    </w:p>
    <w:p w14:paraId="0690BEB0">
      <w:pPr>
        <w:adjustRightInd w:val="0"/>
        <w:snapToGrid w:val="0"/>
        <w:spacing w:before="0" w:beforeLines="0" w:line="400" w:lineRule="exact"/>
        <w:ind w:firstLine="840" w:firstLineChars="400"/>
        <w:rPr>
          <w:rFonts w:hint="eastAsia" w:ascii="宋体" w:hAnsi="宋体" w:eastAsia="宋体"/>
          <w:bCs/>
          <w:szCs w:val="21"/>
          <w:u w:val="single"/>
        </w:rPr>
      </w:pPr>
      <w:r>
        <w:rPr>
          <w:rFonts w:hint="eastAsia" w:ascii="宋体" w:hAnsi="宋体" w:eastAsia="宋体"/>
          <w:bCs/>
          <w:szCs w:val="21"/>
        </w:rPr>
        <w:t>验收组织的其他事项：</w:t>
      </w:r>
      <w:r>
        <w:rPr>
          <w:rFonts w:hint="eastAsia" w:ascii="宋体" w:hAnsi="宋体" w:eastAsia="宋体"/>
          <w:bCs/>
          <w:szCs w:val="21"/>
          <w:u w:val="single"/>
        </w:rPr>
        <w:t xml:space="preserve">                </w:t>
      </w:r>
    </w:p>
    <w:p w14:paraId="50C8E6A7">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（2）履约验收时间：</w:t>
      </w:r>
      <w:r>
        <w:rPr>
          <w:rFonts w:hint="eastAsia" w:ascii="宋体" w:hAnsi="宋体" w:eastAsia="宋体"/>
          <w:bCs/>
          <w:szCs w:val="21"/>
          <w:u w:val="single"/>
        </w:rPr>
        <w:t>（计划于何时验收/供应商提出验收申请之日起   日内组织验收）</w:t>
      </w:r>
      <w:r>
        <w:rPr>
          <w:rFonts w:hint="eastAsia" w:ascii="宋体" w:hAnsi="宋体" w:eastAsia="宋体"/>
          <w:bCs/>
          <w:szCs w:val="21"/>
          <w:u w:val="single"/>
          <w:lang w:val="en-US" w:eastAsia="zh-CN"/>
        </w:rPr>
        <w:t xml:space="preserve"> </w:t>
      </w:r>
    </w:p>
    <w:p w14:paraId="0B711DAC">
      <w:p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（3）履约验收方式：</w:t>
      </w:r>
      <w:r>
        <w:rPr>
          <w:rFonts w:hint="eastAsia" w:ascii="Wingdings" w:hAnsi="Wingdings" w:eastAsia="Wingdings" w:cs="Wingdings"/>
          <w:sz w:val="21"/>
          <w:szCs w:val="21"/>
        </w:rPr>
        <w:t>¨</w:t>
      </w:r>
      <w:r>
        <w:rPr>
          <w:rFonts w:hint="eastAsia" w:ascii="宋体" w:hAnsi="宋体" w:eastAsia="宋体"/>
          <w:bCs/>
          <w:szCs w:val="21"/>
        </w:rPr>
        <w:t xml:space="preserve">一次性验收         </w:t>
      </w:r>
    </w:p>
    <w:p w14:paraId="5F75C7EF">
      <w:pPr>
        <w:adjustRightInd w:val="0"/>
        <w:snapToGrid w:val="0"/>
        <w:spacing w:before="0" w:beforeLines="0" w:line="400" w:lineRule="exact"/>
        <w:ind w:firstLine="0" w:firstLineChars="0"/>
        <w:rPr>
          <w:rFonts w:hint="eastAsia" w:ascii="宋体" w:hAnsi="宋体" w:eastAsia="宋体"/>
          <w:bCs/>
          <w:szCs w:val="21"/>
          <w:lang w:val="en-US" w:eastAsia="zh-CN"/>
        </w:rPr>
      </w:pPr>
      <w:r>
        <w:rPr>
          <w:rFonts w:hint="eastAsia" w:ascii="宋体" w:hAnsi="宋体" w:eastAsia="宋体"/>
          <w:bCs/>
          <w:szCs w:val="21"/>
          <w:lang w:val="en-US" w:eastAsia="zh-CN"/>
        </w:rPr>
        <w:t xml:space="preserve">                       </w:t>
      </w:r>
      <w:r>
        <w:rPr>
          <w:rFonts w:hint="eastAsia" w:ascii="Wingdings" w:hAnsi="Wingdings" w:eastAsia="Wingdings" w:cs="Wingdings"/>
          <w:sz w:val="21"/>
          <w:szCs w:val="21"/>
        </w:rPr>
        <w:t>¨</w:t>
      </w:r>
      <w:r>
        <w:rPr>
          <w:rFonts w:hint="eastAsia" w:ascii="宋体" w:hAnsi="宋体" w:eastAsia="宋体"/>
          <w:bCs/>
          <w:szCs w:val="21"/>
        </w:rPr>
        <w:t>分期/分项验收</w:t>
      </w:r>
      <w:r>
        <w:rPr>
          <w:rFonts w:hint="eastAsia" w:ascii="宋体" w:hAnsi="宋体" w:eastAsia="宋体"/>
          <w:bCs/>
          <w:szCs w:val="21"/>
          <w:lang w:eastAsia="zh-CN"/>
        </w:rPr>
        <w:t>：</w:t>
      </w:r>
      <w:r>
        <w:rPr>
          <w:rFonts w:hint="eastAsia" w:ascii="宋体" w:hAnsi="宋体" w:eastAsia="宋体"/>
          <w:bCs/>
          <w:szCs w:val="21"/>
          <w:u w:val="single"/>
        </w:rPr>
        <w:t xml:space="preserve"> </w:t>
      </w:r>
      <w:r>
        <w:rPr>
          <w:rFonts w:hint="eastAsia" w:ascii="宋体" w:hAnsi="宋体" w:eastAsia="宋体"/>
          <w:bCs/>
          <w:szCs w:val="21"/>
          <w:u w:val="single"/>
          <w:lang w:eastAsia="zh-CN"/>
        </w:rPr>
        <w:t>（应明确分期</w:t>
      </w:r>
      <w:r>
        <w:rPr>
          <w:rFonts w:hint="default" w:ascii="宋体" w:hAnsi="宋体" w:eastAsia="宋体"/>
          <w:bCs/>
          <w:szCs w:val="21"/>
          <w:u w:val="single"/>
          <w:lang w:eastAsia="zh-CN"/>
        </w:rPr>
        <w:t>/</w:t>
      </w:r>
      <w:r>
        <w:rPr>
          <w:rFonts w:hint="eastAsia" w:ascii="宋体" w:hAnsi="宋体" w:eastAsia="宋体"/>
          <w:bCs/>
          <w:szCs w:val="21"/>
          <w:u w:val="single"/>
          <w:lang w:eastAsia="zh-CN"/>
        </w:rPr>
        <w:t>分项验收的工作安排）</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p>
    <w:p w14:paraId="03CF7406">
      <w:pPr>
        <w:adjustRightInd w:val="0"/>
        <w:snapToGrid w:val="0"/>
        <w:spacing w:before="0" w:beforeLines="0" w:line="400" w:lineRule="exact"/>
        <w:ind w:firstLine="420" w:firstLineChars="200"/>
        <w:rPr>
          <w:rFonts w:ascii="宋体" w:hAnsi="宋体" w:eastAsia="宋体"/>
          <w:bCs/>
          <w:szCs w:val="21"/>
        </w:rPr>
      </w:pPr>
      <w:r>
        <w:rPr>
          <w:rFonts w:hint="eastAsia" w:ascii="宋体" w:hAnsi="宋体" w:eastAsia="宋体"/>
          <w:bCs/>
          <w:szCs w:val="21"/>
        </w:rPr>
        <w:t>（4）履约验收程序：</w:t>
      </w:r>
      <w:r>
        <w:rPr>
          <w:rFonts w:hint="eastAsia" w:ascii="宋体" w:hAnsi="宋体" w:eastAsia="宋体"/>
          <w:bCs/>
          <w:szCs w:val="21"/>
          <w:u w:val="single"/>
        </w:rPr>
        <w:t xml:space="preserve">                                         </w:t>
      </w:r>
    </w:p>
    <w:p w14:paraId="6A386B65">
      <w:pPr>
        <w:adjustRightInd w:val="0"/>
        <w:snapToGrid w:val="0"/>
        <w:spacing w:before="0" w:beforeLines="0" w:line="400" w:lineRule="exact"/>
        <w:ind w:firstLine="420" w:firstLineChars="200"/>
        <w:rPr>
          <w:rFonts w:ascii="宋体" w:hAnsi="宋体" w:eastAsia="宋体"/>
          <w:bCs/>
          <w:szCs w:val="21"/>
          <w:u w:val="single"/>
        </w:rPr>
      </w:pPr>
      <w:r>
        <w:rPr>
          <w:rFonts w:hint="eastAsia" w:ascii="宋体" w:hAnsi="宋体" w:eastAsia="宋体"/>
          <w:bCs/>
          <w:szCs w:val="21"/>
        </w:rPr>
        <w:t>（5）履约验收的内容：</w:t>
      </w:r>
      <w:r>
        <w:rPr>
          <w:rFonts w:hint="eastAsia" w:ascii="宋体" w:hAnsi="宋体" w:eastAsia="宋体"/>
          <w:bCs/>
          <w:szCs w:val="21"/>
          <w:u w:val="single"/>
        </w:rPr>
        <w:t xml:space="preserve"> </w:t>
      </w:r>
      <w:r>
        <w:rPr>
          <w:rFonts w:hint="eastAsia" w:ascii="宋体" w:hAnsi="宋体" w:eastAsia="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u w:val="single"/>
        </w:rPr>
        <w:t xml:space="preserve">                                      </w:t>
      </w:r>
    </w:p>
    <w:p w14:paraId="285E0456">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（6）履约验收标准：</w:t>
      </w:r>
      <w:r>
        <w:rPr>
          <w:rFonts w:hint="eastAsia" w:ascii="宋体" w:hAnsi="宋体" w:eastAsia="宋体"/>
          <w:bCs/>
          <w:szCs w:val="21"/>
          <w:u w:val="single"/>
        </w:rPr>
        <w:t xml:space="preserve">                                         </w:t>
      </w:r>
    </w:p>
    <w:p w14:paraId="7460E5BA">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Wingdings" w:hAnsi="Wingdings" w:eastAsia="Wingdings" w:cs="Wingdings"/>
          <w:sz w:val="21"/>
          <w:szCs w:val="21"/>
          <w:lang w:val="en-US" w:eastAsia="zh-CN" w:bidi="ar-SA"/>
        </w:rPr>
        <w:t>¨</w:t>
      </w:r>
      <w:r>
        <w:rPr>
          <w:rFonts w:hint="eastAsia" w:ascii="宋体" w:hAnsi="宋体" w:eastAsia="宋体" w:cs="宋体"/>
          <w:bCs/>
          <w:sz w:val="21"/>
          <w:szCs w:val="21"/>
          <w:lang w:val="en-US" w:eastAsia="zh-CN" w:bidi="ar-SA"/>
        </w:rPr>
        <w:t xml:space="preserve">是  </w:t>
      </w:r>
      <w:r>
        <w:rPr>
          <w:rFonts w:hint="eastAsia" w:ascii="Wingdings" w:hAnsi="Wingdings" w:eastAsia="Wingdings" w:cs="Wingdings"/>
          <w:sz w:val="21"/>
          <w:szCs w:val="21"/>
          <w:lang w:val="en-US" w:eastAsia="zh-CN" w:bidi="ar-SA"/>
        </w:rPr>
        <w:t>¨</w:t>
      </w:r>
      <w:r>
        <w:rPr>
          <w:rFonts w:hint="eastAsia" w:ascii="宋体" w:hAnsi="宋体" w:eastAsia="宋体" w:cs="宋体"/>
          <w:bCs/>
          <w:sz w:val="21"/>
          <w:szCs w:val="21"/>
          <w:lang w:val="en-US" w:eastAsia="zh-CN" w:bidi="ar-SA"/>
        </w:rPr>
        <w:t>否</w:t>
      </w:r>
    </w:p>
    <w:p w14:paraId="34C51710">
      <w:pPr>
        <w:adjustRightInd w:val="0"/>
        <w:snapToGrid w:val="0"/>
        <w:spacing w:before="0" w:beforeLines="0" w:line="400" w:lineRule="exact"/>
        <w:ind w:firstLine="420" w:firstLineChars="20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20466976">
      <w:pPr>
        <w:numPr>
          <w:ilvl w:val="0"/>
          <w:numId w:val="12"/>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组成合同的文件</w:t>
      </w:r>
    </w:p>
    <w:p w14:paraId="5C47CC65">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本协议书与下列文件一起构成合同文件，如下述文件之间有任何抵触、矛盾或歧义，应按以下顺序解释：</w:t>
      </w:r>
    </w:p>
    <w:p w14:paraId="6C4967A1">
      <w:pPr>
        <w:adjustRightInd w:val="0"/>
        <w:snapToGrid w:val="0"/>
        <w:spacing w:before="0" w:beforeLines="0" w:line="400" w:lineRule="exact"/>
        <w:ind w:firstLine="420" w:firstLineChars="200"/>
        <w:rPr>
          <w:rFonts w:hint="eastAsia" w:ascii="宋体" w:hAnsi="宋体" w:eastAsia="宋体"/>
          <w:color w:val="auto"/>
          <w:szCs w:val="21"/>
          <w:lang w:eastAsia="zh-CN"/>
        </w:rPr>
      </w:pPr>
      <w:r>
        <w:rPr>
          <w:rFonts w:hint="eastAsia" w:ascii="宋体" w:hAnsi="宋体" w:eastAsia="宋体"/>
          <w:color w:val="auto"/>
          <w:szCs w:val="21"/>
        </w:rPr>
        <w:t>（1）</w:t>
      </w:r>
      <w:r>
        <w:rPr>
          <w:rFonts w:hint="eastAsia" w:ascii="宋体" w:hAnsi="宋体" w:eastAsia="宋体"/>
          <w:color w:val="auto"/>
          <w:szCs w:val="21"/>
          <w:lang w:eastAsia="zh-CN"/>
        </w:rPr>
        <w:t>政府采购</w:t>
      </w:r>
      <w:r>
        <w:rPr>
          <w:rFonts w:hint="eastAsia" w:ascii="宋体" w:hAnsi="宋体" w:eastAsia="宋体"/>
          <w:color w:val="auto"/>
          <w:szCs w:val="21"/>
        </w:rPr>
        <w:t>合同协议书及其变更、补充</w:t>
      </w:r>
      <w:r>
        <w:rPr>
          <w:rFonts w:hint="eastAsia" w:ascii="宋体" w:hAnsi="宋体" w:eastAsia="宋体"/>
          <w:color w:val="auto"/>
          <w:szCs w:val="21"/>
          <w:lang w:eastAsia="zh-CN"/>
        </w:rPr>
        <w:t>协议</w:t>
      </w:r>
    </w:p>
    <w:p w14:paraId="4661A19C">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2</w:t>
      </w:r>
      <w:r>
        <w:rPr>
          <w:rFonts w:hint="eastAsia" w:ascii="宋体" w:hAnsi="宋体" w:eastAsia="宋体"/>
          <w:szCs w:val="21"/>
        </w:rPr>
        <w:t>）政府采购合同专用条款</w:t>
      </w:r>
    </w:p>
    <w:p w14:paraId="2AE7B1D1">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3</w:t>
      </w:r>
      <w:r>
        <w:rPr>
          <w:rFonts w:hint="eastAsia" w:ascii="宋体" w:hAnsi="宋体" w:eastAsia="宋体"/>
          <w:szCs w:val="21"/>
        </w:rPr>
        <w:t>）政府采购合同通用条款</w:t>
      </w:r>
    </w:p>
    <w:p w14:paraId="4356BD4E">
      <w:pPr>
        <w:adjustRightInd w:val="0"/>
        <w:snapToGrid w:val="0"/>
        <w:spacing w:before="0" w:beforeLines="0" w:line="400" w:lineRule="exact"/>
        <w:ind w:firstLine="420" w:firstLineChars="200"/>
        <w:rPr>
          <w:rFonts w:ascii="宋体" w:hAnsi="宋体" w:eastAsia="宋体"/>
          <w:color w:val="auto"/>
          <w:szCs w:val="21"/>
        </w:rPr>
      </w:pPr>
      <w:r>
        <w:rPr>
          <w:rFonts w:hint="eastAsia" w:ascii="宋体" w:hAnsi="宋体" w:eastAsia="宋体"/>
          <w:color w:val="auto"/>
          <w:szCs w:val="21"/>
        </w:rPr>
        <w:t>（</w:t>
      </w:r>
      <w:r>
        <w:rPr>
          <w:rFonts w:hint="eastAsia" w:ascii="宋体" w:hAnsi="宋体" w:eastAsia="宋体"/>
          <w:color w:val="auto"/>
          <w:szCs w:val="21"/>
          <w:lang w:val="en-US" w:eastAsia="zh-CN"/>
        </w:rPr>
        <w:t>4</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p>
    <w:p w14:paraId="000D2005">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5</w:t>
      </w:r>
      <w:r>
        <w:rPr>
          <w:rFonts w:hint="eastAsia" w:ascii="宋体" w:hAnsi="宋体" w:eastAsia="宋体"/>
          <w:szCs w:val="21"/>
        </w:rPr>
        <w:t>）投标（响应）文件</w:t>
      </w:r>
    </w:p>
    <w:p w14:paraId="759E766B">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（6）采购文件</w:t>
      </w:r>
    </w:p>
    <w:p w14:paraId="5D81DF80">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（7）有关技术文件，图纸</w:t>
      </w:r>
    </w:p>
    <w:p w14:paraId="15293015">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2B703C87">
      <w:pPr>
        <w:numPr>
          <w:ilvl w:val="0"/>
          <w:numId w:val="12"/>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合同生效</w:t>
      </w:r>
    </w:p>
    <w:p w14:paraId="5C6EE10C">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本合同自</w:t>
      </w:r>
      <w:r>
        <w:rPr>
          <w:rFonts w:hint="eastAsia" w:ascii="宋体" w:hAnsi="宋体" w:eastAsia="宋体"/>
          <w:szCs w:val="21"/>
          <w:u w:val="single"/>
        </w:rPr>
        <w:t xml:space="preserve">                             </w:t>
      </w:r>
      <w:r>
        <w:rPr>
          <w:rFonts w:hint="eastAsia" w:ascii="宋体" w:hAnsi="宋体" w:eastAsia="宋体"/>
          <w:szCs w:val="21"/>
        </w:rPr>
        <w:t>生效。</w:t>
      </w:r>
    </w:p>
    <w:p w14:paraId="55248B3C">
      <w:pPr>
        <w:numPr>
          <w:ilvl w:val="0"/>
          <w:numId w:val="12"/>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合同份数</w:t>
      </w:r>
    </w:p>
    <w:p w14:paraId="256CC39A">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本合同一式</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甲方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乙方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份，均具有同等法律效力。</w:t>
      </w:r>
    </w:p>
    <w:p w14:paraId="3BDD7664">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合同订立时间：</w:t>
      </w:r>
      <w:r>
        <w:rPr>
          <w:rFonts w:hint="eastAsia" w:ascii="宋体" w:hAnsi="宋体" w:eastAsia="宋体"/>
          <w:szCs w:val="21"/>
          <w:u w:val="single"/>
        </w:rPr>
        <w:t xml:space="preserve">         </w:t>
      </w:r>
      <w:r>
        <w:rPr>
          <w:rFonts w:hint="eastAsia" w:ascii="宋体" w:hAnsi="宋体" w:eastAsia="宋体"/>
          <w:szCs w:val="21"/>
        </w:rPr>
        <w:t>年</w:t>
      </w:r>
      <w:r>
        <w:rPr>
          <w:rFonts w:hint="eastAsia" w:ascii="宋体" w:hAnsi="宋体" w:eastAsia="宋体"/>
          <w:szCs w:val="21"/>
          <w:u w:val="single"/>
        </w:rPr>
        <w:t xml:space="preserve">      </w:t>
      </w:r>
      <w:r>
        <w:rPr>
          <w:rFonts w:hint="eastAsia" w:ascii="宋体" w:hAnsi="宋体" w:eastAsia="宋体"/>
          <w:szCs w:val="21"/>
        </w:rPr>
        <w:t>月</w:t>
      </w:r>
      <w:r>
        <w:rPr>
          <w:rFonts w:hint="eastAsia" w:ascii="宋体" w:hAnsi="宋体" w:eastAsia="宋体"/>
          <w:szCs w:val="21"/>
          <w:u w:val="single"/>
        </w:rPr>
        <w:t xml:space="preserve">      </w:t>
      </w:r>
      <w:r>
        <w:rPr>
          <w:rFonts w:hint="eastAsia" w:ascii="宋体" w:hAnsi="宋体" w:eastAsia="宋体"/>
          <w:szCs w:val="21"/>
        </w:rPr>
        <w:t>日</w:t>
      </w:r>
    </w:p>
    <w:p w14:paraId="5393B28D">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合同订立地点：</w:t>
      </w:r>
      <w:r>
        <w:rPr>
          <w:rFonts w:hint="eastAsia" w:ascii="宋体" w:hAnsi="宋体" w:eastAsia="宋体"/>
          <w:szCs w:val="21"/>
          <w:u w:val="single"/>
        </w:rPr>
        <w:t xml:space="preserve">                           </w:t>
      </w:r>
    </w:p>
    <w:p w14:paraId="5131CFB0">
      <w:pPr>
        <w:adjustRightInd w:val="0"/>
        <w:snapToGrid w:val="0"/>
        <w:spacing w:before="0" w:beforeLines="0" w:line="400" w:lineRule="exact"/>
        <w:ind w:firstLine="420" w:firstLineChars="200"/>
        <w:rPr>
          <w:rFonts w:eastAsia="宋体"/>
        </w:rPr>
      </w:pPr>
      <w:r>
        <w:rPr>
          <w:rFonts w:hint="eastAsia" w:ascii="宋体" w:hAnsi="宋体" w:eastAsia="宋体"/>
          <w:szCs w:val="21"/>
        </w:rPr>
        <w:t>附件：具体标</w:t>
      </w:r>
      <w:r>
        <w:rPr>
          <w:rFonts w:hint="eastAsia" w:ascii="宋体" w:hAnsi="宋体" w:eastAsia="宋体"/>
          <w:szCs w:val="21"/>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rPr>
        <w:t>、联合协议、分包</w:t>
      </w:r>
      <w:r>
        <w:rPr>
          <w:rFonts w:hint="eastAsia" w:ascii="宋体" w:hAnsi="宋体" w:eastAsia="宋体"/>
          <w:szCs w:val="21"/>
          <w:lang w:eastAsia="zh-CN"/>
        </w:rPr>
        <w:t>意向</w:t>
      </w:r>
      <w:r>
        <w:rPr>
          <w:rFonts w:hint="eastAsia" w:ascii="宋体" w:hAnsi="宋体" w:eastAsia="宋体"/>
          <w:szCs w:val="21"/>
        </w:rPr>
        <w:t>协议等。</w:t>
      </w:r>
    </w:p>
    <w:p w14:paraId="07E24AFF">
      <w:pPr>
        <w:rPr>
          <w:rFonts w:hint="eastAsia" w:eastAsia="宋体"/>
        </w:rPr>
      </w:pPr>
      <w:r>
        <w:br w:type="page"/>
      </w:r>
    </w:p>
    <w:p w14:paraId="793C5FF0">
      <w:pPr>
        <w:widowControl w:val="0"/>
        <w:ind w:firstLine="420" w:firstLineChars="200"/>
        <w:jc w:val="both"/>
        <w:rPr>
          <w:rFonts w:hint="eastAsia" w:ascii="Times New Roman" w:hAnsi="Times New Roman" w:eastAsia="宋体" w:cs="Times New Roman"/>
          <w:kern w:val="2"/>
          <w:sz w:val="21"/>
          <w:szCs w:val="21"/>
          <w:lang w:val="en-US" w:eastAsia="zh-CN" w:bidi="ar-SA"/>
        </w:rPr>
      </w:pPr>
    </w:p>
    <w:tbl>
      <w:tblPr>
        <w:tblStyle w:val="45"/>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7C2FF45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14B42EB7">
            <w:pPr>
              <w:adjustRightInd w:val="0"/>
              <w:snapToGrid w:val="0"/>
              <w:spacing w:line="300" w:lineRule="exact"/>
              <w:jc w:val="center"/>
              <w:rPr>
                <w:rFonts w:eastAsia="宋体"/>
              </w:rPr>
            </w:pPr>
            <w:r>
              <w:rPr>
                <w:rFonts w:eastAsia="宋体"/>
                <w:szCs w:val="21"/>
              </w:rPr>
              <w:t>甲方</w:t>
            </w:r>
            <w:r>
              <w:rPr>
                <w:rFonts w:hint="eastAsia"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w:t>
            </w:r>
            <w:r>
              <w:rPr>
                <w:rFonts w:hint="eastAsia" w:eastAsia="宋体"/>
                <w:szCs w:val="21"/>
              </w:rPr>
              <w:t>采购文件约定的合同甲方）</w:t>
            </w:r>
          </w:p>
        </w:tc>
        <w:tc>
          <w:tcPr>
            <w:tcW w:w="4095" w:type="dxa"/>
            <w:gridSpan w:val="2"/>
            <w:tcBorders>
              <w:left w:val="single" w:color="auto" w:sz="2" w:space="0"/>
              <w:bottom w:val="single" w:color="auto" w:sz="2" w:space="0"/>
            </w:tcBorders>
            <w:vAlign w:val="center"/>
          </w:tcPr>
          <w:p w14:paraId="13EC1E25">
            <w:pPr>
              <w:adjustRightInd w:val="0"/>
              <w:snapToGrid w:val="0"/>
              <w:spacing w:line="300" w:lineRule="exact"/>
              <w:jc w:val="center"/>
              <w:rPr>
                <w:rFonts w:eastAsia="宋体"/>
              </w:rPr>
            </w:pPr>
            <w:r>
              <w:rPr>
                <w:rFonts w:eastAsia="宋体"/>
                <w:szCs w:val="21"/>
              </w:rPr>
              <w:t>乙方</w:t>
            </w:r>
            <w:r>
              <w:rPr>
                <w:rFonts w:hint="eastAsia" w:eastAsia="宋体"/>
                <w:szCs w:val="21"/>
              </w:rPr>
              <w:t>（供应商）</w:t>
            </w:r>
          </w:p>
        </w:tc>
      </w:tr>
      <w:tr w14:paraId="711AF42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72AEAB65">
            <w:pPr>
              <w:adjustRightInd w:val="0"/>
              <w:snapToGrid w:val="0"/>
              <w:spacing w:line="300" w:lineRule="exact"/>
              <w:jc w:val="center"/>
              <w:rPr>
                <w:rFonts w:eastAsia="宋体"/>
                <w:szCs w:val="21"/>
              </w:rPr>
            </w:pPr>
            <w:r>
              <w:rPr>
                <w:rFonts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47A94D1A">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02F02E7C">
            <w:pPr>
              <w:adjustRightInd w:val="0"/>
              <w:snapToGrid w:val="0"/>
              <w:spacing w:line="300" w:lineRule="exact"/>
              <w:jc w:val="center"/>
              <w:rPr>
                <w:rFonts w:eastAsia="宋体"/>
                <w:szCs w:val="21"/>
              </w:rPr>
            </w:pPr>
            <w:r>
              <w:rPr>
                <w:rFonts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116" w:type="dxa"/>
            <w:tcBorders>
              <w:top w:val="single" w:color="auto" w:sz="2" w:space="0"/>
              <w:left w:val="single" w:color="auto" w:sz="2" w:space="0"/>
              <w:bottom w:val="single" w:color="auto" w:sz="2" w:space="0"/>
            </w:tcBorders>
            <w:vAlign w:val="center"/>
          </w:tcPr>
          <w:p w14:paraId="05FA445F">
            <w:pPr>
              <w:adjustRightInd w:val="0"/>
              <w:snapToGrid w:val="0"/>
              <w:spacing w:line="300" w:lineRule="exact"/>
              <w:jc w:val="center"/>
              <w:rPr>
                <w:rFonts w:eastAsia="宋体"/>
                <w:spacing w:val="20"/>
                <w:szCs w:val="21"/>
              </w:rPr>
            </w:pPr>
          </w:p>
        </w:tc>
      </w:tr>
      <w:tr w14:paraId="597E01B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5AD8A51F">
            <w:pPr>
              <w:adjustRightInd w:val="0"/>
              <w:snapToGrid w:val="0"/>
              <w:spacing w:line="300" w:lineRule="exact"/>
              <w:jc w:val="center"/>
              <w:rPr>
                <w:rFonts w:eastAsia="宋体"/>
                <w:szCs w:val="21"/>
              </w:rPr>
            </w:pPr>
            <w:r>
              <w:rPr>
                <w:rFonts w:eastAsia="宋体"/>
                <w:szCs w:val="21"/>
              </w:rPr>
              <w:t>法定代表人</w:t>
            </w:r>
          </w:p>
          <w:p w14:paraId="2083DCBD">
            <w:pPr>
              <w:adjustRightInd w:val="0"/>
              <w:snapToGrid w:val="0"/>
              <w:spacing w:line="300" w:lineRule="exact"/>
              <w:ind w:firstLine="100" w:firstLineChars="48"/>
              <w:jc w:val="center"/>
              <w:rPr>
                <w:rFonts w:eastAsia="宋体"/>
                <w:szCs w:val="21"/>
              </w:rPr>
            </w:pPr>
            <w:r>
              <w:rPr>
                <w:rFonts w:hint="eastAsia" w:eastAsia="宋体"/>
                <w:szCs w:val="21"/>
              </w:rPr>
              <w:t>或其</w:t>
            </w:r>
            <w:r>
              <w:rPr>
                <w:rFonts w:eastAsia="宋体"/>
                <w:szCs w:val="21"/>
              </w:rPr>
              <w:t>委托代理人</w:t>
            </w:r>
            <w:r>
              <w:rPr>
                <w:rFonts w:hint="eastAsia" w:eastAsia="宋体"/>
                <w:szCs w:val="21"/>
              </w:rPr>
              <w:t>（签章）</w:t>
            </w:r>
          </w:p>
        </w:tc>
        <w:tc>
          <w:tcPr>
            <w:tcW w:w="2412" w:type="dxa"/>
            <w:vMerge w:val="restart"/>
            <w:tcBorders>
              <w:top w:val="single" w:color="auto" w:sz="2" w:space="0"/>
              <w:left w:val="single" w:color="auto" w:sz="2" w:space="0"/>
              <w:right w:val="single" w:color="auto" w:sz="2" w:space="0"/>
            </w:tcBorders>
            <w:vAlign w:val="center"/>
          </w:tcPr>
          <w:p w14:paraId="49BCA8F1">
            <w:pPr>
              <w:adjustRightInd w:val="0"/>
              <w:snapToGrid w:val="0"/>
              <w:spacing w:line="300" w:lineRule="exact"/>
              <w:jc w:val="center"/>
              <w:rPr>
                <w:rFonts w:eastAsia="宋体"/>
                <w:szCs w:val="21"/>
              </w:rPr>
            </w:pPr>
          </w:p>
        </w:tc>
        <w:tc>
          <w:tcPr>
            <w:tcW w:w="1979" w:type="dxa"/>
            <w:tcBorders>
              <w:top w:val="single" w:color="auto" w:sz="2" w:space="0"/>
              <w:left w:val="single" w:color="auto" w:sz="2" w:space="0"/>
              <w:right w:val="single" w:color="auto" w:sz="2" w:space="0"/>
            </w:tcBorders>
            <w:vAlign w:val="center"/>
          </w:tcPr>
          <w:p w14:paraId="2ACB9AED">
            <w:pPr>
              <w:adjustRightInd w:val="0"/>
              <w:snapToGrid w:val="0"/>
              <w:spacing w:line="300" w:lineRule="exact"/>
              <w:jc w:val="center"/>
              <w:rPr>
                <w:rFonts w:eastAsia="宋体"/>
                <w:szCs w:val="21"/>
              </w:rPr>
            </w:pPr>
            <w:r>
              <w:rPr>
                <w:rFonts w:eastAsia="宋体"/>
                <w:szCs w:val="21"/>
              </w:rPr>
              <w:t>法定代表人</w:t>
            </w:r>
          </w:p>
          <w:p w14:paraId="49C52D94">
            <w:pPr>
              <w:adjustRightInd w:val="0"/>
              <w:snapToGrid w:val="0"/>
              <w:spacing w:line="300" w:lineRule="exact"/>
              <w:jc w:val="center"/>
              <w:rPr>
                <w:rFonts w:eastAsia="宋体"/>
                <w:szCs w:val="21"/>
              </w:rPr>
            </w:pPr>
            <w:r>
              <w:rPr>
                <w:rFonts w:hint="eastAsia" w:eastAsia="宋体"/>
                <w:szCs w:val="21"/>
              </w:rPr>
              <w:t>或其</w:t>
            </w:r>
            <w:r>
              <w:rPr>
                <w:rFonts w:eastAsia="宋体"/>
                <w:szCs w:val="21"/>
              </w:rPr>
              <w:t>委托代理人</w:t>
            </w:r>
            <w:r>
              <w:rPr>
                <w:rFonts w:hint="eastAsia" w:eastAsia="宋体"/>
                <w:szCs w:val="21"/>
              </w:rPr>
              <w:t>（签章）</w:t>
            </w:r>
          </w:p>
        </w:tc>
        <w:tc>
          <w:tcPr>
            <w:tcW w:w="2116" w:type="dxa"/>
            <w:tcBorders>
              <w:top w:val="single" w:color="auto" w:sz="2" w:space="0"/>
              <w:left w:val="single" w:color="auto" w:sz="2" w:space="0"/>
              <w:bottom w:val="single" w:color="auto" w:sz="2" w:space="0"/>
            </w:tcBorders>
            <w:vAlign w:val="center"/>
          </w:tcPr>
          <w:p w14:paraId="1CD0FFA9">
            <w:pPr>
              <w:adjustRightInd w:val="0"/>
              <w:snapToGrid w:val="0"/>
              <w:spacing w:line="300" w:lineRule="exact"/>
              <w:jc w:val="center"/>
              <w:rPr>
                <w:rFonts w:eastAsia="宋体"/>
                <w:szCs w:val="21"/>
              </w:rPr>
            </w:pPr>
          </w:p>
        </w:tc>
      </w:tr>
      <w:tr w14:paraId="3F38EDD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7BDB9AE5">
            <w:pPr>
              <w:adjustRightInd w:val="0"/>
              <w:snapToGrid w:val="0"/>
              <w:spacing w:line="300" w:lineRule="exact"/>
              <w:jc w:val="center"/>
              <w:rPr>
                <w:rFonts w:eastAsia="宋体"/>
                <w:szCs w:val="21"/>
              </w:rPr>
            </w:pPr>
          </w:p>
        </w:tc>
        <w:tc>
          <w:tcPr>
            <w:tcW w:w="2412" w:type="dxa"/>
            <w:vMerge w:val="continue"/>
            <w:tcBorders>
              <w:left w:val="single" w:color="auto" w:sz="2" w:space="0"/>
              <w:bottom w:val="single" w:color="auto" w:sz="2" w:space="0"/>
              <w:right w:val="single" w:color="auto" w:sz="2" w:space="0"/>
            </w:tcBorders>
            <w:vAlign w:val="center"/>
          </w:tcPr>
          <w:p w14:paraId="37AA8D7B">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0BE156AC">
            <w:pPr>
              <w:adjustRightInd w:val="0"/>
              <w:snapToGrid w:val="0"/>
              <w:spacing w:line="300" w:lineRule="exact"/>
              <w:jc w:val="center"/>
              <w:rPr>
                <w:rFonts w:hint="eastAsia" w:eastAsia="宋体"/>
                <w:szCs w:val="21"/>
                <w:lang w:eastAsia="zh-CN"/>
              </w:rPr>
            </w:pPr>
            <w:r>
              <w:rPr>
                <w:rFonts w:hint="eastAsia" w:eastAsia="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2E1B6EAF">
            <w:pPr>
              <w:adjustRightInd w:val="0"/>
              <w:snapToGrid w:val="0"/>
              <w:spacing w:line="300" w:lineRule="exact"/>
              <w:jc w:val="center"/>
              <w:rPr>
                <w:rFonts w:eastAsia="宋体"/>
                <w:spacing w:val="20"/>
                <w:szCs w:val="21"/>
              </w:rPr>
            </w:pPr>
          </w:p>
        </w:tc>
      </w:tr>
      <w:tr w14:paraId="33C0B39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BD5BD83">
            <w:pPr>
              <w:adjustRightInd w:val="0"/>
              <w:snapToGrid w:val="0"/>
              <w:spacing w:line="300" w:lineRule="exact"/>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5860CD45">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74DE7CF">
            <w:pPr>
              <w:adjustRightInd w:val="0"/>
              <w:snapToGrid w:val="0"/>
              <w:spacing w:line="300" w:lineRule="exact"/>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116" w:type="dxa"/>
            <w:tcBorders>
              <w:top w:val="single" w:color="auto" w:sz="2" w:space="0"/>
              <w:left w:val="single" w:color="auto" w:sz="2" w:space="0"/>
              <w:bottom w:val="single" w:color="auto" w:sz="2" w:space="0"/>
            </w:tcBorders>
            <w:vAlign w:val="center"/>
          </w:tcPr>
          <w:p w14:paraId="365E503C">
            <w:pPr>
              <w:adjustRightInd w:val="0"/>
              <w:snapToGrid w:val="0"/>
              <w:spacing w:line="300" w:lineRule="exact"/>
              <w:jc w:val="center"/>
              <w:rPr>
                <w:rFonts w:eastAsia="宋体"/>
                <w:spacing w:val="20"/>
                <w:szCs w:val="21"/>
              </w:rPr>
            </w:pPr>
          </w:p>
        </w:tc>
      </w:tr>
      <w:tr w14:paraId="59FE77B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DD38E18">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02804DB7">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4857C03D">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color="auto" w:sz="2" w:space="0"/>
              <w:left w:val="single" w:color="auto" w:sz="2" w:space="0"/>
              <w:bottom w:val="single" w:color="auto" w:sz="2" w:space="0"/>
            </w:tcBorders>
            <w:vAlign w:val="center"/>
          </w:tcPr>
          <w:p w14:paraId="2A7B6160">
            <w:pPr>
              <w:adjustRightInd w:val="0"/>
              <w:snapToGrid w:val="0"/>
              <w:spacing w:line="300" w:lineRule="exact"/>
              <w:jc w:val="center"/>
              <w:rPr>
                <w:rFonts w:eastAsia="宋体"/>
                <w:spacing w:val="20"/>
                <w:szCs w:val="21"/>
              </w:rPr>
            </w:pPr>
          </w:p>
        </w:tc>
      </w:tr>
      <w:tr w14:paraId="6E57D77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F91E141">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175566FC">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707AEBB">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color="auto" w:sz="2" w:space="0"/>
              <w:left w:val="single" w:color="auto" w:sz="2" w:space="0"/>
              <w:bottom w:val="single" w:color="auto" w:sz="2" w:space="0"/>
            </w:tcBorders>
            <w:vAlign w:val="center"/>
          </w:tcPr>
          <w:p w14:paraId="64D9C236">
            <w:pPr>
              <w:adjustRightInd w:val="0"/>
              <w:snapToGrid w:val="0"/>
              <w:spacing w:line="300" w:lineRule="exact"/>
              <w:jc w:val="center"/>
              <w:rPr>
                <w:rFonts w:eastAsia="宋体"/>
                <w:spacing w:val="20"/>
                <w:szCs w:val="21"/>
              </w:rPr>
            </w:pPr>
          </w:p>
        </w:tc>
      </w:tr>
      <w:tr w14:paraId="1DBF6A0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F0D2A87">
            <w:pPr>
              <w:adjustRightInd w:val="0"/>
              <w:snapToGrid w:val="0"/>
              <w:spacing w:line="300" w:lineRule="exact"/>
              <w:jc w:val="center"/>
              <w:rPr>
                <w:rFonts w:hint="eastAsia" w:eastAsia="宋体"/>
                <w:szCs w:val="21"/>
                <w:lang w:eastAsia="zh-CN"/>
              </w:rPr>
            </w:pPr>
            <w:r>
              <w:rPr>
                <w:rFonts w:hint="eastAsia" w:eastAsia="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10AFBA62">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968D942">
            <w:pPr>
              <w:adjustRightInd w:val="0"/>
              <w:snapToGrid w:val="0"/>
              <w:spacing w:line="300" w:lineRule="exact"/>
              <w:jc w:val="center"/>
              <w:rPr>
                <w:rFonts w:eastAsia="宋体"/>
                <w:szCs w:val="21"/>
              </w:rPr>
            </w:pPr>
            <w:r>
              <w:rPr>
                <w:rFonts w:hint="eastAsia" w:eastAsia="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23FB7BCE">
            <w:pPr>
              <w:adjustRightInd w:val="0"/>
              <w:snapToGrid w:val="0"/>
              <w:spacing w:line="300" w:lineRule="exact"/>
              <w:jc w:val="center"/>
              <w:rPr>
                <w:rFonts w:eastAsia="宋体"/>
                <w:spacing w:val="20"/>
                <w:szCs w:val="21"/>
              </w:rPr>
            </w:pPr>
          </w:p>
        </w:tc>
      </w:tr>
      <w:tr w14:paraId="69BD27B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311923F">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07A5224E">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6CF738F">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color="auto" w:sz="2" w:space="0"/>
              <w:left w:val="single" w:color="auto" w:sz="2" w:space="0"/>
              <w:bottom w:val="single" w:color="auto" w:sz="2" w:space="0"/>
            </w:tcBorders>
            <w:vAlign w:val="center"/>
          </w:tcPr>
          <w:p w14:paraId="4E94B0F9">
            <w:pPr>
              <w:adjustRightInd w:val="0"/>
              <w:snapToGrid w:val="0"/>
              <w:spacing w:line="300" w:lineRule="exact"/>
              <w:jc w:val="center"/>
              <w:rPr>
                <w:rFonts w:eastAsia="宋体"/>
                <w:spacing w:val="20"/>
                <w:szCs w:val="21"/>
              </w:rPr>
            </w:pPr>
          </w:p>
        </w:tc>
      </w:tr>
      <w:tr w14:paraId="71CC5DD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AA1FEF4">
            <w:pPr>
              <w:adjustRightInd w:val="0"/>
              <w:snapToGrid w:val="0"/>
              <w:spacing w:line="300" w:lineRule="exact"/>
              <w:jc w:val="center"/>
              <w:rPr>
                <w:rFonts w:eastAsia="宋体"/>
                <w:szCs w:val="21"/>
              </w:rPr>
            </w:pPr>
            <w:r>
              <w:rPr>
                <w:rFonts w:hint="eastAsia" w:eastAsia="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2682668D">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8D1BAFB">
            <w:pPr>
              <w:adjustRightInd w:val="0"/>
              <w:snapToGrid w:val="0"/>
              <w:spacing w:line="300" w:lineRule="exact"/>
              <w:jc w:val="center"/>
              <w:rPr>
                <w:rFonts w:eastAsia="宋体"/>
                <w:szCs w:val="21"/>
              </w:rPr>
            </w:pPr>
            <w:r>
              <w:rPr>
                <w:rFonts w:hint="eastAsia" w:eastAsia="宋体"/>
                <w:szCs w:val="21"/>
              </w:rPr>
              <w:t>电子邮箱</w:t>
            </w:r>
          </w:p>
        </w:tc>
        <w:tc>
          <w:tcPr>
            <w:tcW w:w="2116" w:type="dxa"/>
            <w:tcBorders>
              <w:top w:val="single" w:color="auto" w:sz="2" w:space="0"/>
              <w:left w:val="single" w:color="auto" w:sz="2" w:space="0"/>
              <w:bottom w:val="single" w:color="auto" w:sz="2" w:space="0"/>
            </w:tcBorders>
            <w:vAlign w:val="center"/>
          </w:tcPr>
          <w:p w14:paraId="41E70EB8">
            <w:pPr>
              <w:adjustRightInd w:val="0"/>
              <w:snapToGrid w:val="0"/>
              <w:spacing w:line="300" w:lineRule="exact"/>
              <w:jc w:val="center"/>
              <w:rPr>
                <w:rFonts w:eastAsia="宋体"/>
                <w:spacing w:val="20"/>
                <w:szCs w:val="21"/>
              </w:rPr>
            </w:pPr>
          </w:p>
        </w:tc>
      </w:tr>
      <w:tr w14:paraId="5FF0B86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C04CCC5">
            <w:pPr>
              <w:adjustRightInd w:val="0"/>
              <w:snapToGrid w:val="0"/>
              <w:spacing w:line="300" w:lineRule="exact"/>
              <w:jc w:val="center"/>
              <w:rPr>
                <w:rFonts w:eastAsia="宋体"/>
                <w:szCs w:val="21"/>
              </w:rPr>
            </w:pPr>
            <w:r>
              <w:rPr>
                <w:rFonts w:hint="eastAsia" w:eastAsia="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210E0F8E">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6EC5AC1">
            <w:pPr>
              <w:adjustRightInd w:val="0"/>
              <w:snapToGrid w:val="0"/>
              <w:spacing w:line="300" w:lineRule="exact"/>
              <w:jc w:val="center"/>
              <w:rPr>
                <w:rFonts w:eastAsia="宋体"/>
                <w:szCs w:val="21"/>
              </w:rPr>
            </w:pPr>
            <w:r>
              <w:rPr>
                <w:rFonts w:hint="eastAsia" w:eastAsia="宋体"/>
                <w:szCs w:val="21"/>
              </w:rPr>
              <w:t>统一社会信用代码</w:t>
            </w:r>
          </w:p>
        </w:tc>
        <w:tc>
          <w:tcPr>
            <w:tcW w:w="2116" w:type="dxa"/>
            <w:tcBorders>
              <w:top w:val="single" w:color="auto" w:sz="2" w:space="0"/>
              <w:left w:val="single" w:color="auto" w:sz="2" w:space="0"/>
              <w:bottom w:val="single" w:color="auto" w:sz="2" w:space="0"/>
            </w:tcBorders>
            <w:vAlign w:val="center"/>
          </w:tcPr>
          <w:p w14:paraId="2315FC34">
            <w:pPr>
              <w:adjustRightInd w:val="0"/>
              <w:snapToGrid w:val="0"/>
              <w:spacing w:line="300" w:lineRule="exact"/>
              <w:jc w:val="center"/>
              <w:rPr>
                <w:rFonts w:eastAsia="宋体"/>
                <w:spacing w:val="20"/>
                <w:szCs w:val="21"/>
              </w:rPr>
            </w:pPr>
          </w:p>
        </w:tc>
      </w:tr>
      <w:tr w14:paraId="7676340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A5BB2BD">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33C6869E">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7C195F9">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color="auto" w:sz="2" w:space="0"/>
              <w:left w:val="single" w:color="auto" w:sz="2" w:space="0"/>
              <w:bottom w:val="single" w:color="auto" w:sz="2" w:space="0"/>
            </w:tcBorders>
            <w:vAlign w:val="center"/>
          </w:tcPr>
          <w:p w14:paraId="59C4193F">
            <w:pPr>
              <w:adjustRightInd w:val="0"/>
              <w:snapToGrid w:val="0"/>
              <w:spacing w:line="300" w:lineRule="exact"/>
              <w:jc w:val="center"/>
              <w:rPr>
                <w:rFonts w:eastAsia="宋体"/>
                <w:spacing w:val="20"/>
                <w:szCs w:val="21"/>
              </w:rPr>
            </w:pPr>
          </w:p>
        </w:tc>
      </w:tr>
      <w:tr w14:paraId="11B8D43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F1081AB">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52B2EB77">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AD65147">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color="auto" w:sz="2" w:space="0"/>
              <w:left w:val="single" w:color="auto" w:sz="2" w:space="0"/>
              <w:bottom w:val="single" w:color="auto" w:sz="2" w:space="0"/>
            </w:tcBorders>
            <w:vAlign w:val="center"/>
          </w:tcPr>
          <w:p w14:paraId="4D0080C9">
            <w:pPr>
              <w:adjustRightInd w:val="0"/>
              <w:snapToGrid w:val="0"/>
              <w:spacing w:line="300" w:lineRule="exact"/>
              <w:jc w:val="center"/>
              <w:rPr>
                <w:rFonts w:eastAsia="宋体"/>
                <w:spacing w:val="20"/>
                <w:szCs w:val="21"/>
              </w:rPr>
            </w:pPr>
          </w:p>
        </w:tc>
      </w:tr>
      <w:tr w14:paraId="5B0C584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BD57BCA">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4F4E50F5">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4720AA0E">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color="auto" w:sz="2" w:space="0"/>
              <w:left w:val="single" w:color="auto" w:sz="2" w:space="0"/>
              <w:bottom w:val="single" w:color="auto" w:sz="2" w:space="0"/>
            </w:tcBorders>
            <w:vAlign w:val="center"/>
          </w:tcPr>
          <w:p w14:paraId="5CF1EFD5">
            <w:pPr>
              <w:adjustRightInd w:val="0"/>
              <w:snapToGrid w:val="0"/>
              <w:spacing w:line="300" w:lineRule="exact"/>
              <w:jc w:val="center"/>
              <w:rPr>
                <w:rFonts w:eastAsia="宋体"/>
                <w:spacing w:val="20"/>
                <w:szCs w:val="21"/>
              </w:rPr>
            </w:pPr>
          </w:p>
        </w:tc>
      </w:tr>
      <w:tr w14:paraId="13AB833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2F577BA3">
            <w:pPr>
              <w:widowControl w:val="0"/>
              <w:adjustRightInd w:val="0"/>
              <w:snapToGrid w:val="0"/>
              <w:spacing w:before="120" w:beforeLines="50" w:after="0" w:line="360" w:lineRule="auto"/>
              <w:ind w:left="0" w:leftChars="0"/>
              <w:jc w:val="left"/>
              <w:rPr>
                <w:rFonts w:ascii="Times New Roman" w:hAnsi="Times New Roman" w:eastAsia="宋体" w:cs="Times New Roman"/>
                <w:spacing w:val="20"/>
                <w:kern w:val="2"/>
                <w:sz w:val="21"/>
                <w:szCs w:val="21"/>
                <w:lang w:val="en-US" w:eastAsia="zh-CN" w:bidi="ar-SA"/>
              </w:rPr>
            </w:pPr>
            <w:r>
              <w:rPr>
                <w:rFonts w:hint="eastAsia" w:ascii="宋体" w:hAnsi="宋体" w:eastAsia="宋体" w:cs="Times New Roman"/>
                <w:kern w:val="2"/>
                <w:sz w:val="21"/>
                <w:szCs w:val="21"/>
                <w:lang w:val="en-US" w:eastAsia="zh-CN" w:bidi="ar-SA"/>
              </w:rPr>
              <w:t>注：涉及联合体或其他合同主体的信息应按上表格式加列。</w:t>
            </w:r>
          </w:p>
        </w:tc>
      </w:tr>
    </w:tbl>
    <w:p w14:paraId="7EEB1937">
      <w:pPr>
        <w:keepNext/>
        <w:keepLines/>
        <w:widowControl w:val="0"/>
        <w:adjustRightInd w:val="0"/>
        <w:snapToGrid w:val="0"/>
        <w:spacing w:before="120" w:beforeLines="50" w:line="360" w:lineRule="auto"/>
        <w:jc w:val="center"/>
        <w:outlineLvl w:val="1"/>
        <w:rPr>
          <w:rFonts w:ascii="黑体" w:hAnsi="黑体" w:eastAsia="黑体" w:cs="Times New Roman"/>
          <w:b/>
          <w:bCs/>
          <w:kern w:val="2"/>
          <w:sz w:val="28"/>
          <w:szCs w:val="28"/>
          <w:lang w:val="en-US" w:eastAsia="zh-CN" w:bidi="ar-SA"/>
        </w:rPr>
      </w:pPr>
      <w:r>
        <w:br w:type="page"/>
      </w:r>
      <w:bookmarkStart w:id="232" w:name="_Toc27624"/>
      <w:r>
        <w:rPr>
          <w:rFonts w:hint="eastAsia" w:ascii="黑体" w:hAnsi="黑体" w:eastAsia="黑体" w:cs="Times New Roman"/>
          <w:b w:val="0"/>
          <w:bCs w:val="0"/>
          <w:kern w:val="2"/>
          <w:sz w:val="28"/>
          <w:szCs w:val="28"/>
          <w:lang w:val="en-US" w:eastAsia="zh-CN" w:bidi="ar-SA"/>
        </w:rPr>
        <w:t>第二节 政府采购合同通用条款</w:t>
      </w:r>
      <w:bookmarkEnd w:id="232"/>
    </w:p>
    <w:p w14:paraId="283F266A">
      <w:pPr>
        <w:tabs>
          <w:tab w:val="left" w:pos="8820"/>
          <w:tab w:val="left" w:pos="9345"/>
          <w:tab w:val="left" w:pos="9765"/>
        </w:tabs>
        <w:adjustRightInd w:val="0"/>
        <w:snapToGrid w:val="0"/>
        <w:spacing w:before="0" w:line="400" w:lineRule="exact"/>
        <w:jc w:val="left"/>
        <w:rPr>
          <w:rFonts w:ascii="宋体" w:hAnsi="宋体" w:eastAsia="宋体"/>
          <w:b/>
          <w:bCs/>
          <w:sz w:val="24"/>
        </w:rPr>
      </w:pPr>
      <w:r>
        <w:rPr>
          <w:rFonts w:hint="eastAsia" w:ascii="宋体" w:hAnsi="宋体" w:eastAsia="宋体"/>
          <w:b/>
          <w:sz w:val="24"/>
        </w:rPr>
        <w:t>1.</w:t>
      </w:r>
      <w:r>
        <w:rPr>
          <w:rFonts w:hint="eastAsia" w:ascii="宋体" w:hAnsi="宋体" w:eastAsia="宋体"/>
          <w:b/>
          <w:sz w:val="24"/>
          <w:lang w:val="en-US" w:eastAsia="zh-CN"/>
        </w:rPr>
        <w:t xml:space="preserve"> </w:t>
      </w:r>
      <w:r>
        <w:rPr>
          <w:rFonts w:hint="eastAsia" w:ascii="宋体" w:hAnsi="宋体" w:eastAsia="宋体"/>
          <w:b/>
          <w:bCs/>
          <w:sz w:val="24"/>
        </w:rPr>
        <w:t>定义</w:t>
      </w:r>
    </w:p>
    <w:p w14:paraId="65CB0D4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14:paraId="17085F8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（1）采购人（以下称甲方）是指使用财政性资金，通过政府采购方式向供应商购买货物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14:paraId="648D93A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方）是指参加政府采购活动并且中标（成交），向采购人提供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14:paraId="18CA2CE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olor w:val="auto"/>
          <w:szCs w:val="21"/>
          <w:highlight w:val="none"/>
        </w:rPr>
        <w:t>。</w:t>
      </w:r>
    </w:p>
    <w:p w14:paraId="66FEB337">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14:paraId="3BAFF58F">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olor w:val="auto"/>
          <w:szCs w:val="21"/>
          <w:lang w:eastAsia="zh-CN"/>
        </w:rPr>
        <w:t>政府采购</w:t>
      </w:r>
      <w:r>
        <w:rPr>
          <w:rFonts w:hint="eastAsia" w:ascii="宋体" w:hAnsi="宋体" w:eastAsia="宋体"/>
          <w:color w:val="auto"/>
          <w:szCs w:val="21"/>
        </w:rPr>
        <w:t>合同协议书及其变更、补充</w:t>
      </w:r>
      <w:r>
        <w:rPr>
          <w:rFonts w:hint="eastAsia" w:ascii="宋体" w:hAnsi="宋体" w:eastAsia="宋体"/>
          <w:color w:val="auto"/>
          <w:szCs w:val="21"/>
          <w:lang w:eastAsia="zh-CN"/>
        </w:rPr>
        <w:t>协议，</w:t>
      </w:r>
      <w:r>
        <w:rPr>
          <w:rFonts w:hint="eastAsia" w:ascii="宋体" w:hAnsi="宋体" w:eastAsia="宋体"/>
          <w:szCs w:val="21"/>
        </w:rPr>
        <w:t>政府采购合同专用条款</w:t>
      </w:r>
      <w:r>
        <w:rPr>
          <w:rFonts w:hint="eastAsia" w:ascii="宋体" w:hAnsi="宋体" w:eastAsia="宋体"/>
          <w:szCs w:val="21"/>
          <w:lang w:eastAsia="zh-CN"/>
        </w:rPr>
        <w:t>，</w:t>
      </w:r>
      <w:r>
        <w:rPr>
          <w:rFonts w:hint="eastAsia" w:ascii="宋体" w:hAnsi="宋体" w:eastAsia="宋体"/>
          <w:szCs w:val="21"/>
        </w:rPr>
        <w:t>政府采购合同通用条款</w:t>
      </w:r>
      <w:r>
        <w:rPr>
          <w:rFonts w:hint="eastAsia" w:ascii="宋体" w:hAnsi="宋体" w:eastAsia="宋体"/>
          <w:szCs w:val="21"/>
          <w:lang w:eastAsia="zh-CN"/>
        </w:rPr>
        <w:t>，</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r>
        <w:rPr>
          <w:rFonts w:hint="eastAsia" w:ascii="宋体" w:hAnsi="宋体" w:eastAsia="宋体"/>
          <w:color w:val="auto"/>
          <w:szCs w:val="21"/>
          <w:lang w:eastAsia="zh-CN"/>
        </w:rPr>
        <w:t>，</w:t>
      </w:r>
      <w:r>
        <w:rPr>
          <w:rFonts w:hint="eastAsia" w:ascii="宋体" w:hAnsi="宋体" w:eastAsia="宋体"/>
          <w:szCs w:val="21"/>
        </w:rPr>
        <w:t>投标（响应）文件</w:t>
      </w:r>
      <w:r>
        <w:rPr>
          <w:rFonts w:hint="eastAsia" w:ascii="宋体" w:hAnsi="宋体" w:eastAsia="宋体"/>
          <w:szCs w:val="21"/>
          <w:lang w:eastAsia="zh-CN"/>
        </w:rPr>
        <w:t>，</w:t>
      </w:r>
      <w:r>
        <w:rPr>
          <w:rFonts w:hint="eastAsia" w:ascii="宋体" w:hAnsi="宋体" w:eastAsia="宋体"/>
          <w:szCs w:val="21"/>
        </w:rPr>
        <w:t>采购文件</w:t>
      </w:r>
      <w:r>
        <w:rPr>
          <w:rFonts w:hint="eastAsia" w:ascii="宋体" w:hAnsi="宋体" w:eastAsia="宋体"/>
          <w:szCs w:val="21"/>
          <w:lang w:eastAsia="zh-CN"/>
        </w:rPr>
        <w:t>，</w:t>
      </w:r>
      <w:r>
        <w:rPr>
          <w:rFonts w:hint="eastAsia" w:ascii="宋体" w:hAnsi="宋体" w:eastAsia="宋体"/>
          <w:szCs w:val="21"/>
        </w:rPr>
        <w:t>有关技术文件</w:t>
      </w:r>
      <w:r>
        <w:rPr>
          <w:rFonts w:hint="eastAsia" w:ascii="宋体" w:hAnsi="宋体" w:eastAsia="宋体"/>
          <w:szCs w:val="21"/>
          <w:lang w:eastAsia="zh-CN"/>
        </w:rPr>
        <w:t>和</w:t>
      </w:r>
      <w:r>
        <w:rPr>
          <w:rFonts w:hint="eastAsia" w:ascii="宋体" w:hAnsi="宋体" w:eastAsia="宋体"/>
          <w:szCs w:val="21"/>
        </w:rPr>
        <w:t>图纸</w:t>
      </w:r>
      <w:r>
        <w:rPr>
          <w:rFonts w:hint="eastAsia" w:ascii="宋体" w:hAnsi="宋体" w:eastAsia="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14:paraId="1D89678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14:paraId="2A39C717">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14:paraId="6CBA9BDF">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rPr>
        <w:t>其他</w:t>
      </w:r>
      <w:r>
        <w:rPr>
          <w:rFonts w:hint="eastAsia" w:ascii="宋体" w:hAnsi="宋体" w:eastAsia="宋体"/>
          <w:color w:val="000000"/>
          <w:szCs w:val="21"/>
          <w:highlight w:val="none"/>
        </w:rPr>
        <w:t>义务。</w:t>
      </w:r>
    </w:p>
    <w:p w14:paraId="21737391">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14:paraId="7A5828FF">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rPr>
        <w:t>“联合体”系指</w:t>
      </w:r>
      <w:r>
        <w:rPr>
          <w:rFonts w:hint="eastAsia" w:ascii="宋体" w:hAnsi="宋体" w:eastAsia="宋体"/>
          <w:szCs w:val="21"/>
          <w:lang w:eastAsia="zh-CN"/>
        </w:rPr>
        <w:t>由</w:t>
      </w:r>
      <w:r>
        <w:rPr>
          <w:rFonts w:hint="eastAsia" w:ascii="宋体" w:hAnsi="宋体" w:eastAsia="宋体"/>
          <w:szCs w:val="21"/>
        </w:rPr>
        <w:t>两个以上的自然人、法人或者</w:t>
      </w:r>
      <w:r>
        <w:rPr>
          <w:rFonts w:hint="eastAsia" w:ascii="宋体" w:hAnsi="宋体" w:eastAsia="宋体"/>
          <w:szCs w:val="21"/>
          <w:lang w:val="en-US" w:eastAsia="zh-CN"/>
        </w:rPr>
        <w:t>非法人</w:t>
      </w:r>
      <w:r>
        <w:rPr>
          <w:rFonts w:hint="eastAsia" w:ascii="宋体" w:hAnsi="宋体" w:eastAsia="宋体"/>
          <w:szCs w:val="21"/>
        </w:rPr>
        <w:t>组织组成，</w:t>
      </w:r>
      <w:r>
        <w:rPr>
          <w:rFonts w:hint="eastAsia" w:ascii="宋体" w:hAnsi="宋体" w:eastAsia="宋体"/>
          <w:szCs w:val="21"/>
          <w:lang w:eastAsia="zh-CN"/>
        </w:rPr>
        <w:t>以一个供应商的身份共同参加政府采购的主体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0EA610C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5FD743DA">
      <w:pPr>
        <w:numPr>
          <w:ilvl w:val="0"/>
          <w:numId w:val="15"/>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14:paraId="6F674C09">
      <w:pPr>
        <w:autoSpaceDE w:val="0"/>
        <w:autoSpaceDN w:val="0"/>
        <w:adjustRightInd w:val="0"/>
        <w:snapToGrid w:val="0"/>
        <w:spacing w:before="0" w:line="400" w:lineRule="exact"/>
        <w:ind w:firstLine="420" w:firstLineChars="200"/>
        <w:jc w:val="left"/>
        <w:rPr>
          <w:rFonts w:ascii="宋体" w:hAnsi="宋体" w:eastAsia="宋体"/>
          <w:b/>
          <w:bCs/>
          <w:i/>
          <w:iCs/>
          <w:color w:val="000000"/>
          <w:szCs w:val="21"/>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rPr>
        <w:t>其他</w:t>
      </w:r>
      <w:r>
        <w:rPr>
          <w:rFonts w:hint="eastAsia" w:ascii="宋体" w:hAnsi="宋体" w:eastAsia="宋体"/>
          <w:color w:val="000000"/>
          <w:szCs w:val="21"/>
          <w:highlight w:val="none"/>
        </w:rPr>
        <w:t>任何费用。</w:t>
      </w:r>
    </w:p>
    <w:p w14:paraId="3B88D254">
      <w:pPr>
        <w:adjustRightInd w:val="0"/>
        <w:snapToGrid w:val="0"/>
        <w:spacing w:before="0" w:line="400" w:lineRule="exact"/>
        <w:jc w:val="left"/>
        <w:rPr>
          <w:rFonts w:ascii="宋体" w:hAnsi="宋体" w:eastAsia="宋体"/>
          <w:b/>
          <w:color w:val="000000"/>
          <w:sz w:val="24"/>
          <w:highlight w:val="none"/>
        </w:rPr>
      </w:pP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14:paraId="0ADD1CA6">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033B8594">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14:paraId="56898CC6">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14:paraId="05039BB8">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14:paraId="2D7FDFA8">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14:paraId="226634F9">
      <w:pPr>
        <w:snapToGrid w:val="0"/>
        <w:spacing w:line="400" w:lineRule="exact"/>
        <w:ind w:firstLine="420" w:firstLineChars="200"/>
        <w:rPr>
          <w:rFonts w:hint="eastAsia" w:eastAsia="华文楷体"/>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14:paraId="7936A870">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14:paraId="474C6969">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p>
    <w:p w14:paraId="6A0A7E0A">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14:paraId="1FF4C168">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14:paraId="327BA614">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14:paraId="2C0C3DD2">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3773161D">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64AFCB7B">
      <w:pPr>
        <w:numPr>
          <w:ilvl w:val="0"/>
          <w:numId w:val="16"/>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14:paraId="1C41953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rPr>
        <w:t>约定顺序履行合同义务；如果没有先后顺序的，应当同时履行。</w:t>
      </w:r>
    </w:p>
    <w:p w14:paraId="5F2FB661">
      <w:pPr>
        <w:autoSpaceDE w:val="0"/>
        <w:autoSpaceDN w:val="0"/>
        <w:adjustRightInd w:val="0"/>
        <w:snapToGrid w:val="0"/>
        <w:spacing w:before="0" w:line="400" w:lineRule="exact"/>
        <w:ind w:firstLine="420" w:firstLineChars="200"/>
        <w:jc w:val="left"/>
        <w:rPr>
          <w:rFonts w:eastAsia="宋体"/>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6911E2BB">
      <w:pPr>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14:paraId="542AC060">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【政府采购合同专用条款】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14:paraId="1CCDF214">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14:paraId="47254459">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14:paraId="4450EBB5">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14:paraId="7FCA9AEC">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0C3C5A97">
      <w:pPr>
        <w:autoSpaceDE w:val="0"/>
        <w:autoSpaceDN w:val="0"/>
        <w:adjustRightInd w:val="0"/>
        <w:spacing w:line="400" w:lineRule="exact"/>
        <w:ind w:firstLine="420" w:firstLineChars="200"/>
        <w:rPr>
          <w:rFonts w:hint="default" w:ascii="华文楷体" w:hAnsi="华文楷体" w:eastAsia="华文楷体" w:cs="华文楷体"/>
          <w:sz w:val="21"/>
          <w:szCs w:val="21"/>
          <w:lang w:val="en-US" w:eastAsia="zh-CN" w:bidi="ar-SA"/>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62989209">
      <w:pPr>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14:paraId="673F420C">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14:paraId="2323AB93">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14:paraId="7004A70D">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14:paraId="3BA1E75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14:paraId="725F60D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14:paraId="0D265AF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14:paraId="4D6642D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14:paraId="5AF1AF8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14:paraId="385ADAD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规定的响应时间内以合理的速度免费维修或更换有缺陷的货物或部件。</w:t>
      </w:r>
    </w:p>
    <w:p w14:paraId="4850E7F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14:paraId="38B18EDF">
      <w:pPr>
        <w:adjustRightInd w:val="0"/>
        <w:snapToGrid w:val="0"/>
        <w:spacing w:before="0" w:line="400" w:lineRule="exact"/>
        <w:ind w:firstLine="420" w:firstLineChars="200"/>
        <w:jc w:val="left"/>
        <w:rPr>
          <w:rFonts w:eastAsia="宋体"/>
          <w:color w:val="auto"/>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p>
    <w:p w14:paraId="4F050A34">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14:paraId="70AECEF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14:paraId="031259B0">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rPr>
        <w:t>乙方保证在交付的货物上不存在抵押权等担保物权。</w:t>
      </w:r>
    </w:p>
    <w:p w14:paraId="6F89A4C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p>
    <w:p w14:paraId="1711E3B2">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14:paraId="3834C38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233"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233"/>
      <w:r>
        <w:rPr>
          <w:rFonts w:hint="eastAsia" w:ascii="宋体" w:hAnsi="宋体" w:eastAsia="宋体"/>
          <w:color w:val="auto"/>
          <w:szCs w:val="21"/>
          <w:highlight w:val="none"/>
        </w:rPr>
        <w:t>。</w:t>
      </w:r>
    </w:p>
    <w:p w14:paraId="5EF7BB14">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14:paraId="700CB5D0">
      <w:pPr>
        <w:autoSpaceDE w:val="0"/>
        <w:autoSpaceDN w:val="0"/>
        <w:adjustRightInd w:val="0"/>
        <w:snapToGrid w:val="0"/>
        <w:spacing w:before="0" w:line="400" w:lineRule="exact"/>
        <w:ind w:firstLine="420" w:firstLineChars="20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48FD3852">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14:paraId="519002CD">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14:paraId="3DA01AD1">
      <w:pPr>
        <w:keepNext/>
        <w:keepLines/>
        <w:widowControl w:val="0"/>
        <w:spacing w:line="400" w:lineRule="exact"/>
        <w:ind w:firstLine="420" w:firstLineChars="200"/>
        <w:jc w:val="both"/>
        <w:outlineLvl w:val="9"/>
        <w:rPr>
          <w:rFonts w:hint="eastAsia" w:ascii="Arial" w:hAnsi="Arial" w:eastAsia="宋体" w:cs="Times New Roman"/>
          <w:b/>
          <w:bCs/>
          <w:color w:val="auto"/>
          <w:kern w:val="2"/>
          <w:sz w:val="24"/>
          <w:szCs w:val="32"/>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政府采购合同专用条款</w:t>
      </w:r>
      <w:r>
        <w:rPr>
          <w:rFonts w:hint="eastAsia" w:ascii="宋体" w:hAnsi="宋体" w:eastAsia="宋体" w:cs="Times New Roman"/>
          <w:b w:val="0"/>
          <w:bCs w:val="0"/>
          <w:color w:val="auto"/>
          <w:kern w:val="2"/>
          <w:sz w:val="21"/>
          <w:szCs w:val="21"/>
          <w:highlight w:val="none"/>
          <w:lang w:val="en-US" w:eastAsia="zh-CN" w:bidi="ar-SA"/>
        </w:rPr>
        <w:t>】中约定。</w:t>
      </w:r>
    </w:p>
    <w:p w14:paraId="5C7B0B42">
      <w:pPr>
        <w:widowControl w:val="0"/>
        <w:spacing w:after="0" w:line="400" w:lineRule="exact"/>
        <w:jc w:val="both"/>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bCs/>
          <w:color w:val="auto"/>
          <w:kern w:val="2"/>
          <w:sz w:val="24"/>
          <w:szCs w:val="24"/>
          <w:highlight w:val="none"/>
          <w:lang w:val="en-US" w:eastAsia="zh-CN" w:bidi="ar-SA"/>
        </w:rPr>
        <w:t>13. 履约保证金</w:t>
      </w:r>
    </w:p>
    <w:p w14:paraId="4AF6E521">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rPr>
        <w:t>乙方</w:t>
      </w:r>
      <w:ins w:id="11" w:author="开起我亲爱的小耗子" w:date="2025-12-30T18:35:34Z">
        <w:r>
          <w:rPr>
            <w:rFonts w:hint="eastAsia" w:ascii="宋体" w:hAnsi="宋体" w:cs="宋体"/>
            <w:szCs w:val="15"/>
            <w:lang w:val="en-US" w:eastAsia="zh-CN"/>
          </w:rPr>
          <w:t>允许</w:t>
        </w:r>
      </w:ins>
      <w:r>
        <w:rPr>
          <w:rFonts w:hint="eastAsia" w:ascii="宋体" w:hAnsi="宋体" w:eastAsia="宋体" w:cs="宋体"/>
          <w:szCs w:val="15"/>
        </w:rPr>
        <w:t>支票、汇票、本票或者金融机构、担保机构出具的保函等非现金形式提交</w:t>
      </w:r>
      <w:bookmarkStart w:id="291" w:name="_GoBack"/>
      <w:bookmarkEnd w:id="291"/>
      <w:r>
        <w:rPr>
          <w:rFonts w:hint="eastAsia" w:ascii="宋体" w:hAnsi="宋体" w:eastAsia="宋体" w:cs="宋体"/>
          <w:szCs w:val="15"/>
        </w:rPr>
        <w:t>。</w:t>
      </w:r>
    </w:p>
    <w:p w14:paraId="5E2F88F9">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14:paraId="660D8E73">
      <w:pPr>
        <w:spacing w:line="400" w:lineRule="exact"/>
        <w:ind w:firstLine="420"/>
        <w:rPr>
          <w:rFonts w:eastAsia="宋体"/>
          <w:color w:val="auto"/>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规定支付。</w:t>
      </w:r>
    </w:p>
    <w:p w14:paraId="25144B3B">
      <w:p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14:paraId="51E320C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14:paraId="737B430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w:t>
      </w:r>
      <w:ins w:id="12" w:author="开起我亲爱的小耗子" w:date="2025-12-30T18:34:45Z">
        <w:r>
          <w:rPr>
            <w:rFonts w:hint="eastAsia" w:ascii="宋体" w:hAnsi="宋体" w:eastAsia="宋体"/>
            <w:color w:val="auto"/>
            <w:szCs w:val="21"/>
            <w:highlight w:val="none"/>
          </w:rPr>
          <w:t>安装、调试</w:t>
        </w:r>
      </w:ins>
      <w:ins w:id="13" w:author="开起我亲爱的小耗子" w:date="2025-12-30T18:34:46Z">
        <w:r>
          <w:rPr>
            <w:rFonts w:hint="eastAsia" w:ascii="宋体" w:hAnsi="宋体"/>
            <w:color w:val="auto"/>
            <w:szCs w:val="21"/>
            <w:highlight w:val="none"/>
            <w:lang w:eastAsia="zh-CN"/>
          </w:rPr>
          <w:t>、</w:t>
        </w:r>
      </w:ins>
      <w:r>
        <w:rPr>
          <w:rFonts w:hint="eastAsia" w:ascii="宋体" w:hAnsi="宋体" w:eastAsia="宋体"/>
          <w:color w:val="auto"/>
          <w:szCs w:val="21"/>
          <w:highlight w:val="none"/>
        </w:rPr>
        <w:t>启动监督及技术支持；</w:t>
      </w:r>
    </w:p>
    <w:p w14:paraId="7103C35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14:paraId="6D3185A5">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14:paraId="6142A941">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lang w:eastAsia="zh-CN"/>
        </w:rPr>
        <w:t>；</w:t>
      </w:r>
    </w:p>
    <w:p w14:paraId="660F1EC8">
      <w:pPr>
        <w:autoSpaceDE w:val="0"/>
        <w:autoSpaceDN w:val="0"/>
        <w:adjustRightInd w:val="0"/>
        <w:spacing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【政府采购合同专用条款】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458F85F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规定由乙方提供的其他服务。</w:t>
      </w:r>
    </w:p>
    <w:p w14:paraId="1F6669A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p>
    <w:p w14:paraId="62CD4B45">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14:paraId="7F4EAA84">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14:paraId="6CED112D">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【政府采购合同专用条款】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14:paraId="5B8E495F">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14:paraId="24A73C55">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14:paraId="3E02C2EE">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14:paraId="5A10FD4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14:paraId="728D9BB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规定的逾期付款利息。</w:t>
      </w:r>
    </w:p>
    <w:p w14:paraId="6AB0BF85">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规定执行。</w:t>
      </w:r>
    </w:p>
    <w:p w14:paraId="3489868C">
      <w:pPr>
        <w:numPr>
          <w:ilvl w:val="0"/>
          <w:numId w:val="17"/>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14:paraId="2E4B7883">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14:paraId="7C1ACDA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政府采购合同履行中，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14:paraId="11188D64">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14:paraId="27CA7BE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14:paraId="231B9257">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14:paraId="3D9D4AD5">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6ED92A24">
      <w:pPr>
        <w:snapToGrid w:val="0"/>
        <w:spacing w:line="400" w:lineRule="exact"/>
        <w:ind w:firstLine="420" w:firstLineChars="200"/>
        <w:jc w:val="left"/>
        <w:rPr>
          <w:rFonts w:eastAsia="宋体"/>
          <w:sz w:val="21"/>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14:paraId="3954E1F8">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14:paraId="36278CF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14:paraId="4F6DE982">
      <w:pPr>
        <w:snapToGrid w:val="0"/>
        <w:spacing w:line="400" w:lineRule="exact"/>
        <w:ind w:firstLine="420" w:firstLineChars="200"/>
        <w:rPr>
          <w:rFonts w:hint="eastAsia" w:ascii="宋体" w:hAnsi="宋体" w:eastAsia="宋体" w:cs="宋体"/>
          <w:szCs w:val="21"/>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olor w:val="auto"/>
          <w:szCs w:val="21"/>
          <w:highlight w:val="none"/>
        </w:rPr>
        <w:t>。</w:t>
      </w:r>
    </w:p>
    <w:p w14:paraId="0DB59025">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14:paraId="5E139359">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政府采购合同继续履行将损害国家利益和社会公共利益的，双方当事人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56FED13D">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14:paraId="354017D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14:paraId="1293757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乙方执行政府采购政策向中小企业依法分包的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p>
    <w:p w14:paraId="05E91A5E">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14:paraId="5DA85F9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14:paraId="7161EDC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14:paraId="5954992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p>
    <w:p w14:paraId="399D9602">
      <w:pPr>
        <w:autoSpaceDE w:val="0"/>
        <w:autoSpaceDN w:val="0"/>
        <w:adjustRightInd w:val="0"/>
        <w:snapToGrid w:val="0"/>
        <w:spacing w:before="0" w:line="400" w:lineRule="exact"/>
        <w:jc w:val="left"/>
        <w:rPr>
          <w:rFonts w:hint="eastAsia" w:ascii="宋体" w:hAnsi="宋体" w:eastAsia="宋体"/>
          <w:b/>
          <w:bCs/>
          <w:color w:val="auto"/>
          <w:sz w:val="24"/>
          <w:highlight w:val="none"/>
        </w:rPr>
      </w:pP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14:paraId="114B54B5">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53BA9342">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1FF54D74">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7A0320CE">
      <w:pPr>
        <w:autoSpaceDE w:val="0"/>
        <w:autoSpaceDN w:val="0"/>
        <w:adjustRightInd w:val="0"/>
        <w:snapToGrid w:val="0"/>
        <w:spacing w:before="0" w:line="400" w:lineRule="exact"/>
        <w:jc w:val="left"/>
        <w:rPr>
          <w:rFonts w:ascii="宋体" w:hAnsi="宋体" w:eastAsia="宋体"/>
          <w:color w:val="auto"/>
          <w:sz w:val="24"/>
          <w:highlight w:val="none"/>
        </w:rPr>
      </w:pP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政府采购政策</w:t>
      </w:r>
    </w:p>
    <w:p w14:paraId="08FF0600">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17B04D9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eastAsia="宋体"/>
          <w:color w:val="auto"/>
          <w:szCs w:val="21"/>
          <w:highlight w:val="none"/>
        </w:rPr>
        <w:t>，有过错的一方应当承担赔偿责任，双方都有过错的，各自承担相应的责任。</w:t>
      </w:r>
    </w:p>
    <w:p w14:paraId="0FA229EE">
      <w:pPr>
        <w:widowControl w:val="0"/>
        <w:spacing w:after="0" w:line="400" w:lineRule="exact"/>
        <w:ind w:firstLine="420" w:firstLineChars="200"/>
        <w:jc w:val="both"/>
        <w:rPr>
          <w:rFonts w:ascii="Calibri" w:hAnsi="Calibri" w:eastAsia="宋体" w:cs="Times New Roman"/>
          <w:color w:val="auto"/>
          <w:kern w:val="2"/>
          <w:sz w:val="21"/>
          <w:szCs w:val="22"/>
          <w:highlight w:val="none"/>
          <w:lang w:val="en-US" w:eastAsia="zh-CN" w:bidi="ar-SA"/>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3F04A873">
      <w:pPr>
        <w:autoSpaceDE w:val="0"/>
        <w:autoSpaceDN w:val="0"/>
        <w:adjustRightInd w:val="0"/>
        <w:snapToGrid w:val="0"/>
        <w:spacing w:before="0" w:line="400" w:lineRule="exact"/>
        <w:jc w:val="left"/>
        <w:rPr>
          <w:rFonts w:hint="eastAsia" w:ascii="宋体" w:hAnsi="宋体" w:eastAsia="宋体"/>
          <w:b/>
          <w:color w:val="auto"/>
          <w:sz w:val="24"/>
          <w:highlight w:val="none"/>
        </w:rPr>
      </w:pP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14:paraId="2C7AEDFB">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63E533D9">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6FB90C2F">
      <w:pPr>
        <w:numPr>
          <w:ilvl w:val="0"/>
          <w:numId w:val="0"/>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14:paraId="46825BF4">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2E8F4376">
      <w:pPr>
        <w:autoSpaceDE w:val="0"/>
        <w:autoSpaceDN w:val="0"/>
        <w:adjustRightInd w:val="0"/>
        <w:spacing w:line="400" w:lineRule="exact"/>
        <w:ind w:firstLine="0" w:firstLineChars="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4A2E3646">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14:paraId="16A7A196">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14:paraId="25EFF402">
      <w:pPr>
        <w:numPr>
          <w:ilvl w:val="0"/>
          <w:numId w:val="18"/>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14:paraId="35A85A1C">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【政府采购合同专用条款】</w:t>
      </w:r>
      <w:r>
        <w:rPr>
          <w:rFonts w:hint="eastAsia" w:ascii="宋体" w:hAnsi="宋体" w:eastAsia="宋体"/>
          <w:bCs/>
          <w:color w:val="auto"/>
          <w:szCs w:val="21"/>
          <w:highlight w:val="none"/>
        </w:rPr>
        <w:t>。</w:t>
      </w:r>
    </w:p>
    <w:p w14:paraId="49296278">
      <w:pPr>
        <w:adjustRightInd w:val="0"/>
        <w:snapToGrid w:val="0"/>
        <w:spacing w:line="400" w:lineRule="exact"/>
        <w:ind w:firstLine="0" w:firstLineChars="0"/>
        <w:jc w:val="left"/>
        <w:rPr>
          <w:rFonts w:ascii="黑体" w:hAnsi="华文中宋" w:eastAsia="黑体"/>
          <w:color w:val="auto"/>
          <w:sz w:val="28"/>
          <w:szCs w:val="28"/>
        </w:rPr>
      </w:pPr>
      <w:r>
        <w:rPr>
          <w:rFonts w:hint="eastAsia" w:ascii="宋体" w:hAnsi="宋体" w:eastAsia="宋体"/>
          <w:bCs/>
          <w:color w:val="auto"/>
          <w:szCs w:val="21"/>
          <w:highlight w:val="none"/>
          <w:lang w:val="en-US" w:eastAsia="zh-CN"/>
        </w:rPr>
        <w:t xml:space="preserve">    23.2 合同附件与合同正文具有同等的法律效力。</w:t>
      </w:r>
      <w:bookmarkStart w:id="234" w:name="_Toc20313"/>
    </w:p>
    <w:p w14:paraId="01AA3482">
      <w:pPr>
        <w:adjustRightInd w:val="0"/>
        <w:snapToGrid w:val="0"/>
        <w:jc w:val="center"/>
        <w:rPr>
          <w:rFonts w:hint="eastAsia" w:ascii="黑体" w:hAnsi="华文中宋" w:eastAsia="黑体"/>
          <w:b w:val="0"/>
          <w:bCs w:val="0"/>
          <w:sz w:val="28"/>
          <w:szCs w:val="28"/>
        </w:rPr>
      </w:pPr>
      <w:r>
        <w:br w:type="page"/>
      </w:r>
    </w:p>
    <w:p w14:paraId="3150F390">
      <w:pPr>
        <w:keepNext/>
        <w:keepLines/>
        <w:widowControl w:val="0"/>
        <w:adjustRightInd w:val="0"/>
        <w:snapToGrid w:val="0"/>
        <w:spacing w:line="360" w:lineRule="auto"/>
        <w:jc w:val="center"/>
        <w:outlineLvl w:val="1"/>
        <w:rPr>
          <w:rFonts w:ascii="黑体" w:hAnsi="华文中宋" w:eastAsia="黑体" w:cs="Times New Roman"/>
          <w:b w:val="0"/>
          <w:bCs w:val="0"/>
          <w:kern w:val="2"/>
          <w:sz w:val="28"/>
          <w:szCs w:val="28"/>
          <w:lang w:val="en-US" w:eastAsia="zh-CN" w:bidi="ar-SA"/>
        </w:rPr>
      </w:pPr>
      <w:r>
        <w:rPr>
          <w:rFonts w:hint="eastAsia" w:ascii="黑体" w:hAnsi="华文中宋" w:eastAsia="黑体" w:cs="Times New Roman"/>
          <w:b w:val="0"/>
          <w:bCs w:val="0"/>
          <w:kern w:val="2"/>
          <w:sz w:val="28"/>
          <w:szCs w:val="28"/>
          <w:lang w:val="en-US" w:eastAsia="zh-CN" w:bidi="ar-SA"/>
        </w:rPr>
        <w:t>第三节 政府采购合同专用条款</w:t>
      </w:r>
      <w:bookmarkEnd w:id="234"/>
    </w:p>
    <w:tbl>
      <w:tblPr>
        <w:tblStyle w:val="45"/>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1034A9E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4A7D8D5">
            <w:pPr>
              <w:adjustRightInd w:val="0"/>
              <w:snapToGrid w:val="0"/>
              <w:jc w:val="center"/>
              <w:rPr>
                <w:rFonts w:ascii="宋体" w:hAnsi="宋体" w:eastAsia="宋体"/>
                <w:szCs w:val="21"/>
              </w:rPr>
            </w:pPr>
            <w:r>
              <w:rPr>
                <w:rFonts w:hint="eastAsia" w:ascii="宋体" w:hAnsi="宋体" w:eastAsia="宋体"/>
                <w:szCs w:val="21"/>
              </w:rPr>
              <w:t>第二节</w:t>
            </w:r>
          </w:p>
          <w:p w14:paraId="2D4D2329">
            <w:pPr>
              <w:adjustRightInd w:val="0"/>
              <w:snapToGrid w:val="0"/>
              <w:jc w:val="center"/>
              <w:rPr>
                <w:rFonts w:ascii="宋体" w:hAnsi="宋体" w:eastAsia="宋体"/>
                <w:szCs w:val="21"/>
              </w:rPr>
            </w:pPr>
            <w:r>
              <w:rPr>
                <w:rFonts w:hint="eastAsia" w:ascii="宋体" w:hAnsi="宋体" w:eastAsia="宋体"/>
                <w:szCs w:val="21"/>
              </w:rPr>
              <w:t>第1.2（</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6FF1B00F">
            <w:pPr>
              <w:adjustRightInd w:val="0"/>
              <w:snapToGrid w:val="0"/>
              <w:jc w:val="left"/>
              <w:rPr>
                <w:rFonts w:ascii="宋体" w:hAnsi="宋体" w:eastAsia="宋体"/>
                <w:szCs w:val="21"/>
              </w:rPr>
            </w:pPr>
            <w:r>
              <w:rPr>
                <w:rFonts w:hint="eastAsia" w:ascii="宋体" w:hAnsi="宋体" w:eastAsia="宋体"/>
                <w:szCs w:val="21"/>
                <w:lang w:eastAsia="zh-CN"/>
              </w:rPr>
              <w:t>联合体具体要求</w:t>
            </w:r>
          </w:p>
        </w:tc>
        <w:tc>
          <w:tcPr>
            <w:tcW w:w="5170" w:type="dxa"/>
            <w:vAlign w:val="center"/>
          </w:tcPr>
          <w:p w14:paraId="09079277">
            <w:pPr>
              <w:adjustRightInd w:val="0"/>
              <w:snapToGrid w:val="0"/>
              <w:jc w:val="left"/>
              <w:rPr>
                <w:rFonts w:ascii="宋体" w:hAnsi="宋体" w:eastAsia="宋体"/>
                <w:szCs w:val="21"/>
              </w:rPr>
            </w:pPr>
          </w:p>
        </w:tc>
      </w:tr>
      <w:tr w14:paraId="5815400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3F3A03F4">
            <w:pPr>
              <w:adjustRightInd w:val="0"/>
              <w:snapToGrid w:val="0"/>
              <w:jc w:val="center"/>
              <w:rPr>
                <w:rFonts w:ascii="宋体" w:hAnsi="宋体" w:eastAsia="宋体"/>
                <w:szCs w:val="21"/>
              </w:rPr>
            </w:pPr>
            <w:r>
              <w:rPr>
                <w:rFonts w:hint="eastAsia" w:ascii="宋体" w:hAnsi="宋体" w:eastAsia="宋体"/>
                <w:szCs w:val="21"/>
              </w:rPr>
              <w:t>第二节</w:t>
            </w:r>
          </w:p>
          <w:p w14:paraId="65CC5AFB">
            <w:pPr>
              <w:adjustRightInd w:val="0"/>
              <w:snapToGrid w:val="0"/>
              <w:jc w:val="center"/>
              <w:rPr>
                <w:rFonts w:hint="eastAsia" w:ascii="宋体" w:hAnsi="宋体" w:eastAsia="宋体" w:cs="Times New Roman"/>
                <w:kern w:val="2"/>
                <w:sz w:val="21"/>
                <w:szCs w:val="21"/>
                <w:lang w:val="en-US" w:eastAsia="zh-CN" w:bidi="ar-SA"/>
              </w:rPr>
            </w:pPr>
            <w:r>
              <w:rPr>
                <w:rFonts w:hint="eastAsia" w:ascii="宋体" w:hAnsi="宋体" w:eastAsia="宋体"/>
                <w:szCs w:val="21"/>
              </w:rPr>
              <w:t>第1.2（</w:t>
            </w:r>
            <w:r>
              <w:rPr>
                <w:rFonts w:hint="eastAsia" w:ascii="宋体" w:hAnsi="宋体" w:eastAsia="宋体"/>
                <w:szCs w:val="21"/>
                <w:lang w:val="en-US" w:eastAsia="zh-CN"/>
              </w:rPr>
              <w:t>7</w:t>
            </w:r>
            <w:r>
              <w:rPr>
                <w:rFonts w:hint="eastAsia" w:ascii="宋体" w:hAnsi="宋体" w:eastAsia="宋体"/>
                <w:szCs w:val="21"/>
              </w:rPr>
              <w:t>）项</w:t>
            </w:r>
          </w:p>
        </w:tc>
        <w:tc>
          <w:tcPr>
            <w:tcW w:w="1742" w:type="dxa"/>
            <w:vAlign w:val="center"/>
          </w:tcPr>
          <w:p w14:paraId="7F27D5A5">
            <w:pPr>
              <w:adjustRightInd w:val="0"/>
              <w:snapToGrid w:val="0"/>
              <w:jc w:val="left"/>
              <w:rPr>
                <w:rFonts w:hint="eastAsia" w:ascii="宋体" w:hAnsi="宋体" w:eastAsia="宋体" w:cs="Times New Roman"/>
                <w:kern w:val="2"/>
                <w:sz w:val="21"/>
                <w:szCs w:val="21"/>
                <w:lang w:val="en-US" w:eastAsia="zh-CN" w:bidi="ar-SA"/>
              </w:rPr>
            </w:pPr>
            <w:r>
              <w:rPr>
                <w:rFonts w:hint="eastAsia" w:ascii="宋体" w:hAnsi="宋体" w:eastAsia="宋体"/>
                <w:szCs w:val="21"/>
              </w:rPr>
              <w:t>其他术语解释</w:t>
            </w:r>
          </w:p>
        </w:tc>
        <w:tc>
          <w:tcPr>
            <w:tcW w:w="5170" w:type="dxa"/>
            <w:vAlign w:val="center"/>
          </w:tcPr>
          <w:p w14:paraId="4DA9F510">
            <w:pPr>
              <w:adjustRightInd w:val="0"/>
              <w:snapToGrid w:val="0"/>
              <w:jc w:val="left"/>
              <w:rPr>
                <w:rFonts w:ascii="宋体" w:hAnsi="宋体" w:eastAsia="宋体" w:cs="Times New Roman"/>
                <w:kern w:val="2"/>
                <w:sz w:val="21"/>
                <w:szCs w:val="21"/>
                <w:lang w:val="en-US" w:eastAsia="zh-CN" w:bidi="ar-SA"/>
              </w:rPr>
            </w:pPr>
          </w:p>
        </w:tc>
      </w:tr>
      <w:tr w14:paraId="13B0862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0B4C608">
            <w:pPr>
              <w:adjustRightInd w:val="0"/>
              <w:snapToGrid w:val="0"/>
              <w:jc w:val="center"/>
              <w:rPr>
                <w:rFonts w:ascii="宋体" w:hAnsi="宋体" w:eastAsia="宋体"/>
                <w:szCs w:val="21"/>
              </w:rPr>
            </w:pPr>
            <w:r>
              <w:rPr>
                <w:rFonts w:hint="eastAsia" w:ascii="宋体" w:hAnsi="宋体" w:eastAsia="宋体"/>
                <w:szCs w:val="21"/>
              </w:rPr>
              <w:t>第二节</w:t>
            </w:r>
          </w:p>
          <w:p w14:paraId="6CE2B61C">
            <w:pPr>
              <w:adjustRightInd w:val="0"/>
              <w:snapToGrid w:val="0"/>
              <w:jc w:val="center"/>
              <w:rPr>
                <w:rFonts w:hint="default" w:ascii="宋体" w:hAnsi="宋体" w:eastAsia="宋体"/>
                <w:szCs w:val="21"/>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4.4款</w:t>
            </w:r>
          </w:p>
        </w:tc>
        <w:tc>
          <w:tcPr>
            <w:tcW w:w="1742" w:type="dxa"/>
            <w:vAlign w:val="center"/>
          </w:tcPr>
          <w:p w14:paraId="7891AD74">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履约验收中甲方提出异议或作出说明的期限</w:t>
            </w:r>
          </w:p>
        </w:tc>
        <w:tc>
          <w:tcPr>
            <w:tcW w:w="5170" w:type="dxa"/>
            <w:vAlign w:val="center"/>
          </w:tcPr>
          <w:p w14:paraId="5596318B">
            <w:pPr>
              <w:adjustRightInd w:val="0"/>
              <w:snapToGrid w:val="0"/>
              <w:jc w:val="left"/>
              <w:rPr>
                <w:rFonts w:ascii="宋体" w:hAnsi="宋体" w:eastAsia="宋体" w:cs="Times New Roman"/>
                <w:kern w:val="2"/>
                <w:sz w:val="21"/>
                <w:szCs w:val="21"/>
                <w:lang w:val="en-US" w:eastAsia="zh-CN" w:bidi="ar-SA"/>
              </w:rPr>
            </w:pPr>
          </w:p>
        </w:tc>
      </w:tr>
      <w:tr w14:paraId="154836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076501B">
            <w:pPr>
              <w:adjustRightInd w:val="0"/>
              <w:snapToGrid w:val="0"/>
              <w:jc w:val="center"/>
              <w:rPr>
                <w:rFonts w:ascii="宋体" w:hAnsi="宋体" w:eastAsia="宋体"/>
                <w:szCs w:val="21"/>
              </w:rPr>
            </w:pPr>
            <w:r>
              <w:rPr>
                <w:rFonts w:hint="eastAsia" w:ascii="宋体" w:hAnsi="宋体" w:eastAsia="宋体"/>
                <w:szCs w:val="21"/>
              </w:rPr>
              <w:t>第二节</w:t>
            </w:r>
          </w:p>
          <w:p w14:paraId="45E08128">
            <w:pPr>
              <w:adjustRightInd w:val="0"/>
              <w:snapToGrid w:val="0"/>
              <w:jc w:val="center"/>
              <w:rPr>
                <w:rFonts w:hint="eastAsia" w:ascii="宋体" w:hAnsi="宋体" w:eastAsia="宋体"/>
                <w:szCs w:val="21"/>
              </w:rPr>
            </w:pPr>
            <w:r>
              <w:rPr>
                <w:rFonts w:hint="eastAsia" w:ascii="宋体" w:hAnsi="宋体" w:eastAsia="宋体"/>
                <w:szCs w:val="21"/>
                <w:lang w:eastAsia="zh-CN"/>
              </w:rPr>
              <w:t>第</w:t>
            </w:r>
            <w:r>
              <w:rPr>
                <w:rFonts w:hint="eastAsia" w:ascii="宋体" w:hAnsi="宋体" w:eastAsia="宋体"/>
                <w:szCs w:val="21"/>
                <w:lang w:val="en-US" w:eastAsia="zh-CN"/>
              </w:rPr>
              <w:t>4.6款</w:t>
            </w:r>
          </w:p>
        </w:tc>
        <w:tc>
          <w:tcPr>
            <w:tcW w:w="1742" w:type="dxa"/>
            <w:vAlign w:val="center"/>
          </w:tcPr>
          <w:p w14:paraId="3376B638">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约定甲方承担的其他义务和责任</w:t>
            </w:r>
          </w:p>
        </w:tc>
        <w:tc>
          <w:tcPr>
            <w:tcW w:w="5170" w:type="dxa"/>
            <w:vAlign w:val="center"/>
          </w:tcPr>
          <w:p w14:paraId="3667432D">
            <w:pPr>
              <w:adjustRightInd w:val="0"/>
              <w:snapToGrid w:val="0"/>
              <w:jc w:val="left"/>
              <w:rPr>
                <w:rFonts w:ascii="宋体" w:hAnsi="宋体" w:eastAsia="宋体" w:cs="Times New Roman"/>
                <w:kern w:val="2"/>
                <w:sz w:val="21"/>
                <w:szCs w:val="21"/>
                <w:lang w:val="en-US" w:eastAsia="zh-CN" w:bidi="ar-SA"/>
              </w:rPr>
            </w:pPr>
          </w:p>
        </w:tc>
      </w:tr>
      <w:tr w14:paraId="1552C73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777EC52">
            <w:pPr>
              <w:adjustRightInd w:val="0"/>
              <w:snapToGrid w:val="0"/>
              <w:jc w:val="center"/>
              <w:rPr>
                <w:rFonts w:hint="eastAsia" w:ascii="宋体" w:hAnsi="宋体" w:eastAsia="宋体"/>
                <w:szCs w:val="21"/>
                <w:lang w:eastAsia="zh-CN"/>
              </w:rPr>
            </w:pPr>
            <w:r>
              <w:rPr>
                <w:rFonts w:hint="eastAsia" w:ascii="宋体" w:hAnsi="宋体" w:eastAsia="宋体"/>
                <w:szCs w:val="21"/>
                <w:lang w:eastAsia="zh-CN"/>
              </w:rPr>
              <w:t>第二节</w:t>
            </w:r>
          </w:p>
          <w:p w14:paraId="2B8AF499">
            <w:pPr>
              <w:snapToGrid w:val="0"/>
              <w:jc w:val="center"/>
              <w:rPr>
                <w:rFonts w:hint="default" w:eastAsia="宋体"/>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5.4款</w:t>
            </w:r>
          </w:p>
        </w:tc>
        <w:tc>
          <w:tcPr>
            <w:tcW w:w="1742" w:type="dxa"/>
            <w:vAlign w:val="center"/>
          </w:tcPr>
          <w:p w14:paraId="14C73E5E">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约定乙方承担的其他义务和责任</w:t>
            </w:r>
          </w:p>
        </w:tc>
        <w:tc>
          <w:tcPr>
            <w:tcW w:w="5170" w:type="dxa"/>
            <w:vAlign w:val="center"/>
          </w:tcPr>
          <w:p w14:paraId="14FDA547">
            <w:pPr>
              <w:adjustRightInd w:val="0"/>
              <w:snapToGrid w:val="0"/>
              <w:jc w:val="left"/>
              <w:rPr>
                <w:rFonts w:ascii="宋体" w:hAnsi="宋体" w:eastAsia="宋体" w:cs="Times New Roman"/>
                <w:kern w:val="2"/>
                <w:sz w:val="21"/>
                <w:szCs w:val="21"/>
                <w:lang w:val="en-US" w:eastAsia="zh-CN" w:bidi="ar-SA"/>
              </w:rPr>
            </w:pPr>
          </w:p>
        </w:tc>
      </w:tr>
      <w:tr w14:paraId="313373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4E28137">
            <w:pPr>
              <w:adjustRightInd w:val="0"/>
              <w:snapToGrid w:val="0"/>
              <w:jc w:val="center"/>
              <w:rPr>
                <w:rFonts w:hint="eastAsia" w:ascii="宋体" w:hAnsi="宋体" w:eastAsia="宋体"/>
                <w:szCs w:val="21"/>
                <w:lang w:eastAsia="zh-CN"/>
              </w:rPr>
            </w:pPr>
            <w:r>
              <w:rPr>
                <w:rFonts w:hint="eastAsia" w:ascii="宋体" w:hAnsi="宋体" w:eastAsia="宋体"/>
                <w:szCs w:val="21"/>
                <w:lang w:eastAsia="zh-CN"/>
              </w:rPr>
              <w:t>第二节</w:t>
            </w:r>
          </w:p>
          <w:p w14:paraId="21E6C779">
            <w:pPr>
              <w:snapToGrid w:val="0"/>
              <w:jc w:val="center"/>
              <w:rPr>
                <w:rFonts w:hint="eastAsia" w:ascii="宋体" w:hAnsi="宋体" w:eastAsia="宋体"/>
                <w:szCs w:val="21"/>
                <w:lang w:eastAsia="zh-CN"/>
              </w:rPr>
            </w:pPr>
            <w:r>
              <w:rPr>
                <w:rFonts w:hint="eastAsia" w:ascii="宋体" w:hAnsi="宋体" w:eastAsia="宋体"/>
                <w:szCs w:val="21"/>
                <w:lang w:eastAsia="zh-CN"/>
              </w:rPr>
              <w:t>第</w:t>
            </w:r>
            <w:r>
              <w:rPr>
                <w:rFonts w:hint="eastAsia" w:ascii="宋体" w:hAnsi="宋体" w:eastAsia="宋体"/>
                <w:szCs w:val="21"/>
                <w:lang w:val="en-US" w:eastAsia="zh-CN"/>
              </w:rPr>
              <w:t>6.1款</w:t>
            </w:r>
          </w:p>
        </w:tc>
        <w:tc>
          <w:tcPr>
            <w:tcW w:w="1742" w:type="dxa"/>
            <w:vAlign w:val="center"/>
          </w:tcPr>
          <w:p w14:paraId="37A503F8">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履行合同义务的顺序</w:t>
            </w:r>
          </w:p>
        </w:tc>
        <w:tc>
          <w:tcPr>
            <w:tcW w:w="5170" w:type="dxa"/>
            <w:vAlign w:val="center"/>
          </w:tcPr>
          <w:p w14:paraId="47BBE01F">
            <w:pPr>
              <w:adjustRightInd w:val="0"/>
              <w:snapToGrid w:val="0"/>
              <w:jc w:val="left"/>
              <w:rPr>
                <w:rFonts w:ascii="宋体" w:hAnsi="宋体" w:eastAsia="宋体" w:cs="Times New Roman"/>
                <w:kern w:val="2"/>
                <w:sz w:val="21"/>
                <w:szCs w:val="21"/>
                <w:lang w:val="en-US" w:eastAsia="zh-CN" w:bidi="ar-SA"/>
              </w:rPr>
            </w:pPr>
          </w:p>
        </w:tc>
      </w:tr>
      <w:tr w14:paraId="6A3C541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66017FA9">
            <w:pPr>
              <w:adjustRightInd w:val="0"/>
              <w:snapToGrid w:val="0"/>
              <w:jc w:val="center"/>
              <w:rPr>
                <w:rFonts w:ascii="宋体" w:hAnsi="宋体" w:eastAsia="宋体"/>
                <w:szCs w:val="21"/>
              </w:rPr>
            </w:pPr>
            <w:r>
              <w:rPr>
                <w:rFonts w:hint="eastAsia" w:ascii="宋体" w:hAnsi="宋体" w:eastAsia="宋体"/>
                <w:szCs w:val="21"/>
              </w:rPr>
              <w:t>第二节</w:t>
            </w:r>
          </w:p>
          <w:p w14:paraId="67629C51">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.1</w:t>
            </w:r>
            <w:r>
              <w:rPr>
                <w:rFonts w:hint="eastAsia" w:ascii="宋体" w:hAnsi="宋体" w:eastAsia="宋体"/>
                <w:szCs w:val="21"/>
                <w:lang w:val="en-US" w:eastAsia="zh-CN"/>
              </w:rPr>
              <w:t>款</w:t>
            </w:r>
          </w:p>
        </w:tc>
        <w:tc>
          <w:tcPr>
            <w:tcW w:w="1742" w:type="dxa"/>
            <w:vAlign w:val="center"/>
          </w:tcPr>
          <w:p w14:paraId="63189C9C">
            <w:pPr>
              <w:adjustRightInd w:val="0"/>
              <w:snapToGrid w:val="0"/>
              <w:jc w:val="left"/>
              <w:rPr>
                <w:rFonts w:ascii="宋体" w:hAnsi="宋体" w:eastAsia="宋体"/>
                <w:szCs w:val="21"/>
              </w:rPr>
            </w:pPr>
            <w:r>
              <w:rPr>
                <w:rFonts w:hint="eastAsia" w:ascii="宋体" w:hAnsi="宋体" w:eastAsia="宋体"/>
                <w:szCs w:val="21"/>
              </w:rPr>
              <w:t>包装</w:t>
            </w:r>
            <w:r>
              <w:rPr>
                <w:rFonts w:hint="eastAsia" w:ascii="宋体" w:hAnsi="宋体" w:eastAsia="宋体"/>
                <w:szCs w:val="21"/>
                <w:lang w:eastAsia="zh-CN"/>
              </w:rPr>
              <w:t>特殊要求</w:t>
            </w:r>
          </w:p>
        </w:tc>
        <w:tc>
          <w:tcPr>
            <w:tcW w:w="5170" w:type="dxa"/>
            <w:vAlign w:val="center"/>
          </w:tcPr>
          <w:p w14:paraId="4F6743A4">
            <w:pPr>
              <w:rPr>
                <w:rFonts w:eastAsia="宋体"/>
              </w:rPr>
            </w:pPr>
          </w:p>
        </w:tc>
      </w:tr>
      <w:tr w14:paraId="44B32D0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174411AB">
            <w:pPr>
              <w:adjustRightInd w:val="0"/>
              <w:snapToGrid w:val="0"/>
              <w:jc w:val="center"/>
              <w:rPr>
                <w:rFonts w:hint="eastAsia" w:ascii="宋体" w:hAnsi="宋体" w:eastAsia="宋体"/>
                <w:szCs w:val="21"/>
              </w:rPr>
            </w:pPr>
          </w:p>
        </w:tc>
        <w:tc>
          <w:tcPr>
            <w:tcW w:w="1742" w:type="dxa"/>
            <w:vAlign w:val="center"/>
          </w:tcPr>
          <w:p w14:paraId="75B9D790">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指定现场</w:t>
            </w:r>
          </w:p>
        </w:tc>
        <w:tc>
          <w:tcPr>
            <w:tcW w:w="5170" w:type="dxa"/>
            <w:vAlign w:val="center"/>
          </w:tcPr>
          <w:p w14:paraId="0BA5160E">
            <w:pPr>
              <w:rPr>
                <w:rFonts w:hint="eastAsia" w:eastAsia="宋体"/>
              </w:rPr>
            </w:pPr>
          </w:p>
        </w:tc>
      </w:tr>
      <w:tr w14:paraId="7097B0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2B1B3C92">
            <w:pPr>
              <w:adjustRightInd w:val="0"/>
              <w:snapToGrid w:val="0"/>
              <w:jc w:val="center"/>
              <w:rPr>
                <w:rFonts w:ascii="宋体" w:hAnsi="宋体" w:eastAsia="宋体"/>
                <w:szCs w:val="21"/>
              </w:rPr>
            </w:pPr>
            <w:r>
              <w:rPr>
                <w:rFonts w:hint="eastAsia" w:ascii="宋体" w:hAnsi="宋体" w:eastAsia="宋体"/>
                <w:szCs w:val="21"/>
              </w:rPr>
              <w:t>第二节</w:t>
            </w:r>
          </w:p>
          <w:p w14:paraId="46FDC5C7">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.2</w:t>
            </w:r>
            <w:r>
              <w:rPr>
                <w:rFonts w:hint="eastAsia" w:ascii="宋体" w:hAnsi="宋体" w:eastAsia="宋体"/>
                <w:szCs w:val="21"/>
                <w:lang w:val="en-US" w:eastAsia="zh-CN"/>
              </w:rPr>
              <w:t>款</w:t>
            </w:r>
          </w:p>
        </w:tc>
        <w:tc>
          <w:tcPr>
            <w:tcW w:w="1742" w:type="dxa"/>
            <w:vAlign w:val="center"/>
          </w:tcPr>
          <w:p w14:paraId="28932030">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运输特殊要求</w:t>
            </w:r>
          </w:p>
        </w:tc>
        <w:tc>
          <w:tcPr>
            <w:tcW w:w="5170" w:type="dxa"/>
            <w:vAlign w:val="center"/>
          </w:tcPr>
          <w:p w14:paraId="13B76A1C">
            <w:pPr>
              <w:rPr>
                <w:rFonts w:hint="eastAsia" w:eastAsia="宋体"/>
              </w:rPr>
            </w:pPr>
          </w:p>
        </w:tc>
      </w:tr>
      <w:tr w14:paraId="34367F2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6C363267">
            <w:pPr>
              <w:adjustRightInd w:val="0"/>
              <w:snapToGrid w:val="0"/>
              <w:jc w:val="center"/>
              <w:rPr>
                <w:rFonts w:ascii="宋体" w:hAnsi="宋体" w:eastAsia="宋体"/>
                <w:szCs w:val="21"/>
              </w:rPr>
            </w:pPr>
            <w:r>
              <w:rPr>
                <w:rFonts w:hint="eastAsia" w:ascii="宋体" w:hAnsi="宋体" w:eastAsia="宋体"/>
                <w:szCs w:val="21"/>
              </w:rPr>
              <w:t>第二节</w:t>
            </w:r>
          </w:p>
          <w:p w14:paraId="70EDDF7F">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.3</w:t>
            </w:r>
            <w:r>
              <w:rPr>
                <w:rFonts w:hint="eastAsia" w:ascii="宋体" w:hAnsi="宋体" w:eastAsia="宋体"/>
                <w:szCs w:val="21"/>
                <w:lang w:val="en-US" w:eastAsia="zh-CN"/>
              </w:rPr>
              <w:t>款</w:t>
            </w:r>
          </w:p>
        </w:tc>
        <w:tc>
          <w:tcPr>
            <w:tcW w:w="1742" w:type="dxa"/>
            <w:vAlign w:val="center"/>
          </w:tcPr>
          <w:p w14:paraId="14429A81">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保险要求</w:t>
            </w:r>
          </w:p>
        </w:tc>
        <w:tc>
          <w:tcPr>
            <w:tcW w:w="5170" w:type="dxa"/>
            <w:vAlign w:val="center"/>
          </w:tcPr>
          <w:p w14:paraId="46641263">
            <w:pPr>
              <w:rPr>
                <w:rFonts w:hint="eastAsia" w:eastAsia="宋体"/>
              </w:rPr>
            </w:pPr>
          </w:p>
        </w:tc>
      </w:tr>
      <w:tr w14:paraId="5C77103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46ACC38">
            <w:pPr>
              <w:adjustRightInd w:val="0"/>
              <w:snapToGrid w:val="0"/>
              <w:jc w:val="center"/>
              <w:rPr>
                <w:rFonts w:ascii="宋体" w:hAnsi="宋体" w:eastAsia="宋体"/>
                <w:szCs w:val="21"/>
              </w:rPr>
            </w:pPr>
            <w:r>
              <w:rPr>
                <w:rFonts w:hint="eastAsia" w:ascii="宋体" w:hAnsi="宋体" w:eastAsia="宋体"/>
                <w:szCs w:val="21"/>
              </w:rPr>
              <w:t>第二节</w:t>
            </w:r>
          </w:p>
          <w:p w14:paraId="087FC94C">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.2（1）项</w:t>
            </w:r>
          </w:p>
        </w:tc>
        <w:tc>
          <w:tcPr>
            <w:tcW w:w="1742" w:type="dxa"/>
            <w:vAlign w:val="center"/>
          </w:tcPr>
          <w:p w14:paraId="5E2A4ABF">
            <w:pPr>
              <w:adjustRightInd w:val="0"/>
              <w:snapToGrid w:val="0"/>
              <w:jc w:val="left"/>
              <w:rPr>
                <w:rFonts w:ascii="宋体" w:hAnsi="宋体" w:eastAsia="宋体"/>
                <w:szCs w:val="21"/>
              </w:rPr>
            </w:pPr>
            <w:r>
              <w:rPr>
                <w:rFonts w:hint="eastAsia" w:ascii="宋体" w:hAnsi="宋体" w:eastAsia="宋体"/>
                <w:szCs w:val="21"/>
              </w:rPr>
              <w:t>质量保证期</w:t>
            </w:r>
          </w:p>
        </w:tc>
        <w:tc>
          <w:tcPr>
            <w:tcW w:w="5170" w:type="dxa"/>
            <w:vAlign w:val="center"/>
          </w:tcPr>
          <w:p w14:paraId="66CF379D">
            <w:pPr>
              <w:autoSpaceDE w:val="0"/>
              <w:autoSpaceDN w:val="0"/>
              <w:adjustRightInd w:val="0"/>
              <w:snapToGrid w:val="0"/>
              <w:ind w:firstLine="420" w:firstLineChars="200"/>
              <w:jc w:val="left"/>
              <w:rPr>
                <w:rFonts w:ascii="宋体" w:hAnsi="宋体" w:eastAsia="宋体"/>
                <w:szCs w:val="21"/>
              </w:rPr>
            </w:pPr>
          </w:p>
        </w:tc>
      </w:tr>
      <w:tr w14:paraId="4A4DFF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CFF39F7">
            <w:pPr>
              <w:adjustRightInd w:val="0"/>
              <w:snapToGrid w:val="0"/>
              <w:jc w:val="center"/>
              <w:rPr>
                <w:rFonts w:ascii="宋体" w:hAnsi="宋体" w:eastAsia="宋体"/>
                <w:szCs w:val="21"/>
              </w:rPr>
            </w:pPr>
            <w:r>
              <w:rPr>
                <w:rFonts w:hint="eastAsia" w:ascii="宋体" w:hAnsi="宋体" w:eastAsia="宋体"/>
                <w:szCs w:val="21"/>
              </w:rPr>
              <w:t>第二节</w:t>
            </w:r>
          </w:p>
          <w:p w14:paraId="2F71343D">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.2（3）项</w:t>
            </w:r>
          </w:p>
        </w:tc>
        <w:tc>
          <w:tcPr>
            <w:tcW w:w="1742" w:type="dxa"/>
            <w:vAlign w:val="center"/>
          </w:tcPr>
          <w:p w14:paraId="52C6F384">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货物质量缺陷</w:t>
            </w:r>
          </w:p>
          <w:p w14:paraId="446DED8A">
            <w:pPr>
              <w:adjustRightInd w:val="0"/>
              <w:snapToGrid w:val="0"/>
              <w:jc w:val="left"/>
              <w:rPr>
                <w:rFonts w:ascii="宋体" w:hAnsi="宋体" w:eastAsia="宋体"/>
                <w:szCs w:val="21"/>
              </w:rPr>
            </w:pPr>
            <w:r>
              <w:rPr>
                <w:rFonts w:hint="eastAsia" w:ascii="宋体" w:hAnsi="宋体" w:eastAsia="宋体"/>
                <w:szCs w:val="21"/>
              </w:rPr>
              <w:t>响应时间</w:t>
            </w:r>
          </w:p>
        </w:tc>
        <w:tc>
          <w:tcPr>
            <w:tcW w:w="5170" w:type="dxa"/>
            <w:vAlign w:val="center"/>
          </w:tcPr>
          <w:p w14:paraId="6D96450E">
            <w:pPr>
              <w:adjustRightInd w:val="0"/>
              <w:snapToGrid w:val="0"/>
              <w:jc w:val="left"/>
              <w:rPr>
                <w:rFonts w:ascii="宋体" w:hAnsi="宋体" w:eastAsia="宋体"/>
                <w:szCs w:val="21"/>
              </w:rPr>
            </w:pPr>
          </w:p>
        </w:tc>
      </w:tr>
      <w:tr w14:paraId="07BA91C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A2FB70D">
            <w:pPr>
              <w:snapToGrid w:val="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515452AD">
            <w:pPr>
              <w:autoSpaceDE w:val="0"/>
              <w:autoSpaceDN w:val="0"/>
              <w:adjustRightInd w:val="0"/>
              <w:spacing w:line="400" w:lineRule="exact"/>
              <w:ind w:firstLine="0" w:firstLineChars="0"/>
              <w:jc w:val="center"/>
              <w:rPr>
                <w:rFonts w:hint="default" w:ascii="华文楷体" w:hAnsi="华文楷体" w:eastAsia="华文楷体" w:cs="华文楷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691A9DED">
            <w:pPr>
              <w:adjustRightInd w:val="0"/>
              <w:snapToGrid w:val="0"/>
              <w:jc w:val="both"/>
              <w:rPr>
                <w:rFonts w:hint="default" w:ascii="宋体" w:hAnsi="宋体" w:eastAsia="宋体"/>
                <w:szCs w:val="21"/>
                <w:lang w:val="en-US" w:eastAsia="zh-CN"/>
              </w:rPr>
            </w:pPr>
            <w:r>
              <w:rPr>
                <w:rFonts w:hint="eastAsia" w:ascii="宋体" w:hAnsi="宋体" w:eastAsia="宋体"/>
                <w:szCs w:val="21"/>
                <w:lang w:val="en-US" w:eastAsia="zh-CN"/>
              </w:rPr>
              <w:t>其他应当保密的信息</w:t>
            </w:r>
          </w:p>
        </w:tc>
        <w:tc>
          <w:tcPr>
            <w:tcW w:w="5170" w:type="dxa"/>
            <w:vAlign w:val="center"/>
          </w:tcPr>
          <w:p w14:paraId="3C3A4CCC">
            <w:pPr>
              <w:adjustRightInd w:val="0"/>
              <w:snapToGrid w:val="0"/>
              <w:jc w:val="left"/>
              <w:rPr>
                <w:rFonts w:ascii="宋体" w:hAnsi="宋体" w:eastAsia="宋体"/>
                <w:szCs w:val="21"/>
              </w:rPr>
            </w:pPr>
          </w:p>
        </w:tc>
      </w:tr>
      <w:tr w14:paraId="1E3115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599F2AEF">
            <w:pPr>
              <w:adjustRightInd w:val="0"/>
              <w:snapToGrid w:val="0"/>
              <w:jc w:val="center"/>
              <w:rPr>
                <w:rFonts w:ascii="宋体" w:hAnsi="宋体" w:eastAsia="宋体"/>
                <w:szCs w:val="21"/>
              </w:rPr>
            </w:pPr>
            <w:r>
              <w:rPr>
                <w:rFonts w:hint="eastAsia" w:ascii="宋体" w:hAnsi="宋体" w:eastAsia="宋体"/>
                <w:szCs w:val="21"/>
              </w:rPr>
              <w:t>第二节</w:t>
            </w:r>
          </w:p>
          <w:p w14:paraId="7B360BB3">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2</w:t>
            </w:r>
            <w:r>
              <w:rPr>
                <w:rFonts w:hint="eastAsia" w:ascii="宋体" w:hAnsi="宋体" w:eastAsia="宋体"/>
                <w:szCs w:val="21"/>
              </w:rPr>
              <w:t>.2款</w:t>
            </w:r>
          </w:p>
        </w:tc>
        <w:tc>
          <w:tcPr>
            <w:tcW w:w="1742" w:type="dxa"/>
            <w:vAlign w:val="center"/>
          </w:tcPr>
          <w:p w14:paraId="6BC15D5E">
            <w:pPr>
              <w:adjustRightInd w:val="0"/>
              <w:snapToGrid w:val="0"/>
              <w:jc w:val="left"/>
              <w:rPr>
                <w:rFonts w:hint="eastAsia" w:ascii="宋体" w:hAnsi="宋体" w:eastAsia="宋体"/>
                <w:szCs w:val="21"/>
                <w:lang w:eastAsia="zh-CN"/>
              </w:rPr>
            </w:pPr>
            <w:r>
              <w:rPr>
                <w:rFonts w:hint="eastAsia" w:ascii="宋体" w:hAnsi="宋体" w:eastAsia="宋体"/>
                <w:szCs w:val="21"/>
              </w:rPr>
              <w:t>合同价款支付</w:t>
            </w:r>
            <w:r>
              <w:rPr>
                <w:rFonts w:hint="eastAsia" w:ascii="宋体" w:hAnsi="宋体" w:eastAsia="宋体"/>
                <w:szCs w:val="21"/>
                <w:lang w:eastAsia="zh-CN"/>
              </w:rPr>
              <w:t>时间</w:t>
            </w:r>
          </w:p>
        </w:tc>
        <w:tc>
          <w:tcPr>
            <w:tcW w:w="5170" w:type="dxa"/>
            <w:vAlign w:val="center"/>
          </w:tcPr>
          <w:p w14:paraId="304DCB5E">
            <w:pPr>
              <w:adjustRightInd w:val="0"/>
              <w:snapToGrid w:val="0"/>
              <w:jc w:val="left"/>
              <w:rPr>
                <w:rFonts w:ascii="宋体" w:hAnsi="宋体" w:eastAsia="宋体"/>
                <w:szCs w:val="21"/>
              </w:rPr>
            </w:pPr>
          </w:p>
        </w:tc>
      </w:tr>
      <w:tr w14:paraId="34AB9F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67D2398A">
            <w:pPr>
              <w:adjustRightInd w:val="0"/>
              <w:snapToGrid w:val="0"/>
              <w:jc w:val="center"/>
              <w:rPr>
                <w:rFonts w:hint="eastAsia" w:ascii="宋体" w:hAnsi="宋体" w:eastAsia="宋体"/>
                <w:szCs w:val="21"/>
              </w:rPr>
            </w:pPr>
            <w:r>
              <w:rPr>
                <w:rFonts w:hint="eastAsia" w:ascii="宋体" w:hAnsi="宋体" w:eastAsia="宋体"/>
                <w:szCs w:val="21"/>
              </w:rPr>
              <w:t>第二节</w:t>
            </w:r>
          </w:p>
          <w:p w14:paraId="58C2F17A">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13.2</w:t>
            </w:r>
            <w:r>
              <w:rPr>
                <w:rFonts w:hint="eastAsia" w:ascii="宋体" w:hAnsi="宋体" w:eastAsia="宋体"/>
                <w:szCs w:val="21"/>
              </w:rPr>
              <w:t>款</w:t>
            </w:r>
          </w:p>
        </w:tc>
        <w:tc>
          <w:tcPr>
            <w:tcW w:w="1742" w:type="dxa"/>
            <w:vAlign w:val="center"/>
          </w:tcPr>
          <w:p w14:paraId="7B4C2345">
            <w:pPr>
              <w:adjustRightInd w:val="0"/>
              <w:snapToGrid w:val="0"/>
              <w:jc w:val="left"/>
              <w:rPr>
                <w:rFonts w:hint="default" w:ascii="宋体" w:hAnsi="宋体" w:eastAsia="宋体"/>
                <w:szCs w:val="21"/>
                <w:lang w:val="en-US" w:eastAsia="zh-CN"/>
              </w:rPr>
            </w:pPr>
            <w:r>
              <w:rPr>
                <w:rFonts w:hint="eastAsia" w:ascii="宋体" w:hAnsi="宋体" w:eastAsia="宋体"/>
                <w:szCs w:val="21"/>
                <w:lang w:val="en-US" w:eastAsia="zh-CN"/>
              </w:rPr>
              <w:t>履约保证金不予退还的情形</w:t>
            </w:r>
          </w:p>
        </w:tc>
        <w:tc>
          <w:tcPr>
            <w:tcW w:w="5170" w:type="dxa"/>
            <w:vAlign w:val="center"/>
          </w:tcPr>
          <w:p w14:paraId="4610C672">
            <w:pPr>
              <w:adjustRightInd w:val="0"/>
              <w:snapToGrid w:val="0"/>
              <w:jc w:val="left"/>
              <w:rPr>
                <w:rFonts w:ascii="宋体" w:hAnsi="宋体" w:eastAsia="宋体"/>
                <w:szCs w:val="21"/>
              </w:rPr>
            </w:pPr>
          </w:p>
        </w:tc>
      </w:tr>
      <w:tr w14:paraId="3CA9830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52CF57D">
            <w:pPr>
              <w:adjustRightInd w:val="0"/>
              <w:snapToGrid w:val="0"/>
              <w:jc w:val="center"/>
              <w:rPr>
                <w:rFonts w:hint="eastAsia" w:ascii="宋体" w:hAnsi="宋体" w:eastAsia="宋体"/>
                <w:szCs w:val="21"/>
              </w:rPr>
            </w:pPr>
            <w:r>
              <w:rPr>
                <w:rFonts w:hint="eastAsia" w:ascii="宋体" w:hAnsi="宋体" w:eastAsia="宋体"/>
                <w:szCs w:val="21"/>
              </w:rPr>
              <w:t>第二节</w:t>
            </w:r>
          </w:p>
          <w:p w14:paraId="3A3AD6CF">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13.3</w:t>
            </w:r>
            <w:r>
              <w:rPr>
                <w:rFonts w:hint="eastAsia" w:ascii="宋体" w:hAnsi="宋体" w:eastAsia="宋体"/>
                <w:szCs w:val="21"/>
              </w:rPr>
              <w:t>款</w:t>
            </w:r>
          </w:p>
        </w:tc>
        <w:tc>
          <w:tcPr>
            <w:tcW w:w="1742" w:type="dxa"/>
            <w:vAlign w:val="center"/>
          </w:tcPr>
          <w:p w14:paraId="545F687E">
            <w:pPr>
              <w:adjustRightInd w:val="0"/>
              <w:snapToGrid w:val="0"/>
              <w:jc w:val="left"/>
              <w:rPr>
                <w:rFonts w:ascii="宋体" w:hAnsi="宋体" w:eastAsia="宋体"/>
                <w:szCs w:val="21"/>
              </w:rPr>
            </w:pPr>
            <w:r>
              <w:rPr>
                <w:rFonts w:hint="eastAsia" w:ascii="宋体" w:hAnsi="宋体" w:eastAsia="宋体"/>
                <w:szCs w:val="21"/>
              </w:rPr>
              <w:t>履约保证金退还时间及</w:t>
            </w:r>
            <w:r>
              <w:rPr>
                <w:rFonts w:hint="eastAsia" w:ascii="宋体" w:hAnsi="宋体" w:eastAsia="宋体"/>
                <w:szCs w:val="21"/>
                <w:lang w:eastAsia="zh-CN"/>
              </w:rPr>
              <w:t>逾期退还的</w:t>
            </w:r>
            <w:r>
              <w:rPr>
                <w:rFonts w:hint="eastAsia" w:ascii="宋体" w:hAnsi="宋体" w:eastAsia="宋体"/>
                <w:szCs w:val="21"/>
              </w:rPr>
              <w:t>违约金</w:t>
            </w:r>
          </w:p>
        </w:tc>
        <w:tc>
          <w:tcPr>
            <w:tcW w:w="5170" w:type="dxa"/>
            <w:vAlign w:val="center"/>
          </w:tcPr>
          <w:p w14:paraId="1BBD5091">
            <w:pPr>
              <w:adjustRightInd w:val="0"/>
              <w:snapToGrid w:val="0"/>
              <w:jc w:val="left"/>
              <w:rPr>
                <w:rFonts w:ascii="宋体" w:hAnsi="宋体" w:eastAsia="宋体"/>
                <w:szCs w:val="21"/>
              </w:rPr>
            </w:pPr>
          </w:p>
        </w:tc>
      </w:tr>
      <w:tr w14:paraId="31EB55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331681E9">
            <w:pPr>
              <w:adjustRightInd w:val="0"/>
              <w:snapToGrid w:val="0"/>
              <w:jc w:val="center"/>
              <w:rPr>
                <w:rFonts w:ascii="宋体" w:hAnsi="宋体" w:eastAsia="宋体"/>
                <w:szCs w:val="21"/>
              </w:rPr>
            </w:pPr>
            <w:r>
              <w:rPr>
                <w:rFonts w:hint="eastAsia" w:ascii="宋体" w:hAnsi="宋体" w:eastAsia="宋体"/>
                <w:szCs w:val="21"/>
              </w:rPr>
              <w:t>第二节</w:t>
            </w:r>
          </w:p>
          <w:p w14:paraId="4C5A04B5">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3</w:t>
            </w:r>
            <w:r>
              <w:rPr>
                <w:rFonts w:hint="eastAsia" w:ascii="宋体" w:hAnsi="宋体" w:eastAsia="宋体"/>
                <w:szCs w:val="21"/>
              </w:rPr>
              <w:t>）项</w:t>
            </w:r>
          </w:p>
        </w:tc>
        <w:tc>
          <w:tcPr>
            <w:tcW w:w="1742" w:type="dxa"/>
            <w:vAlign w:val="center"/>
          </w:tcPr>
          <w:p w14:paraId="3F14DBF1">
            <w:pPr>
              <w:adjustRightInd w:val="0"/>
              <w:snapToGrid w:val="0"/>
              <w:jc w:val="left"/>
              <w:rPr>
                <w:rFonts w:hint="eastAsia" w:ascii="宋体" w:hAnsi="宋体" w:eastAsia="宋体"/>
                <w:szCs w:val="21"/>
                <w:lang w:val="en-US" w:eastAsia="zh-CN"/>
              </w:rPr>
            </w:pPr>
            <w:r>
              <w:rPr>
                <w:rFonts w:hint="eastAsia" w:ascii="宋体" w:hAnsi="宋体" w:eastAsia="宋体"/>
                <w:szCs w:val="21"/>
                <w:lang w:val="en-US" w:eastAsia="zh-CN"/>
              </w:rPr>
              <w:t>运行监督、维修期限</w:t>
            </w:r>
          </w:p>
        </w:tc>
        <w:tc>
          <w:tcPr>
            <w:tcW w:w="5170" w:type="dxa"/>
            <w:vAlign w:val="center"/>
          </w:tcPr>
          <w:p w14:paraId="427CD814">
            <w:pPr>
              <w:adjustRightInd w:val="0"/>
              <w:snapToGrid w:val="0"/>
              <w:jc w:val="left"/>
              <w:rPr>
                <w:rFonts w:ascii="宋体" w:hAnsi="宋体" w:eastAsia="宋体"/>
                <w:szCs w:val="21"/>
              </w:rPr>
            </w:pPr>
          </w:p>
        </w:tc>
      </w:tr>
      <w:tr w14:paraId="4B961D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18E33C9C">
            <w:pPr>
              <w:adjustRightInd w:val="0"/>
              <w:snapToGrid w:val="0"/>
              <w:jc w:val="center"/>
              <w:rPr>
                <w:rFonts w:ascii="宋体" w:hAnsi="宋体" w:eastAsia="宋体"/>
                <w:szCs w:val="21"/>
              </w:rPr>
            </w:pPr>
            <w:r>
              <w:rPr>
                <w:rFonts w:hint="eastAsia" w:ascii="宋体" w:hAnsi="宋体" w:eastAsia="宋体"/>
                <w:szCs w:val="21"/>
              </w:rPr>
              <w:t>第二节</w:t>
            </w:r>
          </w:p>
          <w:p w14:paraId="49588DC8">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5</w:t>
            </w:r>
            <w:r>
              <w:rPr>
                <w:rFonts w:hint="eastAsia" w:ascii="宋体" w:hAnsi="宋体" w:eastAsia="宋体"/>
                <w:szCs w:val="21"/>
              </w:rPr>
              <w:t>）项</w:t>
            </w:r>
          </w:p>
        </w:tc>
        <w:tc>
          <w:tcPr>
            <w:tcW w:w="1742" w:type="dxa"/>
            <w:vAlign w:val="center"/>
          </w:tcPr>
          <w:p w14:paraId="71A847C5">
            <w:pPr>
              <w:adjustRightInd w:val="0"/>
              <w:snapToGrid w:val="0"/>
              <w:jc w:val="left"/>
              <w:rPr>
                <w:rFonts w:hint="default" w:ascii="宋体" w:hAnsi="宋体" w:eastAsia="宋体"/>
                <w:szCs w:val="21"/>
                <w:lang w:val="en-US" w:eastAsia="zh-CN"/>
              </w:rPr>
            </w:pPr>
            <w:r>
              <w:rPr>
                <w:rFonts w:hint="eastAsia" w:ascii="宋体" w:hAnsi="宋体" w:eastAsia="宋体"/>
                <w:szCs w:val="21"/>
                <w:lang w:val="en-US" w:eastAsia="zh-CN"/>
              </w:rPr>
              <w:t>货物回收的约定</w:t>
            </w:r>
          </w:p>
        </w:tc>
        <w:tc>
          <w:tcPr>
            <w:tcW w:w="5170" w:type="dxa"/>
            <w:vAlign w:val="center"/>
          </w:tcPr>
          <w:p w14:paraId="65023B9B">
            <w:pPr>
              <w:adjustRightInd w:val="0"/>
              <w:snapToGrid w:val="0"/>
              <w:jc w:val="left"/>
              <w:rPr>
                <w:rFonts w:ascii="宋体" w:hAnsi="宋体" w:eastAsia="宋体"/>
                <w:szCs w:val="21"/>
              </w:rPr>
            </w:pPr>
          </w:p>
        </w:tc>
      </w:tr>
      <w:tr w14:paraId="5CDB86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2C3ED16">
            <w:pPr>
              <w:adjustRightInd w:val="0"/>
              <w:snapToGrid w:val="0"/>
              <w:jc w:val="center"/>
              <w:rPr>
                <w:rFonts w:ascii="宋体" w:hAnsi="宋体" w:eastAsia="宋体"/>
                <w:szCs w:val="21"/>
              </w:rPr>
            </w:pPr>
            <w:r>
              <w:rPr>
                <w:rFonts w:hint="eastAsia" w:ascii="宋体" w:hAnsi="宋体" w:eastAsia="宋体"/>
                <w:szCs w:val="21"/>
              </w:rPr>
              <w:t>第二节</w:t>
            </w:r>
          </w:p>
          <w:p w14:paraId="1CFC5B15">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0D6DB772">
            <w:pPr>
              <w:adjustRightInd w:val="0"/>
              <w:snapToGrid w:val="0"/>
              <w:jc w:val="left"/>
              <w:rPr>
                <w:rFonts w:ascii="宋体" w:hAnsi="宋体" w:eastAsia="宋体"/>
                <w:szCs w:val="21"/>
              </w:rPr>
            </w:pPr>
            <w:r>
              <w:rPr>
                <w:rFonts w:hint="eastAsia" w:ascii="宋体" w:hAnsi="宋体" w:eastAsia="宋体"/>
                <w:szCs w:val="21"/>
              </w:rPr>
              <w:t>乙方提供的其他服务</w:t>
            </w:r>
          </w:p>
        </w:tc>
        <w:tc>
          <w:tcPr>
            <w:tcW w:w="5170" w:type="dxa"/>
            <w:vAlign w:val="center"/>
          </w:tcPr>
          <w:p w14:paraId="6077201A">
            <w:pPr>
              <w:adjustRightInd w:val="0"/>
              <w:snapToGrid w:val="0"/>
              <w:jc w:val="left"/>
              <w:rPr>
                <w:rFonts w:ascii="宋体" w:hAnsi="宋体" w:eastAsia="宋体"/>
                <w:szCs w:val="21"/>
              </w:rPr>
            </w:pPr>
          </w:p>
        </w:tc>
      </w:tr>
      <w:tr w14:paraId="35D274C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4226D46">
            <w:pPr>
              <w:adjustRightInd w:val="0"/>
              <w:snapToGrid w:val="0"/>
              <w:jc w:val="center"/>
              <w:rPr>
                <w:rFonts w:ascii="宋体" w:hAnsi="宋体" w:eastAsia="宋体"/>
                <w:szCs w:val="21"/>
              </w:rPr>
            </w:pPr>
            <w:r>
              <w:rPr>
                <w:rFonts w:hint="eastAsia" w:ascii="宋体" w:hAnsi="宋体" w:eastAsia="宋体"/>
                <w:szCs w:val="21"/>
              </w:rPr>
              <w:t>第二节</w:t>
            </w:r>
          </w:p>
          <w:p w14:paraId="027DC217">
            <w:pPr>
              <w:adjustRightInd w:val="0"/>
              <w:snapToGrid w:val="0"/>
              <w:jc w:val="center"/>
              <w:rPr>
                <w:rFonts w:hint="default" w:ascii="宋体" w:hAnsi="宋体" w:eastAsia="宋体"/>
                <w:szCs w:val="21"/>
                <w:lang w:val="en-US" w:eastAsia="zh-CN"/>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1款</w:t>
            </w:r>
          </w:p>
        </w:tc>
        <w:tc>
          <w:tcPr>
            <w:tcW w:w="1742" w:type="dxa"/>
            <w:vAlign w:val="center"/>
          </w:tcPr>
          <w:p w14:paraId="52C95CA1">
            <w:pPr>
              <w:adjustRightInd w:val="0"/>
              <w:snapToGrid w:val="0"/>
              <w:jc w:val="left"/>
              <w:rPr>
                <w:rFonts w:hint="eastAsia" w:ascii="宋体" w:hAnsi="宋体" w:eastAsia="宋体"/>
                <w:szCs w:val="21"/>
              </w:rPr>
            </w:pPr>
            <w:r>
              <w:rPr>
                <w:rFonts w:hint="eastAsia" w:ascii="宋体" w:hAnsi="宋体" w:eastAsia="宋体"/>
                <w:color w:val="auto"/>
                <w:szCs w:val="21"/>
                <w:highlight w:val="none"/>
                <w:lang w:eastAsia="zh-CN"/>
              </w:rPr>
              <w:t>修理、重作、更换相关具体规定</w:t>
            </w:r>
          </w:p>
        </w:tc>
        <w:tc>
          <w:tcPr>
            <w:tcW w:w="5170" w:type="dxa"/>
            <w:vAlign w:val="center"/>
          </w:tcPr>
          <w:p w14:paraId="144C9349">
            <w:pPr>
              <w:adjustRightInd w:val="0"/>
              <w:snapToGrid w:val="0"/>
              <w:jc w:val="left"/>
              <w:rPr>
                <w:rFonts w:ascii="宋体" w:hAnsi="宋体" w:eastAsia="宋体"/>
                <w:szCs w:val="21"/>
              </w:rPr>
            </w:pPr>
          </w:p>
        </w:tc>
      </w:tr>
      <w:tr w14:paraId="2223AE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9D3A60A">
            <w:pPr>
              <w:adjustRightInd w:val="0"/>
              <w:snapToGrid w:val="0"/>
              <w:jc w:val="center"/>
              <w:rPr>
                <w:rFonts w:ascii="宋体" w:hAnsi="宋体" w:eastAsia="宋体"/>
                <w:szCs w:val="21"/>
              </w:rPr>
            </w:pPr>
            <w:r>
              <w:rPr>
                <w:rFonts w:hint="eastAsia" w:ascii="宋体" w:hAnsi="宋体" w:eastAsia="宋体"/>
                <w:szCs w:val="21"/>
              </w:rPr>
              <w:t>第二节</w:t>
            </w:r>
          </w:p>
          <w:p w14:paraId="0884BC34">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.2（2）项</w:t>
            </w:r>
          </w:p>
        </w:tc>
        <w:tc>
          <w:tcPr>
            <w:tcW w:w="1742" w:type="dxa"/>
            <w:vAlign w:val="center"/>
          </w:tcPr>
          <w:p w14:paraId="1ED84D29">
            <w:pPr>
              <w:adjustRightInd w:val="0"/>
              <w:snapToGrid w:val="0"/>
              <w:jc w:val="left"/>
              <w:rPr>
                <w:rFonts w:ascii="宋体" w:hAnsi="宋体" w:eastAsia="宋体"/>
                <w:szCs w:val="21"/>
              </w:rPr>
            </w:pPr>
            <w:r>
              <w:rPr>
                <w:rFonts w:hint="eastAsia" w:ascii="宋体" w:hAnsi="宋体" w:eastAsia="宋体"/>
                <w:szCs w:val="21"/>
              </w:rPr>
              <w:t>迟延交货赔偿费</w:t>
            </w:r>
          </w:p>
        </w:tc>
        <w:tc>
          <w:tcPr>
            <w:tcW w:w="5170" w:type="dxa"/>
            <w:vAlign w:val="center"/>
          </w:tcPr>
          <w:p w14:paraId="68F1E129">
            <w:pPr>
              <w:adjustRightInd w:val="0"/>
              <w:snapToGrid w:val="0"/>
              <w:jc w:val="left"/>
              <w:rPr>
                <w:rFonts w:ascii="宋体" w:hAnsi="宋体" w:eastAsia="宋体"/>
                <w:szCs w:val="21"/>
                <w:u w:val="single"/>
              </w:rPr>
            </w:pPr>
          </w:p>
        </w:tc>
      </w:tr>
      <w:tr w14:paraId="26EC6E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A3AA458">
            <w:pPr>
              <w:adjustRightInd w:val="0"/>
              <w:snapToGrid w:val="0"/>
              <w:jc w:val="center"/>
              <w:rPr>
                <w:rFonts w:ascii="宋体" w:hAnsi="宋体" w:eastAsia="宋体"/>
                <w:szCs w:val="21"/>
              </w:rPr>
            </w:pPr>
            <w:r>
              <w:rPr>
                <w:rFonts w:hint="eastAsia" w:ascii="宋体" w:hAnsi="宋体" w:eastAsia="宋体"/>
                <w:szCs w:val="21"/>
              </w:rPr>
              <w:t>第二节</w:t>
            </w:r>
          </w:p>
          <w:p w14:paraId="4B5E733C">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3款</w:t>
            </w:r>
          </w:p>
        </w:tc>
        <w:tc>
          <w:tcPr>
            <w:tcW w:w="1742" w:type="dxa"/>
            <w:vAlign w:val="center"/>
          </w:tcPr>
          <w:p w14:paraId="2739CB4F">
            <w:pPr>
              <w:adjustRightInd w:val="0"/>
              <w:snapToGrid w:val="0"/>
              <w:jc w:val="left"/>
              <w:rPr>
                <w:rFonts w:hint="eastAsia" w:ascii="宋体" w:hAnsi="宋体" w:eastAsia="宋体"/>
                <w:szCs w:val="21"/>
              </w:rPr>
            </w:pPr>
            <w:r>
              <w:rPr>
                <w:rFonts w:hint="eastAsia" w:ascii="宋体" w:hAnsi="宋体" w:eastAsia="宋体"/>
                <w:szCs w:val="21"/>
              </w:rPr>
              <w:t>逾期付款利息</w:t>
            </w:r>
          </w:p>
        </w:tc>
        <w:tc>
          <w:tcPr>
            <w:tcW w:w="5170" w:type="dxa"/>
            <w:vAlign w:val="center"/>
          </w:tcPr>
          <w:p w14:paraId="1E7F47AD">
            <w:pPr>
              <w:adjustRightInd w:val="0"/>
              <w:snapToGrid w:val="0"/>
              <w:jc w:val="left"/>
              <w:rPr>
                <w:rFonts w:ascii="宋体" w:hAnsi="宋体" w:eastAsia="宋体"/>
                <w:szCs w:val="21"/>
                <w:u w:val="single"/>
              </w:rPr>
            </w:pPr>
          </w:p>
        </w:tc>
      </w:tr>
      <w:tr w14:paraId="5F1C63D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0CFECEEE">
            <w:pPr>
              <w:adjustRightInd w:val="0"/>
              <w:snapToGrid w:val="0"/>
              <w:jc w:val="center"/>
              <w:rPr>
                <w:rFonts w:ascii="宋体" w:hAnsi="宋体" w:eastAsia="宋体"/>
                <w:szCs w:val="21"/>
              </w:rPr>
            </w:pPr>
            <w:r>
              <w:rPr>
                <w:rFonts w:hint="eastAsia" w:ascii="宋体" w:hAnsi="宋体" w:eastAsia="宋体"/>
                <w:szCs w:val="21"/>
              </w:rPr>
              <w:t>第二节</w:t>
            </w:r>
          </w:p>
          <w:p w14:paraId="35CF29BB">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.4</w:t>
            </w:r>
            <w:r>
              <w:rPr>
                <w:rFonts w:hint="eastAsia" w:ascii="宋体" w:hAnsi="宋体" w:eastAsia="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79D0306C">
            <w:pPr>
              <w:adjustRightInd w:val="0"/>
              <w:snapToGrid w:val="0"/>
              <w:jc w:val="left"/>
              <w:rPr>
                <w:rFonts w:ascii="宋体" w:hAnsi="宋体" w:eastAsia="宋体"/>
                <w:szCs w:val="21"/>
              </w:rPr>
            </w:pPr>
            <w:r>
              <w:rPr>
                <w:rFonts w:hint="eastAsia" w:ascii="宋体" w:hAnsi="宋体" w:eastAsia="宋体"/>
                <w:szCs w:val="21"/>
              </w:rPr>
              <w:t>其他违约责任</w:t>
            </w:r>
          </w:p>
        </w:tc>
        <w:tc>
          <w:tcPr>
            <w:tcW w:w="5170" w:type="dxa"/>
            <w:tcBorders>
              <w:left w:val="single" w:color="auto" w:sz="2" w:space="0"/>
              <w:bottom w:val="single" w:color="auto" w:sz="2" w:space="0"/>
            </w:tcBorders>
            <w:vAlign w:val="center"/>
          </w:tcPr>
          <w:p w14:paraId="56B1D1E1">
            <w:pPr>
              <w:adjustRightInd w:val="0"/>
              <w:snapToGrid w:val="0"/>
              <w:jc w:val="left"/>
              <w:rPr>
                <w:rFonts w:ascii="宋体" w:hAnsi="宋体" w:eastAsia="宋体"/>
                <w:szCs w:val="21"/>
                <w:u w:val="single"/>
              </w:rPr>
            </w:pPr>
          </w:p>
        </w:tc>
      </w:tr>
      <w:tr w14:paraId="7B59D67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44E272A4">
            <w:pPr>
              <w:adjustRightInd w:val="0"/>
              <w:snapToGrid w:val="0"/>
              <w:jc w:val="center"/>
              <w:rPr>
                <w:rFonts w:ascii="宋体" w:hAnsi="宋体" w:eastAsia="宋体"/>
                <w:szCs w:val="21"/>
              </w:rPr>
            </w:pPr>
            <w:r>
              <w:rPr>
                <w:rFonts w:hint="eastAsia" w:ascii="宋体" w:hAnsi="宋体" w:eastAsia="宋体"/>
                <w:szCs w:val="21"/>
              </w:rPr>
              <w:t>第二节</w:t>
            </w:r>
          </w:p>
          <w:p w14:paraId="2B78F9F9">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19</w:t>
            </w:r>
            <w:r>
              <w:rPr>
                <w:rFonts w:hint="eastAsia" w:ascii="宋体" w:hAnsi="宋体" w:eastAsia="宋体"/>
                <w:szCs w:val="21"/>
              </w:rPr>
              <w:t>.2</w:t>
            </w:r>
            <w:r>
              <w:rPr>
                <w:rFonts w:hint="eastAsia" w:ascii="宋体" w:hAnsi="宋体" w:eastAsia="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4E1EC49E">
            <w:pPr>
              <w:adjustRightInd w:val="0"/>
              <w:snapToGrid w:val="0"/>
              <w:jc w:val="left"/>
              <w:rPr>
                <w:rFonts w:ascii="宋体" w:hAnsi="宋体" w:eastAsia="宋体"/>
                <w:szCs w:val="21"/>
              </w:rPr>
            </w:pPr>
            <w:r>
              <w:rPr>
                <w:rFonts w:hint="eastAsia" w:ascii="宋体" w:hAnsi="宋体" w:eastAsia="宋体"/>
                <w:szCs w:val="21"/>
                <w:lang w:val="en-US" w:eastAsia="zh-CN"/>
              </w:rPr>
              <w:t>解决争议的方法</w:t>
            </w:r>
          </w:p>
        </w:tc>
        <w:tc>
          <w:tcPr>
            <w:tcW w:w="5170" w:type="dxa"/>
            <w:tcBorders>
              <w:top w:val="single" w:color="auto" w:sz="2" w:space="0"/>
              <w:left w:val="single" w:color="auto" w:sz="2" w:space="0"/>
            </w:tcBorders>
            <w:vAlign w:val="center"/>
          </w:tcPr>
          <w:p w14:paraId="3B63302E">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45A066D1">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1F796D72">
            <w:pPr>
              <w:adjustRightInd w:val="0"/>
              <w:snapToGrid w:val="0"/>
              <w:ind w:firstLine="0" w:firstLineChars="0"/>
              <w:jc w:val="left"/>
              <w:rPr>
                <w:rFonts w:ascii="宋体" w:hAnsi="宋体" w:eastAsia="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741FF3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2EE2C6E7">
            <w:pPr>
              <w:adjustRightInd w:val="0"/>
              <w:snapToGrid w:val="0"/>
              <w:jc w:val="center"/>
              <w:rPr>
                <w:rFonts w:ascii="宋体" w:hAnsi="宋体" w:eastAsia="宋体"/>
                <w:szCs w:val="21"/>
              </w:rPr>
            </w:pPr>
            <w:r>
              <w:rPr>
                <w:rFonts w:hint="eastAsia" w:ascii="宋体" w:hAnsi="宋体" w:eastAsia="宋体"/>
                <w:szCs w:val="21"/>
              </w:rPr>
              <w:t>第二节</w:t>
            </w:r>
          </w:p>
          <w:p w14:paraId="5837B3FF">
            <w:pPr>
              <w:adjustRightInd w:val="0"/>
              <w:snapToGrid w:val="0"/>
              <w:jc w:val="center"/>
              <w:rPr>
                <w:rFonts w:ascii="宋体" w:hAnsi="宋体" w:eastAsia="宋体"/>
                <w:szCs w:val="21"/>
              </w:rPr>
            </w:pPr>
            <w:r>
              <w:rPr>
                <w:rFonts w:hint="eastAsia" w:ascii="宋体" w:hAnsi="宋体" w:eastAsia="宋体"/>
                <w:szCs w:val="21"/>
              </w:rPr>
              <w:t>第2</w:t>
            </w:r>
            <w:r>
              <w:rPr>
                <w:rFonts w:hint="eastAsia" w:ascii="宋体" w:hAnsi="宋体" w:eastAsia="宋体"/>
                <w:szCs w:val="21"/>
                <w:lang w:val="en-US" w:eastAsia="zh-CN"/>
              </w:rPr>
              <w:t>3.1</w:t>
            </w:r>
            <w:r>
              <w:rPr>
                <w:rFonts w:hint="eastAsia" w:ascii="宋体" w:hAnsi="宋体" w:eastAsia="宋体"/>
                <w:szCs w:val="21"/>
                <w:lang w:eastAsia="zh-CN"/>
              </w:rPr>
              <w:t>款</w:t>
            </w:r>
          </w:p>
        </w:tc>
        <w:tc>
          <w:tcPr>
            <w:tcW w:w="1742" w:type="dxa"/>
            <w:vAlign w:val="center"/>
          </w:tcPr>
          <w:p w14:paraId="730B31DA">
            <w:pPr>
              <w:adjustRightInd w:val="0"/>
              <w:snapToGrid w:val="0"/>
              <w:jc w:val="left"/>
              <w:rPr>
                <w:rFonts w:ascii="宋体" w:hAnsi="宋体" w:eastAsia="宋体"/>
                <w:szCs w:val="21"/>
              </w:rPr>
            </w:pPr>
            <w:r>
              <w:rPr>
                <w:rFonts w:hint="eastAsia" w:ascii="宋体" w:hAnsi="宋体" w:eastAsia="宋体"/>
                <w:bCs/>
                <w:color w:val="auto"/>
                <w:szCs w:val="21"/>
                <w:highlight w:val="none"/>
                <w:lang w:eastAsia="zh-CN"/>
              </w:rPr>
              <w:t>其他专用条款</w:t>
            </w:r>
          </w:p>
        </w:tc>
        <w:tc>
          <w:tcPr>
            <w:tcW w:w="5170" w:type="dxa"/>
            <w:vAlign w:val="center"/>
          </w:tcPr>
          <w:p w14:paraId="017BFB3F">
            <w:pPr>
              <w:adjustRightInd w:val="0"/>
              <w:snapToGrid w:val="0"/>
              <w:jc w:val="left"/>
              <w:rPr>
                <w:rFonts w:hint="default" w:ascii="宋体" w:hAnsi="宋体" w:eastAsia="宋体"/>
                <w:szCs w:val="21"/>
                <w:lang w:val="en-US" w:eastAsia="zh-CN"/>
              </w:rPr>
            </w:pPr>
          </w:p>
        </w:tc>
      </w:tr>
    </w:tbl>
    <w:p w14:paraId="42B15366">
      <w:pPr>
        <w:rPr>
          <w:rFonts w:eastAsia="宋体"/>
        </w:rPr>
      </w:pPr>
    </w:p>
    <w:p w14:paraId="5167C166">
      <w:pPr>
        <w:rPr>
          <w:rFonts w:eastAsia="宋体"/>
        </w:rPr>
      </w:pPr>
    </w:p>
    <w:p w14:paraId="63A10CD4">
      <w:pPr>
        <w:widowControl/>
        <w:jc w:val="left"/>
        <w:rPr>
          <w:rFonts w:ascii="宋体" w:hAnsi="宋体"/>
          <w:szCs w:val="21"/>
        </w:rPr>
      </w:pPr>
      <w:r>
        <w:br w:type="page"/>
      </w:r>
    </w:p>
    <w:p w14:paraId="66F6FF58">
      <w:pPr>
        <w:widowControl/>
        <w:jc w:val="left"/>
        <w:rPr>
          <w:rFonts w:ascii="宋体" w:hAnsi="宋体"/>
          <w:szCs w:val="21"/>
        </w:rPr>
      </w:pPr>
    </w:p>
    <w:p w14:paraId="631268B5">
      <w:pPr>
        <w:pStyle w:val="5"/>
        <w:spacing w:before="120" w:beforeLines="50" w:after="120" w:afterLines="50"/>
        <w:ind w:left="562"/>
        <w:rPr>
          <w:sz w:val="28"/>
          <w:szCs w:val="28"/>
        </w:rPr>
      </w:pPr>
      <w:r>
        <w:rPr>
          <w:rFonts w:hint="eastAsia"/>
          <w:sz w:val="28"/>
          <w:szCs w:val="28"/>
        </w:rPr>
        <w:t>第二册  通用条款（公开招标）</w:t>
      </w:r>
    </w:p>
    <w:p w14:paraId="754EE283">
      <w:pPr>
        <w:pStyle w:val="5"/>
        <w:numPr>
          <w:ilvl w:val="0"/>
          <w:numId w:val="19"/>
        </w:numPr>
        <w:spacing w:before="120" w:beforeLines="50" w:after="120" w:afterLines="50"/>
        <w:ind w:left="562" w:hanging="562"/>
        <w:rPr>
          <w:sz w:val="28"/>
          <w:szCs w:val="28"/>
        </w:rPr>
      </w:pPr>
      <w:bookmarkStart w:id="235" w:name="_Hlk72399513"/>
      <w:r>
        <w:rPr>
          <w:rFonts w:hint="eastAsia"/>
          <w:sz w:val="28"/>
          <w:szCs w:val="28"/>
        </w:rPr>
        <w:t>总则</w:t>
      </w:r>
      <w:bookmarkEnd w:id="235"/>
    </w:p>
    <w:p w14:paraId="4D64D376">
      <w:pPr>
        <w:rPr>
          <w:rFonts w:ascii="黑体" w:hAnsi="宋体" w:eastAsia="黑体"/>
          <w:sz w:val="24"/>
        </w:rPr>
      </w:pPr>
      <w:r>
        <w:rPr>
          <w:rFonts w:hint="eastAsia" w:ascii="黑体" w:hAnsi="宋体" w:eastAsia="黑体"/>
          <w:sz w:val="24"/>
        </w:rPr>
        <w:t>1. 通用条款说明</w:t>
      </w:r>
    </w:p>
    <w:p w14:paraId="4361AD38">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236" w:name="_Hlk72399729"/>
      <w:r>
        <w:rPr>
          <w:rFonts w:hint="eastAsia" w:ascii="宋体" w:hAnsi="宋体"/>
          <w:szCs w:val="21"/>
        </w:rPr>
        <w:t>如有需要，政府集中采购机构可以对通用条款的内容进行补充。</w:t>
      </w:r>
      <w:bookmarkEnd w:id="236"/>
    </w:p>
    <w:p w14:paraId="18B04C2C">
      <w:pPr>
        <w:ind w:firstLine="411" w:firstLineChars="196"/>
        <w:rPr>
          <w:rFonts w:ascii="宋体" w:hAnsi="宋体"/>
          <w:szCs w:val="21"/>
        </w:rPr>
      </w:pPr>
      <w:r>
        <w:rPr>
          <w:rFonts w:hint="eastAsia" w:ascii="宋体" w:hAnsi="宋体"/>
          <w:szCs w:val="21"/>
        </w:rPr>
        <w:t>1.2招标文件分为第一册“专用条款”和第二册“通用条款”。</w:t>
      </w:r>
    </w:p>
    <w:p w14:paraId="41015300">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07BA5574">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58695540">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5B68ECB9">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09863586">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34C6A912">
      <w:pPr>
        <w:rPr>
          <w:rFonts w:ascii="黑体" w:hAnsi="宋体" w:eastAsia="黑体"/>
          <w:sz w:val="24"/>
        </w:rPr>
      </w:pPr>
      <w:r>
        <w:rPr>
          <w:rFonts w:hint="eastAsia" w:ascii="黑体" w:hAnsi="宋体" w:eastAsia="黑体"/>
          <w:sz w:val="24"/>
        </w:rPr>
        <w:t>3．定义</w:t>
      </w:r>
    </w:p>
    <w:p w14:paraId="7D185987">
      <w:pPr>
        <w:ind w:firstLine="420" w:firstLineChars="200"/>
        <w:rPr>
          <w:rFonts w:ascii="宋体" w:hAnsi="宋体"/>
          <w:szCs w:val="21"/>
        </w:rPr>
      </w:pPr>
      <w:r>
        <w:rPr>
          <w:rFonts w:ascii="宋体" w:hAnsi="宋体"/>
          <w:szCs w:val="21"/>
        </w:rPr>
        <w:t>招标文件中下列术语应解释为：</w:t>
      </w:r>
    </w:p>
    <w:p w14:paraId="259313CC">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37BD132B">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4DCCBC74">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3895738F">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5710D570">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1BA7C12C">
      <w:pPr>
        <w:ind w:firstLine="411" w:firstLineChars="196"/>
        <w:rPr>
          <w:rFonts w:ascii="宋体" w:hAnsi="宋体"/>
          <w:szCs w:val="21"/>
        </w:rPr>
      </w:pPr>
      <w:r>
        <w:rPr>
          <w:rFonts w:hint="eastAsia" w:ascii="宋体" w:hAnsi="宋体"/>
          <w:szCs w:val="21"/>
        </w:rPr>
        <w:t>3.6“合同”指由本次招标所产生的合同或合约文件；</w:t>
      </w:r>
    </w:p>
    <w:p w14:paraId="0DA5542A">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color w:val="FF0000"/>
          <w:szCs w:val="21"/>
        </w:rPr>
        <w:t>深圳公共资源交易中心（</w:t>
      </w:r>
      <w:r>
        <w:rPr>
          <w:rFonts w:hint="eastAsia" w:ascii="宋体" w:hAnsi="宋体"/>
          <w:b/>
          <w:bCs/>
          <w:color w:val="FF0000"/>
          <w:szCs w:val="21"/>
          <w:lang w:eastAsia="zh-CN"/>
        </w:rPr>
        <w:t>深圳交易集团有限公司宝安分公司</w:t>
      </w:r>
      <w:r>
        <w:rPr>
          <w:rFonts w:hint="eastAsia" w:ascii="宋体" w:hAnsi="宋体"/>
          <w:b/>
          <w:bCs/>
          <w:color w:val="FF0000"/>
          <w:szCs w:val="21"/>
        </w:rPr>
        <w:t>）</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7EC6137D">
      <w:pPr>
        <w:ind w:firstLine="411" w:firstLineChars="196"/>
        <w:rPr>
          <w:rFonts w:ascii="宋体" w:hAnsi="宋体"/>
          <w:szCs w:val="21"/>
        </w:rPr>
      </w:pPr>
      <w:r>
        <w:rPr>
          <w:rFonts w:hint="eastAsia" w:ascii="宋体" w:hAnsi="宋体"/>
          <w:szCs w:val="21"/>
        </w:rPr>
        <w:t>3.8“网上投标”指通过</w:t>
      </w:r>
      <w:r>
        <w:rPr>
          <w:rFonts w:hint="eastAsia" w:ascii="宋体" w:hAnsi="宋体"/>
          <w:b/>
          <w:bCs/>
          <w:color w:val="FF0000"/>
          <w:szCs w:val="21"/>
        </w:rPr>
        <w:t>深圳公共资源交易中心（</w:t>
      </w:r>
      <w:r>
        <w:rPr>
          <w:rFonts w:hint="eastAsia" w:ascii="宋体" w:hAnsi="宋体"/>
          <w:b/>
          <w:bCs/>
          <w:color w:val="FF0000"/>
          <w:szCs w:val="21"/>
          <w:lang w:eastAsia="zh-CN"/>
        </w:rPr>
        <w:t>深圳交易集团有限公司宝安分公司</w:t>
      </w:r>
      <w:r>
        <w:rPr>
          <w:rFonts w:hint="eastAsia" w:ascii="宋体" w:hAnsi="宋体"/>
          <w:b/>
          <w:bCs/>
          <w:color w:val="FF0000"/>
          <w:szCs w:val="21"/>
        </w:rPr>
        <w:t>）</w:t>
      </w:r>
      <w:r>
        <w:rPr>
          <w:rFonts w:hint="eastAsia" w:ascii="宋体" w:hAnsi="宋体"/>
          <w:szCs w:val="21"/>
        </w:rPr>
        <w:t>网站上传电子投标文件；</w:t>
      </w:r>
    </w:p>
    <w:p w14:paraId="7A0796EA">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60D54FBF">
      <w:pPr>
        <w:rPr>
          <w:rFonts w:ascii="黑体" w:hAnsi="宋体" w:eastAsia="黑体"/>
          <w:sz w:val="24"/>
        </w:rPr>
      </w:pPr>
      <w:r>
        <w:rPr>
          <w:rFonts w:hint="eastAsia" w:ascii="黑体" w:hAnsi="宋体" w:eastAsia="黑体"/>
          <w:sz w:val="24"/>
        </w:rPr>
        <w:t xml:space="preserve">4. </w:t>
      </w:r>
      <w:bookmarkStart w:id="237" w:name="_Hlk72398643"/>
      <w:r>
        <w:rPr>
          <w:rFonts w:hint="eastAsia" w:ascii="黑体" w:hAnsi="宋体" w:eastAsia="黑体"/>
          <w:sz w:val="24"/>
        </w:rPr>
        <w:t>政府采购供应商责任</w:t>
      </w:r>
    </w:p>
    <w:p w14:paraId="60210767">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123AD3DF">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740BAFAF">
      <w:pPr>
        <w:rPr>
          <w:rFonts w:ascii="黑体" w:hAnsi="宋体" w:eastAsia="黑体"/>
          <w:sz w:val="24"/>
        </w:rPr>
      </w:pPr>
      <w:r>
        <w:rPr>
          <w:rFonts w:hint="eastAsia" w:ascii="黑体" w:hAnsi="宋体" w:eastAsia="黑体"/>
          <w:sz w:val="24"/>
        </w:rPr>
        <w:t>5．投标人参加政府采购的条件</w:t>
      </w:r>
    </w:p>
    <w:p w14:paraId="187451E1">
      <w:pPr>
        <w:ind w:firstLine="411" w:firstLineChars="196"/>
        <w:jc w:val="left"/>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p>
    <w:p w14:paraId="1DC01022">
      <w:pPr>
        <w:ind w:firstLine="411" w:firstLineChars="196"/>
        <w:rPr>
          <w:rFonts w:ascii="宋体" w:hAnsi="宋体"/>
          <w:szCs w:val="21"/>
        </w:rPr>
      </w:pPr>
      <w:r>
        <w:rPr>
          <w:rFonts w:hint="eastAsia" w:ascii="宋体" w:hAnsi="宋体"/>
          <w:szCs w:val="21"/>
        </w:rPr>
        <w:t>5.2投标人资格要求</w:t>
      </w:r>
    </w:p>
    <w:p w14:paraId="4EA933EE">
      <w:pPr>
        <w:ind w:firstLine="411" w:firstLineChars="196"/>
        <w:rPr>
          <w:rFonts w:ascii="宋体" w:hAnsi="宋体"/>
          <w:szCs w:val="21"/>
        </w:rPr>
      </w:pPr>
      <w:r>
        <w:rPr>
          <w:rFonts w:hint="eastAsia" w:ascii="宋体" w:hAnsi="宋体"/>
          <w:szCs w:val="21"/>
        </w:rPr>
        <w:t>参加本项目的投标人应具备的资格条件详见本项目招标公告中“投标人资格要求”（即申请人的资格要求）的内容。</w:t>
      </w:r>
    </w:p>
    <w:p w14:paraId="3E726F05">
      <w:pPr>
        <w:ind w:firstLine="411" w:firstLineChars="196"/>
        <w:rPr>
          <w:rFonts w:ascii="宋体" w:hAnsi="宋体"/>
          <w:szCs w:val="21"/>
        </w:rPr>
      </w:pPr>
      <w:r>
        <w:rPr>
          <w:rFonts w:hint="eastAsia" w:ascii="宋体" w:hAnsi="宋体"/>
          <w:szCs w:val="21"/>
        </w:rPr>
        <w:t>5.3联合体投标</w:t>
      </w:r>
    </w:p>
    <w:p w14:paraId="18328493">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28380D18">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128A2F61">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510903D0">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6EBB5BBC">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7DC79A58">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5241422D">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12BCAC0E">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74E4E3AE">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71F41F1E">
      <w:pPr>
        <w:ind w:firstLine="411" w:firstLineChars="196"/>
        <w:rPr>
          <w:rFonts w:ascii="宋体" w:hAnsi="宋体"/>
        </w:rPr>
      </w:pPr>
      <w:r>
        <w:rPr>
          <w:rFonts w:hint="eastAsia" w:ascii="宋体" w:hAnsi="宋体"/>
        </w:rPr>
        <w:t>（2）在投标截止前，投标联合体各方均应注册成政府集中采购机构供应商；</w:t>
      </w:r>
    </w:p>
    <w:p w14:paraId="5C3566B5">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40AFD7AA">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1832EC36">
      <w:pPr>
        <w:ind w:firstLine="411" w:firstLineChars="196"/>
        <w:rPr>
          <w:rFonts w:ascii="宋体" w:hAnsi="宋体"/>
        </w:rPr>
      </w:pPr>
      <w:r>
        <w:rPr>
          <w:rFonts w:hint="eastAsia" w:ascii="宋体" w:hAnsi="宋体"/>
        </w:rPr>
        <w:t>（5）投标人的投标文件及中标后签署的合同协议对联合体各方均具法律约束力；</w:t>
      </w:r>
    </w:p>
    <w:p w14:paraId="1A94A350">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01AC691D">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552D7FD6">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7AE02551">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0579B8BB">
      <w:pPr>
        <w:rPr>
          <w:rFonts w:ascii="黑体" w:hAnsi="宋体" w:eastAsia="黑体"/>
          <w:sz w:val="24"/>
        </w:rPr>
      </w:pPr>
      <w:r>
        <w:rPr>
          <w:rFonts w:hint="eastAsia" w:ascii="黑体" w:hAnsi="宋体" w:eastAsia="黑体"/>
          <w:sz w:val="24"/>
        </w:rPr>
        <w:t>6．政策导向</w:t>
      </w:r>
    </w:p>
    <w:p w14:paraId="7439E507">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政府采购支持本国产品、支持中小企业、监狱企业和残疾人福利性单位发展，支持乡村产业振兴，支持创新、节能减排、绿色环保等。</w:t>
      </w:r>
    </w:p>
    <w:p w14:paraId="406DB8D1">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4BB407ED">
      <w:pPr>
        <w:ind w:firstLine="405"/>
        <w:rPr>
          <w:rFonts w:hint="default" w:eastAsia="宋体"/>
          <w:lang w:val="en-US" w:eastAsia="zh-CN"/>
        </w:rPr>
      </w:pPr>
      <w:r>
        <w:rPr>
          <w:rFonts w:hint="eastAsia" w:ascii="宋体" w:hAnsi="宋体"/>
          <w:lang w:val="en-US" w:eastAsia="zh-CN"/>
        </w:rPr>
        <w:t>6.3  本项目支持投标人性别平等的相关政策。</w:t>
      </w:r>
    </w:p>
    <w:p w14:paraId="3176DBD9">
      <w:pPr>
        <w:rPr>
          <w:rFonts w:ascii="黑体" w:hAnsi="宋体" w:eastAsia="黑体"/>
          <w:sz w:val="24"/>
        </w:rPr>
      </w:pPr>
      <w:r>
        <w:rPr>
          <w:rFonts w:hint="eastAsia" w:ascii="黑体" w:hAnsi="宋体" w:eastAsia="黑体"/>
          <w:sz w:val="24"/>
        </w:rPr>
        <w:t>7. 本项目若涉及采购货物，则合格的货物及相应服务应满足以下要求：</w:t>
      </w:r>
    </w:p>
    <w:p w14:paraId="692A4A98">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3C2AD28E">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30ED11DF">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6480E7A8">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238"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238"/>
    </w:p>
    <w:p w14:paraId="0FA8F954">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452F790F">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75385E17">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204DA46B">
      <w:pPr>
        <w:rPr>
          <w:rFonts w:ascii="黑体" w:hAnsi="宋体" w:eastAsia="黑体"/>
          <w:sz w:val="24"/>
        </w:rPr>
      </w:pPr>
      <w:r>
        <w:rPr>
          <w:rFonts w:hint="eastAsia" w:ascii="黑体" w:hAnsi="宋体" w:eastAsia="黑体"/>
          <w:sz w:val="24"/>
        </w:rPr>
        <w:t>8．投标费用</w:t>
      </w:r>
    </w:p>
    <w:p w14:paraId="7C5B1676">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6A4830CD">
      <w:pPr>
        <w:rPr>
          <w:rFonts w:ascii="黑体" w:hAnsi="宋体" w:eastAsia="黑体"/>
          <w:sz w:val="24"/>
        </w:rPr>
      </w:pPr>
      <w:r>
        <w:rPr>
          <w:rFonts w:hint="eastAsia" w:ascii="黑体" w:hAnsi="宋体" w:eastAsia="黑体"/>
          <w:sz w:val="24"/>
        </w:rPr>
        <w:t>9．踏勘现场</w:t>
      </w:r>
    </w:p>
    <w:p w14:paraId="0C8ADF46">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1728C207">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1EF44271">
      <w:pPr>
        <w:ind w:firstLine="411" w:firstLineChars="196"/>
        <w:rPr>
          <w:rFonts w:ascii="宋体" w:hAnsi="宋体"/>
        </w:rPr>
      </w:pPr>
      <w:r>
        <w:rPr>
          <w:rFonts w:hint="eastAsia" w:ascii="宋体" w:hAnsi="宋体"/>
        </w:rPr>
        <w:t>9.3采购人应当通过政府集中采购机构向投标人提供有关现场的书面资料和数据。</w:t>
      </w:r>
    </w:p>
    <w:p w14:paraId="78F604E8">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49263D44">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406347C1">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0B3FC136">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6A35A1CF">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7FBA9BCE">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bookmarkEnd w:id="237"/>
    </w:p>
    <w:p w14:paraId="2D05AB37">
      <w:pPr>
        <w:ind w:firstLine="411" w:firstLineChars="196"/>
        <w:rPr>
          <w:rFonts w:ascii="宋体" w:hAnsi="宋体"/>
        </w:rPr>
      </w:pPr>
    </w:p>
    <w:p w14:paraId="68A80C97">
      <w:pPr>
        <w:pStyle w:val="5"/>
        <w:numPr>
          <w:ilvl w:val="0"/>
          <w:numId w:val="19"/>
        </w:numPr>
        <w:spacing w:before="120" w:beforeLines="50" w:after="120" w:afterLines="50"/>
        <w:ind w:left="562" w:hanging="562"/>
        <w:rPr>
          <w:sz w:val="28"/>
          <w:szCs w:val="28"/>
        </w:rPr>
      </w:pPr>
      <w:r>
        <w:rPr>
          <w:rFonts w:hint="eastAsia"/>
          <w:sz w:val="28"/>
          <w:szCs w:val="28"/>
        </w:rPr>
        <w:t>招标文件</w:t>
      </w:r>
    </w:p>
    <w:p w14:paraId="09D3A9FA">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239" w:name="_Hlk72399819"/>
      <w:r>
        <w:rPr>
          <w:rFonts w:hint="eastAsia" w:ascii="黑体" w:hAnsi="宋体" w:eastAsia="黑体"/>
          <w:sz w:val="24"/>
        </w:rPr>
        <w:t>招标文件的编制与组成</w:t>
      </w:r>
    </w:p>
    <w:p w14:paraId="4341C8F0">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2A5952B0">
      <w:pPr>
        <w:ind w:firstLine="411" w:firstLineChars="196"/>
        <w:rPr>
          <w:rFonts w:ascii="宋体" w:hAnsi="宋体"/>
          <w:szCs w:val="21"/>
        </w:rPr>
      </w:pPr>
      <w:r>
        <w:rPr>
          <w:rFonts w:hint="eastAsia" w:ascii="宋体" w:hAnsi="宋体"/>
          <w:szCs w:val="21"/>
        </w:rPr>
        <w:t>招标文件包括下列内容：</w:t>
      </w:r>
    </w:p>
    <w:p w14:paraId="58657B04">
      <w:pPr>
        <w:ind w:left="420" w:leftChars="200" w:firstLine="413" w:firstLineChars="196"/>
        <w:rPr>
          <w:rFonts w:ascii="宋体" w:hAnsi="宋体"/>
          <w:b/>
          <w:szCs w:val="21"/>
        </w:rPr>
      </w:pPr>
      <w:r>
        <w:rPr>
          <w:rFonts w:hint="eastAsia" w:ascii="宋体" w:hAnsi="宋体"/>
          <w:b/>
          <w:szCs w:val="21"/>
        </w:rPr>
        <w:t>第一册  专用条款</w:t>
      </w:r>
    </w:p>
    <w:p w14:paraId="33CA5F73">
      <w:pPr>
        <w:ind w:left="1079" w:leftChars="514"/>
        <w:rPr>
          <w:rFonts w:ascii="宋体" w:hAnsi="宋体"/>
          <w:b/>
          <w:szCs w:val="21"/>
        </w:rPr>
      </w:pPr>
      <w:r>
        <w:rPr>
          <w:rFonts w:hint="eastAsia" w:ascii="宋体" w:hAnsi="宋体"/>
          <w:b/>
          <w:szCs w:val="21"/>
        </w:rPr>
        <w:t>关键信息</w:t>
      </w:r>
    </w:p>
    <w:p w14:paraId="6715CED3">
      <w:pPr>
        <w:ind w:left="630" w:leftChars="300" w:firstLine="411" w:firstLineChars="196"/>
        <w:rPr>
          <w:rFonts w:ascii="宋体" w:hAnsi="宋体"/>
          <w:szCs w:val="21"/>
        </w:rPr>
      </w:pPr>
      <w:r>
        <w:rPr>
          <w:rFonts w:hint="eastAsia" w:ascii="宋体" w:hAnsi="宋体"/>
          <w:szCs w:val="21"/>
        </w:rPr>
        <w:t>第一章  招标公告</w:t>
      </w:r>
    </w:p>
    <w:p w14:paraId="72DD7A78">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46F0AF18">
      <w:pPr>
        <w:ind w:left="630" w:leftChars="300" w:firstLine="411" w:firstLineChars="196"/>
        <w:rPr>
          <w:rFonts w:ascii="宋体" w:hAnsi="宋体"/>
          <w:szCs w:val="21"/>
        </w:rPr>
      </w:pPr>
      <w:r>
        <w:rPr>
          <w:rFonts w:hint="eastAsia" w:ascii="宋体" w:hAnsi="宋体"/>
          <w:szCs w:val="21"/>
        </w:rPr>
        <w:t>第三章  用户需求书</w:t>
      </w:r>
    </w:p>
    <w:p w14:paraId="5F9A4BF3">
      <w:pPr>
        <w:ind w:left="630" w:leftChars="300" w:firstLine="411" w:firstLineChars="196"/>
        <w:rPr>
          <w:rFonts w:ascii="宋体" w:hAnsi="宋体"/>
          <w:szCs w:val="21"/>
        </w:rPr>
      </w:pPr>
      <w:r>
        <w:rPr>
          <w:rFonts w:hint="eastAsia"/>
        </w:rPr>
        <w:t xml:space="preserve">第四章 </w:t>
      </w:r>
      <w:r>
        <w:t xml:space="preserve"> </w:t>
      </w:r>
      <w:r>
        <w:rPr>
          <w:rFonts w:hint="eastAsia"/>
        </w:rPr>
        <w:t>投标文件格式及附件</w:t>
      </w:r>
    </w:p>
    <w:p w14:paraId="662F3901">
      <w:pPr>
        <w:ind w:left="630" w:leftChars="300" w:firstLine="411" w:firstLineChars="196"/>
        <w:rPr>
          <w:rFonts w:ascii="宋体" w:hAnsi="宋体"/>
          <w:szCs w:val="21"/>
        </w:rPr>
      </w:pPr>
      <w:r>
        <w:rPr>
          <w:rFonts w:hint="eastAsia" w:ascii="宋体" w:hAnsi="宋体"/>
          <w:szCs w:val="21"/>
        </w:rPr>
        <w:t>第五章  合同条款及格式</w:t>
      </w:r>
    </w:p>
    <w:p w14:paraId="28AC0D7F">
      <w:pPr>
        <w:ind w:left="420" w:leftChars="200" w:firstLine="413" w:firstLineChars="196"/>
        <w:rPr>
          <w:rFonts w:ascii="宋体" w:hAnsi="宋体"/>
          <w:b/>
          <w:szCs w:val="21"/>
        </w:rPr>
      </w:pPr>
      <w:r>
        <w:rPr>
          <w:rFonts w:hint="eastAsia" w:ascii="宋体" w:hAnsi="宋体"/>
          <w:b/>
          <w:szCs w:val="21"/>
        </w:rPr>
        <w:t>第二册  通用条款</w:t>
      </w:r>
    </w:p>
    <w:p w14:paraId="0A467FC6">
      <w:pPr>
        <w:ind w:left="630" w:leftChars="300" w:firstLine="411" w:firstLineChars="196"/>
        <w:rPr>
          <w:rFonts w:ascii="宋体" w:hAnsi="宋体"/>
          <w:szCs w:val="21"/>
        </w:rPr>
      </w:pPr>
      <w:r>
        <w:rPr>
          <w:rFonts w:hint="eastAsia" w:ascii="宋体" w:hAnsi="宋体"/>
          <w:szCs w:val="21"/>
        </w:rPr>
        <w:t>第一章  总则</w:t>
      </w:r>
    </w:p>
    <w:p w14:paraId="0FD4B8A3">
      <w:pPr>
        <w:ind w:left="630" w:leftChars="300" w:firstLine="411" w:firstLineChars="196"/>
        <w:rPr>
          <w:rFonts w:ascii="宋体" w:hAnsi="宋体"/>
          <w:szCs w:val="21"/>
        </w:rPr>
      </w:pPr>
      <w:r>
        <w:rPr>
          <w:rFonts w:hint="eastAsia" w:ascii="宋体" w:hAnsi="宋体"/>
          <w:szCs w:val="21"/>
        </w:rPr>
        <w:t>第二章  招标文件</w:t>
      </w:r>
    </w:p>
    <w:p w14:paraId="4441943D">
      <w:pPr>
        <w:ind w:left="630" w:leftChars="300" w:firstLine="411" w:firstLineChars="196"/>
        <w:rPr>
          <w:rFonts w:ascii="宋体" w:hAnsi="宋体"/>
          <w:szCs w:val="21"/>
        </w:rPr>
      </w:pPr>
      <w:r>
        <w:rPr>
          <w:rFonts w:hint="eastAsia" w:ascii="宋体" w:hAnsi="宋体"/>
          <w:szCs w:val="21"/>
        </w:rPr>
        <w:t>第三章  投标文件的编制</w:t>
      </w:r>
    </w:p>
    <w:p w14:paraId="7B7C9A58">
      <w:pPr>
        <w:ind w:left="630" w:leftChars="300" w:firstLine="411" w:firstLineChars="196"/>
        <w:rPr>
          <w:rFonts w:ascii="宋体" w:hAnsi="宋体"/>
          <w:szCs w:val="21"/>
        </w:rPr>
      </w:pPr>
      <w:r>
        <w:rPr>
          <w:rFonts w:hint="eastAsia" w:ascii="宋体" w:hAnsi="宋体"/>
          <w:szCs w:val="21"/>
        </w:rPr>
        <w:t>第四章  投标文件的递交</w:t>
      </w:r>
    </w:p>
    <w:p w14:paraId="53CE66B5">
      <w:pPr>
        <w:ind w:left="630" w:leftChars="300" w:firstLine="411" w:firstLineChars="196"/>
        <w:rPr>
          <w:rFonts w:ascii="宋体" w:hAnsi="宋体"/>
          <w:szCs w:val="21"/>
        </w:rPr>
      </w:pPr>
      <w:r>
        <w:rPr>
          <w:rFonts w:hint="eastAsia" w:ascii="宋体" w:hAnsi="宋体"/>
          <w:szCs w:val="21"/>
        </w:rPr>
        <w:t>第五章  开标</w:t>
      </w:r>
    </w:p>
    <w:p w14:paraId="5B932396">
      <w:pPr>
        <w:ind w:left="630" w:leftChars="300" w:firstLine="411" w:firstLineChars="196"/>
        <w:rPr>
          <w:rFonts w:ascii="宋体" w:hAnsi="宋体"/>
          <w:szCs w:val="21"/>
        </w:rPr>
      </w:pPr>
      <w:r>
        <w:rPr>
          <w:rFonts w:hint="eastAsia" w:ascii="宋体" w:hAnsi="宋体"/>
          <w:szCs w:val="21"/>
        </w:rPr>
        <w:t>第六章  评审要求</w:t>
      </w:r>
    </w:p>
    <w:p w14:paraId="4ACDCD58">
      <w:pPr>
        <w:ind w:left="630" w:leftChars="300" w:firstLine="411" w:firstLineChars="196"/>
        <w:rPr>
          <w:rFonts w:ascii="宋体" w:hAnsi="宋体"/>
          <w:szCs w:val="21"/>
        </w:rPr>
      </w:pPr>
      <w:r>
        <w:rPr>
          <w:rFonts w:hint="eastAsia" w:ascii="宋体" w:hAnsi="宋体"/>
          <w:szCs w:val="21"/>
        </w:rPr>
        <w:t>第七章  评审程序及评审方法</w:t>
      </w:r>
    </w:p>
    <w:p w14:paraId="3F1F4EDA">
      <w:pPr>
        <w:ind w:left="630" w:leftChars="300" w:firstLine="411" w:firstLineChars="196"/>
        <w:rPr>
          <w:rFonts w:ascii="宋体" w:hAnsi="宋体"/>
          <w:szCs w:val="21"/>
        </w:rPr>
      </w:pPr>
      <w:r>
        <w:rPr>
          <w:rFonts w:hint="eastAsia" w:ascii="宋体" w:hAnsi="宋体"/>
          <w:szCs w:val="21"/>
        </w:rPr>
        <w:t>第八章  定标及公示</w:t>
      </w:r>
    </w:p>
    <w:p w14:paraId="34285411">
      <w:pPr>
        <w:ind w:left="630" w:leftChars="300" w:firstLine="411" w:firstLineChars="196"/>
        <w:rPr>
          <w:rFonts w:ascii="宋体" w:hAnsi="宋体"/>
          <w:szCs w:val="21"/>
        </w:rPr>
      </w:pPr>
      <w:r>
        <w:rPr>
          <w:rFonts w:hint="eastAsia" w:ascii="宋体" w:hAnsi="宋体"/>
          <w:szCs w:val="21"/>
        </w:rPr>
        <w:t>第九章  公开招标失败的后续处理</w:t>
      </w:r>
    </w:p>
    <w:p w14:paraId="3E40A595">
      <w:pPr>
        <w:ind w:left="630" w:leftChars="300" w:firstLine="411" w:firstLineChars="196"/>
        <w:rPr>
          <w:rFonts w:ascii="宋体" w:hAnsi="宋体"/>
          <w:szCs w:val="21"/>
        </w:rPr>
      </w:pPr>
      <w:r>
        <w:rPr>
          <w:rFonts w:hint="eastAsia" w:ascii="宋体" w:hAnsi="宋体"/>
          <w:szCs w:val="21"/>
        </w:rPr>
        <w:t>第十章  合同的授予与备案</w:t>
      </w:r>
    </w:p>
    <w:p w14:paraId="2FCDFD35">
      <w:pPr>
        <w:ind w:left="630" w:leftChars="300" w:firstLine="411" w:firstLineChars="196"/>
        <w:rPr>
          <w:rFonts w:ascii="宋体" w:hAnsi="宋体"/>
          <w:szCs w:val="21"/>
        </w:rPr>
      </w:pPr>
      <w:r>
        <w:rPr>
          <w:rFonts w:hint="eastAsia" w:ascii="宋体" w:hAnsi="宋体"/>
          <w:szCs w:val="21"/>
        </w:rPr>
        <w:t>第十一章  质疑处理</w:t>
      </w:r>
    </w:p>
    <w:p w14:paraId="07EA89F0">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6A1F35B7">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0F825C86">
      <w:pPr>
        <w:pStyle w:val="20"/>
        <w:ind w:firstLine="420" w:firstLineChars="200"/>
        <w:rPr>
          <w:rFonts w:hint="default" w:ascii="宋体" w:hAnsi="宋体" w:eastAsia="宋体" w:cs="Times New Roman"/>
          <w:b w:val="0"/>
          <w:bCs w:val="0"/>
          <w:kern w:val="2"/>
          <w:sz w:val="21"/>
          <w:szCs w:val="24"/>
          <w:lang w:val="en-US" w:eastAsia="zh-CN" w:bidi="ar-SA"/>
        </w:rPr>
      </w:pPr>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p w14:paraId="3FF14646">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3D82770F">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3C1D7E92">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13C99D94">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73E24355">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3E204EE3">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4EA1CE7D">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34042783">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24918D1F">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239"/>
    </w:p>
    <w:p w14:paraId="61A4199E">
      <w:pPr>
        <w:rPr>
          <w:rFonts w:ascii="宋体" w:hAnsi="宋体"/>
          <w:szCs w:val="21"/>
        </w:rPr>
      </w:pPr>
    </w:p>
    <w:p w14:paraId="5D4D566D">
      <w:pPr>
        <w:pStyle w:val="5"/>
        <w:numPr>
          <w:ilvl w:val="0"/>
          <w:numId w:val="19"/>
        </w:numPr>
        <w:spacing w:before="120" w:beforeLines="50" w:after="120" w:afterLines="50"/>
        <w:ind w:left="562" w:hanging="562"/>
        <w:rPr>
          <w:sz w:val="28"/>
          <w:szCs w:val="28"/>
        </w:rPr>
      </w:pPr>
      <w:r>
        <w:rPr>
          <w:rFonts w:hint="eastAsia"/>
          <w:sz w:val="28"/>
          <w:szCs w:val="28"/>
        </w:rPr>
        <w:t>投标文件的编制</w:t>
      </w:r>
    </w:p>
    <w:p w14:paraId="0584EB39">
      <w:pPr>
        <w:rPr>
          <w:rFonts w:ascii="黑体" w:hAnsi="宋体" w:eastAsia="黑体"/>
          <w:sz w:val="24"/>
        </w:rPr>
      </w:pPr>
      <w:r>
        <w:rPr>
          <w:rFonts w:hint="eastAsia" w:ascii="黑体" w:hAnsi="宋体" w:eastAsia="黑体"/>
          <w:sz w:val="24"/>
        </w:rPr>
        <w:t>14．</w:t>
      </w:r>
      <w:bookmarkStart w:id="240" w:name="_Hlk72400236"/>
      <w:r>
        <w:rPr>
          <w:rFonts w:hint="eastAsia" w:ascii="黑体" w:hAnsi="宋体" w:eastAsia="黑体"/>
          <w:sz w:val="24"/>
        </w:rPr>
        <w:t>投标文件的语言及度量单位</w:t>
      </w:r>
    </w:p>
    <w:p w14:paraId="4DFCBB32">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1FF6D1F2">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bookmarkEnd w:id="240"/>
    </w:p>
    <w:p w14:paraId="2E1F848C">
      <w:pPr>
        <w:rPr>
          <w:rFonts w:ascii="黑体" w:hAnsi="宋体" w:eastAsia="黑体"/>
          <w:sz w:val="24"/>
        </w:rPr>
      </w:pPr>
      <w:r>
        <w:rPr>
          <w:rFonts w:hint="eastAsia" w:ascii="黑体" w:hAnsi="宋体" w:eastAsia="黑体"/>
          <w:sz w:val="24"/>
        </w:rPr>
        <w:t>15．</w:t>
      </w:r>
      <w:bookmarkStart w:id="241" w:name="_Hlk72401567"/>
      <w:r>
        <w:rPr>
          <w:rFonts w:hint="eastAsia" w:ascii="黑体" w:hAnsi="宋体" w:eastAsia="黑体"/>
          <w:sz w:val="24"/>
        </w:rPr>
        <w:t>投标文件的组成</w:t>
      </w:r>
    </w:p>
    <w:p w14:paraId="146DE20D">
      <w:pPr>
        <w:ind w:firstLine="411" w:firstLineChars="196"/>
        <w:rPr>
          <w:rFonts w:ascii="宋体" w:hAnsi="宋体"/>
          <w:szCs w:val="21"/>
        </w:rPr>
      </w:pPr>
      <w:r>
        <w:rPr>
          <w:rFonts w:hint="eastAsia" w:ascii="宋体" w:hAnsi="宋体"/>
          <w:szCs w:val="21"/>
        </w:rPr>
        <w:t>具体内容在招标文件专用条款中进行规定。</w:t>
      </w:r>
    </w:p>
    <w:p w14:paraId="5D5097A3">
      <w:pPr>
        <w:rPr>
          <w:rFonts w:ascii="黑体" w:hAnsi="宋体" w:eastAsia="黑体"/>
          <w:sz w:val="24"/>
        </w:rPr>
      </w:pPr>
      <w:r>
        <w:rPr>
          <w:rFonts w:ascii="黑体" w:hAnsi="宋体" w:eastAsia="黑体"/>
          <w:sz w:val="24"/>
        </w:rPr>
        <w:t>16．投标文件格式</w:t>
      </w:r>
    </w:p>
    <w:p w14:paraId="5FD85D44">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1CEC7A25">
      <w:pPr>
        <w:rPr>
          <w:rFonts w:ascii="黑体" w:hAnsi="宋体" w:eastAsia="黑体"/>
          <w:sz w:val="24"/>
        </w:rPr>
      </w:pPr>
      <w:r>
        <w:rPr>
          <w:rFonts w:hint="eastAsia" w:ascii="黑体" w:hAnsi="宋体" w:eastAsia="黑体"/>
          <w:sz w:val="24"/>
        </w:rPr>
        <w:t>17．投标货币</w:t>
      </w:r>
    </w:p>
    <w:p w14:paraId="35C45831">
      <w:pPr>
        <w:ind w:firstLine="411" w:firstLineChars="196"/>
        <w:rPr>
          <w:rFonts w:ascii="宋体" w:hAnsi="宋体"/>
          <w:szCs w:val="21"/>
        </w:rPr>
      </w:pPr>
      <w:r>
        <w:rPr>
          <w:rFonts w:hint="eastAsia" w:ascii="宋体" w:hAnsi="宋体"/>
          <w:szCs w:val="21"/>
        </w:rPr>
        <w:t>本项目的投标报价应以人民币计。</w:t>
      </w:r>
      <w:bookmarkEnd w:id="241"/>
    </w:p>
    <w:p w14:paraId="3E85FBC6">
      <w:pPr>
        <w:rPr>
          <w:rFonts w:ascii="黑体" w:hAnsi="宋体" w:eastAsia="黑体"/>
          <w:sz w:val="24"/>
        </w:rPr>
      </w:pPr>
      <w:r>
        <w:rPr>
          <w:rFonts w:hint="eastAsia" w:ascii="黑体" w:hAnsi="宋体" w:eastAsia="黑体"/>
          <w:sz w:val="24"/>
        </w:rPr>
        <w:t>18．</w:t>
      </w:r>
      <w:bookmarkStart w:id="242" w:name="_Hlk72401735"/>
      <w:r>
        <w:rPr>
          <w:rFonts w:hint="eastAsia" w:ascii="黑体" w:hAnsi="宋体" w:eastAsia="黑体"/>
          <w:sz w:val="24"/>
        </w:rPr>
        <w:t>证明投标文件投标技术方案的合格性和符合招标文件规定的文件要求</w:t>
      </w:r>
    </w:p>
    <w:p w14:paraId="22E6ABDB">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71288F39">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6798FD70">
      <w:pPr>
        <w:ind w:firstLine="411" w:firstLineChars="196"/>
        <w:rPr>
          <w:rFonts w:ascii="宋体" w:hAnsi="宋体"/>
          <w:szCs w:val="21"/>
        </w:rPr>
      </w:pPr>
      <w:r>
        <w:rPr>
          <w:rFonts w:hint="eastAsia" w:ascii="宋体" w:hAnsi="宋体"/>
          <w:szCs w:val="21"/>
        </w:rPr>
        <w:t>18.2.1主要技术指标和性能的详细说明。</w:t>
      </w:r>
    </w:p>
    <w:p w14:paraId="4509C6FF">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5770B6A1">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5245BBC2">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0347EB39">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12BDA9BE">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2AA96F53">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4E71661E">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bookmarkEnd w:id="242"/>
    </w:p>
    <w:p w14:paraId="44452ECE">
      <w:pPr>
        <w:rPr>
          <w:rFonts w:ascii="黑体" w:hAnsi="宋体" w:eastAsia="黑体"/>
          <w:sz w:val="24"/>
        </w:rPr>
      </w:pPr>
      <w:r>
        <w:rPr>
          <w:rFonts w:hint="eastAsia" w:ascii="黑体" w:hAnsi="宋体" w:eastAsia="黑体"/>
          <w:sz w:val="24"/>
        </w:rPr>
        <w:t>19．</w:t>
      </w:r>
      <w:bookmarkStart w:id="243" w:name="_Hlk72402034"/>
      <w:r>
        <w:rPr>
          <w:rFonts w:hint="eastAsia" w:ascii="黑体" w:hAnsi="宋体" w:eastAsia="黑体"/>
          <w:sz w:val="24"/>
        </w:rPr>
        <w:t>投标文件其他证明文件的要求</w:t>
      </w:r>
    </w:p>
    <w:p w14:paraId="5325BA49">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244"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244"/>
    </w:p>
    <w:p w14:paraId="157A4FBA">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0CEA776D">
      <w:pPr>
        <w:rPr>
          <w:rFonts w:ascii="黑体" w:hAnsi="宋体" w:eastAsia="黑体"/>
          <w:sz w:val="24"/>
        </w:rPr>
      </w:pPr>
      <w:r>
        <w:rPr>
          <w:rFonts w:hint="eastAsia" w:ascii="黑体" w:hAnsi="宋体" w:eastAsia="黑体"/>
          <w:sz w:val="24"/>
        </w:rPr>
        <w:t>20．投标有效期</w:t>
      </w:r>
      <w:bookmarkEnd w:id="243"/>
    </w:p>
    <w:p w14:paraId="09ADC739">
      <w:pPr>
        <w:ind w:firstLine="411" w:firstLineChars="196"/>
        <w:rPr>
          <w:rFonts w:ascii="宋体" w:hAnsi="宋体"/>
          <w:szCs w:val="21"/>
        </w:rPr>
      </w:pPr>
      <w:bookmarkStart w:id="245"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17F325D4">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05E6122E">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bookmarkEnd w:id="245"/>
    </w:p>
    <w:p w14:paraId="05C1DB15">
      <w:pPr>
        <w:rPr>
          <w:rFonts w:ascii="黑体" w:hAnsi="宋体" w:eastAsia="黑体"/>
          <w:sz w:val="24"/>
        </w:rPr>
      </w:pPr>
      <w:r>
        <w:rPr>
          <w:rFonts w:hint="eastAsia" w:ascii="黑体" w:hAnsi="宋体" w:eastAsia="黑体"/>
          <w:sz w:val="24"/>
        </w:rPr>
        <w:t>21．</w:t>
      </w:r>
      <w:bookmarkStart w:id="246" w:name="_Hlk72402325"/>
      <w:r>
        <w:rPr>
          <w:rFonts w:hint="eastAsia" w:ascii="黑体" w:hAnsi="宋体" w:eastAsia="黑体"/>
          <w:sz w:val="24"/>
        </w:rPr>
        <w:t xml:space="preserve">关于投标保证金 </w:t>
      </w:r>
    </w:p>
    <w:p w14:paraId="534E9B08">
      <w:pPr>
        <w:rPr>
          <w:rFonts w:ascii="宋体" w:hAnsi="宋体"/>
          <w:szCs w:val="21"/>
        </w:rPr>
      </w:pPr>
      <w:r>
        <w:rPr>
          <w:rFonts w:hint="eastAsia" w:ascii="宋体" w:hAnsi="宋体"/>
          <w:szCs w:val="21"/>
        </w:rPr>
        <w:t xml:space="preserve">    21.1</w:t>
      </w:r>
      <w:r>
        <w:rPr>
          <w:rFonts w:hint="eastAsia"/>
        </w:rPr>
        <w:t>根据《深圳市财政局关于调整政府采购投标（响应）保证金管理政策的通知》（深财购〔2021〕51号）文的规定，本项目不收取投标保证金。</w:t>
      </w:r>
    </w:p>
    <w:p w14:paraId="7DD975BE">
      <w:pPr>
        <w:rPr>
          <w:rFonts w:ascii="黑体" w:hAnsi="宋体" w:eastAsia="黑体"/>
          <w:sz w:val="24"/>
        </w:rPr>
      </w:pPr>
      <w:r>
        <w:rPr>
          <w:rFonts w:hint="eastAsia" w:ascii="黑体" w:hAnsi="宋体" w:eastAsia="黑体"/>
          <w:sz w:val="24"/>
        </w:rPr>
        <w:t>22．投标人的替代方案</w:t>
      </w:r>
    </w:p>
    <w:p w14:paraId="0EE0267B">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7C975BD0">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246"/>
    </w:p>
    <w:p w14:paraId="64EC2517">
      <w:pPr>
        <w:rPr>
          <w:rFonts w:ascii="黑体" w:hAnsi="宋体" w:eastAsia="黑体"/>
          <w:sz w:val="24"/>
        </w:rPr>
      </w:pPr>
      <w:r>
        <w:rPr>
          <w:rFonts w:hint="eastAsia" w:ascii="黑体" w:hAnsi="宋体" w:eastAsia="黑体"/>
          <w:sz w:val="24"/>
        </w:rPr>
        <w:t>23．</w:t>
      </w:r>
      <w:bookmarkStart w:id="247"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0CA162CC">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t xml:space="preserve"> </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w:t>
      </w:r>
    </w:p>
    <w:p w14:paraId="2C596847">
      <w:pPr>
        <w:ind w:firstLine="411" w:firstLineChars="196"/>
        <w:rPr>
          <w:rFonts w:ascii="宋体" w:hAnsi="宋体"/>
        </w:rPr>
      </w:pPr>
      <w:r>
        <w:rPr>
          <w:rFonts w:hint="eastAsia" w:ascii="宋体" w:hAnsi="宋体"/>
        </w:rPr>
        <w:t>23.2投标人在使用《投标书编制软件》编制投标书时须注意：</w:t>
      </w:r>
    </w:p>
    <w:p w14:paraId="436E878E">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5A1BC181">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2C0480A0">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3B59BCA6">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4A2C4587">
      <w:pPr>
        <w:ind w:firstLine="411" w:firstLineChars="196"/>
        <w:rPr>
          <w:rFonts w:ascii="宋体" w:hAnsi="宋体"/>
        </w:rPr>
      </w:pPr>
      <w:r>
        <w:rPr>
          <w:rFonts w:hint="eastAsia" w:ascii="宋体" w:hAnsi="宋体"/>
        </w:rPr>
        <w:t>23.2.5完整填写“投标关键信息”，如下图所示：</w:t>
      </w:r>
    </w:p>
    <w:p w14:paraId="76D74967">
      <w:pPr>
        <w:ind w:firstLine="411" w:firstLineChars="196"/>
        <w:rPr>
          <w:rFonts w:ascii="宋体" w:hAnsi="宋体"/>
        </w:rPr>
      </w:pPr>
      <w:r>
        <w:rPr>
          <w:rFonts w:ascii="宋体" w:hAnsi="宋体"/>
        </w:rPr>
        <w:drawing>
          <wp:inline distT="0" distB="0" distL="0" distR="0">
            <wp:extent cx="5278755" cy="2721610"/>
            <wp:effectExtent l="0" t="0" r="0" b="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r:embed="rId16"/>
                    <a:stretch>
                      <a:fillRect/>
                    </a:stretch>
                  </pic:blipFill>
                  <pic:spPr>
                    <a:xfrm>
                      <a:off x="0" y="0"/>
                      <a:ext cx="5278755" cy="2721610"/>
                    </a:xfrm>
                    <a:prstGeom prst="rect">
                      <a:avLst/>
                    </a:prstGeom>
                    <a:noFill/>
                    <a:ln>
                      <a:noFill/>
                    </a:ln>
                  </pic:spPr>
                </pic:pic>
              </a:graphicData>
            </a:graphic>
          </wp:inline>
        </w:drawing>
      </w:r>
    </w:p>
    <w:p w14:paraId="4081E575">
      <w:pPr>
        <w:ind w:firstLine="413" w:firstLineChars="196"/>
        <w:rPr>
          <w:rFonts w:ascii="宋体" w:hAnsi="宋体"/>
          <w:b/>
        </w:rPr>
      </w:pPr>
    </w:p>
    <w:p w14:paraId="030376B4">
      <w:pPr>
        <w:ind w:firstLine="411" w:firstLineChars="196"/>
        <w:rPr>
          <w:rFonts w:ascii="宋体" w:hAnsi="宋体"/>
        </w:rPr>
      </w:pPr>
    </w:p>
    <w:p w14:paraId="3A2D8433">
      <w:pPr>
        <w:rPr>
          <w:rFonts w:ascii="宋体" w:hAnsi="宋体"/>
        </w:rPr>
      </w:pPr>
    </w:p>
    <w:p w14:paraId="73FB93F7">
      <w:pPr>
        <w:widowControl/>
        <w:jc w:val="left"/>
        <w:rPr>
          <w:rFonts w:ascii="宋体" w:hAnsi="宋体" w:cs="宋体"/>
          <w:kern w:val="0"/>
          <w:sz w:val="24"/>
        </w:rPr>
      </w:pPr>
    </w:p>
    <w:p w14:paraId="4BBBA18E">
      <w:pPr>
        <w:ind w:firstLine="413"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14:paraId="4D7E6B7D">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0AA86FA7">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128AB947">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13F4A826">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4FA016EE">
      <w:pPr>
        <w:ind w:firstLine="411" w:firstLineChars="196"/>
        <w:rPr>
          <w:rFonts w:ascii="宋体" w:hAnsi="宋体"/>
        </w:rPr>
      </w:pPr>
      <w:r>
        <w:rPr>
          <w:rFonts w:hint="eastAsia" w:ascii="宋体" w:hAnsi="宋体"/>
        </w:rPr>
        <w:t>23.3电报、电话、传真形式的投标概不接受。</w:t>
      </w:r>
    </w:p>
    <w:p w14:paraId="0B6C9E5F">
      <w:pPr>
        <w:ind w:firstLine="413"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163502DD">
      <w:pPr>
        <w:ind w:firstLine="411" w:firstLineChars="196"/>
        <w:rPr>
          <w:rFonts w:ascii="宋体" w:hAnsi="宋体"/>
        </w:rPr>
      </w:pPr>
      <w:r>
        <w:rPr>
          <w:rFonts w:hint="eastAsia" w:ascii="宋体" w:hAnsi="宋体"/>
          <w:b w:val="0"/>
          <w:bCs/>
        </w:rPr>
        <w:t xml:space="preserve">23.5 </w:t>
      </w:r>
      <w:r>
        <w:rPr>
          <w:rFonts w:hint="eastAsia" w:ascii="宋体" w:hAnsi="宋体"/>
        </w:rPr>
        <w:t>各类资格（资质）文件提供扫描件，专用条款另有要求的除外。</w:t>
      </w:r>
      <w:bookmarkEnd w:id="247"/>
    </w:p>
    <w:p w14:paraId="49B37EB8">
      <w:pPr>
        <w:ind w:firstLine="411" w:firstLineChars="196"/>
        <w:rPr>
          <w:rFonts w:ascii="宋体" w:hAnsi="宋体"/>
          <w:szCs w:val="21"/>
        </w:rPr>
      </w:pPr>
    </w:p>
    <w:p w14:paraId="56DFC23A">
      <w:pPr>
        <w:pStyle w:val="5"/>
        <w:numPr>
          <w:ilvl w:val="0"/>
          <w:numId w:val="19"/>
        </w:numPr>
        <w:spacing w:before="120" w:beforeLines="50" w:after="120" w:afterLines="50"/>
        <w:ind w:left="562" w:hanging="562"/>
        <w:rPr>
          <w:sz w:val="28"/>
          <w:szCs w:val="28"/>
        </w:rPr>
      </w:pPr>
      <w:r>
        <w:rPr>
          <w:rFonts w:hint="eastAsia"/>
          <w:sz w:val="28"/>
          <w:szCs w:val="28"/>
        </w:rPr>
        <w:t>投标文件的递交</w:t>
      </w:r>
    </w:p>
    <w:p w14:paraId="64720EFA">
      <w:pPr>
        <w:rPr>
          <w:rFonts w:ascii="黑体" w:hAnsi="宋体" w:eastAsia="黑体"/>
          <w:sz w:val="24"/>
        </w:rPr>
      </w:pPr>
      <w:bookmarkStart w:id="248" w:name="_Hlk72405459"/>
      <w:r>
        <w:rPr>
          <w:rFonts w:hint="eastAsia" w:ascii="黑体" w:hAnsi="宋体" w:eastAsia="黑体"/>
          <w:sz w:val="24"/>
        </w:rPr>
        <w:t>24．投标文件的保密</w:t>
      </w:r>
    </w:p>
    <w:p w14:paraId="57225740">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73DFF5C8">
      <w:pPr>
        <w:widowControl/>
        <w:jc w:val="left"/>
        <w:rPr>
          <w:rFonts w:ascii="宋体" w:hAnsi="宋体" w:cs="宋体"/>
          <w:kern w:val="0"/>
          <w:sz w:val="24"/>
        </w:rPr>
      </w:pPr>
      <w:r>
        <w:rPr>
          <w:rFonts w:ascii="宋体" w:hAnsi="宋体"/>
        </w:rPr>
        <w:drawing>
          <wp:inline distT="0" distB="0" distL="0" distR="0">
            <wp:extent cx="5278755" cy="2721610"/>
            <wp:effectExtent l="0" t="0" r="0" b="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r:embed="rId16"/>
                    <a:stretch>
                      <a:fillRect/>
                    </a:stretch>
                  </pic:blipFill>
                  <pic:spPr>
                    <a:xfrm>
                      <a:off x="0" y="0"/>
                      <a:ext cx="5278755" cy="2721610"/>
                    </a:xfrm>
                    <a:prstGeom prst="rect">
                      <a:avLst/>
                    </a:prstGeom>
                    <a:noFill/>
                    <a:ln>
                      <a:noFill/>
                    </a:ln>
                  </pic:spPr>
                </pic:pic>
              </a:graphicData>
            </a:graphic>
          </wp:inline>
        </w:drawing>
      </w:r>
    </w:p>
    <w:p w14:paraId="4E01F0BB">
      <w:pPr>
        <w:ind w:firstLine="480" w:firstLineChars="200"/>
        <w:rPr>
          <w:sz w:val="24"/>
        </w:rPr>
      </w:pPr>
    </w:p>
    <w:p w14:paraId="69084CA8">
      <w:pPr>
        <w:rPr>
          <w:sz w:val="24"/>
        </w:rPr>
      </w:pPr>
      <w:r>
        <w:rPr>
          <w:rFonts w:ascii="宋体" w:hAnsi="宋体"/>
        </w:rPr>
        <w:drawing>
          <wp:inline distT="0" distB="0" distL="0" distR="0">
            <wp:extent cx="5278755" cy="2732405"/>
            <wp:effectExtent l="0" t="0" r="0" b="0"/>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r:embed="rId17"/>
                    <a:stretch>
                      <a:fillRect/>
                    </a:stretch>
                  </pic:blipFill>
                  <pic:spPr>
                    <a:xfrm>
                      <a:off x="0" y="0"/>
                      <a:ext cx="5278755" cy="2732405"/>
                    </a:xfrm>
                    <a:prstGeom prst="rect">
                      <a:avLst/>
                    </a:prstGeom>
                    <a:noFill/>
                    <a:ln>
                      <a:noFill/>
                    </a:ln>
                  </pic:spPr>
                </pic:pic>
              </a:graphicData>
            </a:graphic>
          </wp:inline>
        </w:drawing>
      </w:r>
    </w:p>
    <w:p w14:paraId="4CDD6059">
      <w:pPr>
        <w:ind w:firstLine="411" w:firstLineChars="196"/>
        <w:rPr>
          <w:rFonts w:ascii="宋体" w:hAnsi="宋体"/>
          <w:b w:val="0"/>
        </w:rPr>
      </w:pPr>
    </w:p>
    <w:p w14:paraId="7B06FD70">
      <w:pPr>
        <w:rPr>
          <w:rFonts w:ascii="宋体" w:hAnsi="宋体"/>
          <w:b/>
        </w:rPr>
      </w:pPr>
      <w:r>
        <w:rPr>
          <w:rFonts w:hint="eastAsia" w:ascii="黑体" w:hAnsi="宋体" w:eastAsia="黑体"/>
          <w:sz w:val="24"/>
        </w:rPr>
        <w:t>24.2若采购项目出现延期情况：</w:t>
      </w:r>
    </w:p>
    <w:p w14:paraId="6C487CC7">
      <w:pPr>
        <w:ind w:firstLine="420" w:firstLineChars="200"/>
        <w:rPr>
          <w:rFonts w:ascii="黑体" w:hAnsi="宋体" w:eastAsia="黑体"/>
          <w:b/>
          <w:sz w:val="24"/>
        </w:rPr>
      </w:pPr>
      <w:r>
        <w:rPr>
          <w:rFonts w:hint="eastAsia" w:ascii="宋体" w:hAnsi="宋体"/>
        </w:rPr>
        <w:t>如果供下载的招标文件（后缀名为. szczf）有更新，</w:t>
      </w:r>
      <w:r>
        <w:rPr>
          <w:rFonts w:hint="eastAsia" w:ascii="宋体" w:hAnsi="宋体"/>
          <w:b/>
          <w:bCs/>
        </w:rPr>
        <w:t>投标人必须重新下载招标文件、重新制作投标文件、重新加密投标文件、重新上传投标文件</w:t>
      </w:r>
      <w:r>
        <w:rPr>
          <w:rFonts w:hint="eastAsia" w:ascii="宋体" w:hAnsi="宋体"/>
        </w:rPr>
        <w:t>；如果供下载的招标文件（后缀名为. szczf）没有更新，</w:t>
      </w:r>
      <w:r>
        <w:rPr>
          <w:rFonts w:hint="eastAsia" w:ascii="宋体" w:hAnsi="宋体"/>
          <w:b/>
          <w:bCs/>
        </w:rPr>
        <w:t>投标人必须重新加密投标文件、重新上传投标文件</w:t>
      </w:r>
      <w:r>
        <w:rPr>
          <w:rFonts w:hint="eastAsia" w:ascii="宋体" w:hAnsi="宋体"/>
          <w:b w:val="0"/>
          <w:bCs w:val="0"/>
        </w:rPr>
        <w:t>（是否重新制作投标文件根据项目实际情况定）</w:t>
      </w:r>
      <w:r>
        <w:rPr>
          <w:rFonts w:hint="eastAsia" w:ascii="宋体" w:hAnsi="宋体"/>
        </w:rPr>
        <w:t>。否则，投标人自行承担投标文件无法解密导致投标无效的后果。</w:t>
      </w:r>
    </w:p>
    <w:p w14:paraId="4E330536">
      <w:pPr>
        <w:rPr>
          <w:rFonts w:ascii="黑体" w:hAnsi="宋体" w:eastAsia="黑体"/>
          <w:sz w:val="24"/>
        </w:rPr>
      </w:pPr>
      <w:r>
        <w:rPr>
          <w:rFonts w:hint="eastAsia" w:ascii="黑体" w:hAnsi="宋体" w:eastAsia="黑体"/>
          <w:sz w:val="24"/>
        </w:rPr>
        <w:t>25．上传投标文件及投标截止日期</w:t>
      </w:r>
    </w:p>
    <w:p w14:paraId="3755F080">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r>
        <w:rPr>
          <w:rFonts w:hint="eastAsia" w:ascii="宋体" w:hAnsi="宋体"/>
          <w:b/>
          <w:bCs/>
        </w:rPr>
        <w:t>深圳公共资源交易中心（深圳交易集团有限公司宝安分公司）一楼服务大厅（地址：深圳市宝安区湖滨东路40号）协助上传，但上传过程中投标截止时间到达仍无法上传成功的，由投标人自行负责。</w:t>
      </w:r>
    </w:p>
    <w:p w14:paraId="590F83C2">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5E9BDA6F">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19615031">
      <w:pPr>
        <w:ind w:firstLine="411" w:firstLineChars="196"/>
        <w:rPr>
          <w:rFonts w:ascii="宋体" w:hAnsi="宋体"/>
        </w:rPr>
      </w:pPr>
    </w:p>
    <w:bookmarkEnd w:id="248"/>
    <w:p w14:paraId="09B212A6">
      <w:pPr>
        <w:ind w:firstLine="411" w:firstLineChars="196"/>
        <w:rPr>
          <w:rFonts w:ascii="宋体" w:hAnsi="宋体"/>
        </w:rPr>
      </w:pPr>
    </w:p>
    <w:p w14:paraId="1C94E7A2">
      <w:pPr>
        <w:rPr>
          <w:rFonts w:ascii="黑体" w:hAnsi="宋体" w:eastAsia="黑体"/>
          <w:sz w:val="24"/>
        </w:rPr>
      </w:pPr>
      <w:r>
        <w:rPr>
          <w:rFonts w:hint="eastAsia" w:ascii="黑体" w:hAnsi="宋体" w:eastAsia="黑体"/>
          <w:sz w:val="24"/>
        </w:rPr>
        <w:t>26. 样品、现场演示、方案讲解</w:t>
      </w:r>
    </w:p>
    <w:p w14:paraId="5070571B">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1851F5D2">
      <w:pPr>
        <w:rPr>
          <w:rFonts w:ascii="黑体" w:hAnsi="宋体" w:eastAsia="黑体"/>
          <w:sz w:val="24"/>
        </w:rPr>
      </w:pPr>
      <w:bookmarkStart w:id="249"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6DB04ED8">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335CE6EB">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5E8306EA">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3477A20C">
      <w:pPr>
        <w:ind w:firstLine="411" w:firstLineChars="196"/>
        <w:rPr>
          <w:rFonts w:ascii="宋体" w:hAnsi="宋体"/>
          <w:szCs w:val="21"/>
        </w:rPr>
      </w:pPr>
      <w:r>
        <w:rPr>
          <w:rFonts w:hint="eastAsia" w:ascii="宋体" w:hAnsi="宋体"/>
          <w:szCs w:val="21"/>
        </w:rPr>
        <w:t>27.4政府集中采购机构不退还投标文件，专用条款另有规定的除外。</w:t>
      </w:r>
      <w:bookmarkEnd w:id="249"/>
    </w:p>
    <w:p w14:paraId="6CBE8CE4">
      <w:pPr>
        <w:pStyle w:val="5"/>
        <w:numPr>
          <w:ilvl w:val="0"/>
          <w:numId w:val="19"/>
        </w:numPr>
        <w:spacing w:before="120" w:beforeLines="50" w:after="120" w:afterLines="50"/>
        <w:ind w:left="562" w:hanging="562"/>
        <w:rPr>
          <w:sz w:val="28"/>
          <w:szCs w:val="28"/>
        </w:rPr>
      </w:pPr>
      <w:r>
        <w:rPr>
          <w:rFonts w:hint="eastAsia"/>
          <w:sz w:val="28"/>
          <w:szCs w:val="28"/>
        </w:rPr>
        <w:t>开标</w:t>
      </w:r>
    </w:p>
    <w:p w14:paraId="3BD5CCBD">
      <w:pPr>
        <w:rPr>
          <w:rFonts w:ascii="黑体" w:hAnsi="宋体" w:eastAsia="黑体"/>
          <w:sz w:val="24"/>
        </w:rPr>
      </w:pPr>
      <w:r>
        <w:rPr>
          <w:rFonts w:hint="eastAsia" w:ascii="黑体" w:hAnsi="宋体" w:eastAsia="黑体"/>
          <w:sz w:val="24"/>
        </w:rPr>
        <w:t>28．开标</w:t>
      </w:r>
    </w:p>
    <w:p w14:paraId="45F965B8">
      <w:pPr>
        <w:ind w:firstLine="359" w:firstLineChars="171"/>
        <w:rPr>
          <w:rFonts w:ascii="宋体" w:hAnsi="宋体"/>
          <w:szCs w:val="21"/>
        </w:rPr>
      </w:pPr>
      <w:r>
        <w:rPr>
          <w:rFonts w:ascii="宋体" w:hAnsi="宋体"/>
          <w:szCs w:val="21"/>
        </w:rPr>
        <w:t>2</w:t>
      </w:r>
      <w:r>
        <w:rPr>
          <w:rFonts w:hint="eastAsia" w:ascii="宋体" w:hAnsi="宋体"/>
          <w:szCs w:val="21"/>
        </w:rPr>
        <w:t>8</w:t>
      </w:r>
      <w:r>
        <w:rPr>
          <w:rFonts w:ascii="宋体" w:hAnsi="宋体"/>
          <w:szCs w:val="21"/>
        </w:rPr>
        <w:t>.</w:t>
      </w:r>
      <w:r>
        <w:rPr>
          <w:rFonts w:hint="eastAsia" w:ascii="宋体" w:hAnsi="宋体"/>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17A9937D">
      <w:pPr>
        <w:ind w:firstLine="315" w:firstLineChars="150"/>
        <w:rPr>
          <w:rFonts w:ascii="宋体" w:hAnsi="宋体"/>
          <w:szCs w:val="21"/>
        </w:rPr>
      </w:pPr>
      <w:r>
        <w:rPr>
          <w:rFonts w:hint="eastAsia" w:ascii="宋体" w:hAnsi="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78887682">
      <w:pPr>
        <w:ind w:firstLine="315" w:firstLineChars="150"/>
        <w:rPr>
          <w:rFonts w:ascii="宋体" w:hAnsi="宋体"/>
          <w:szCs w:val="21"/>
        </w:rPr>
      </w:pPr>
    </w:p>
    <w:p w14:paraId="74C77CFD">
      <w:pPr>
        <w:pStyle w:val="5"/>
        <w:numPr>
          <w:ilvl w:val="0"/>
          <w:numId w:val="19"/>
        </w:numPr>
        <w:spacing w:before="120" w:beforeLines="50" w:after="120" w:afterLines="50"/>
        <w:ind w:left="562" w:hanging="562"/>
        <w:rPr>
          <w:sz w:val="28"/>
          <w:szCs w:val="28"/>
        </w:rPr>
      </w:pPr>
      <w:r>
        <w:rPr>
          <w:rFonts w:hint="eastAsia"/>
          <w:sz w:val="28"/>
          <w:szCs w:val="28"/>
        </w:rPr>
        <w:t>评审要求</w:t>
      </w:r>
    </w:p>
    <w:p w14:paraId="3B5E7509">
      <w:pPr>
        <w:rPr>
          <w:rFonts w:ascii="黑体" w:hAnsi="宋体" w:eastAsia="黑体"/>
          <w:sz w:val="24"/>
        </w:rPr>
      </w:pPr>
      <w:r>
        <w:rPr>
          <w:rFonts w:hint="eastAsia" w:ascii="黑体" w:hAnsi="宋体" w:eastAsia="黑体"/>
          <w:sz w:val="24"/>
        </w:rPr>
        <w:t>29．评审委员会组成</w:t>
      </w:r>
    </w:p>
    <w:p w14:paraId="62D15464">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74E281DC">
      <w:pPr>
        <w:ind w:firstLine="411" w:firstLineChars="196"/>
        <w:rPr>
          <w:rFonts w:hint="eastAsia" w:ascii="宋体" w:hAnsi="宋体"/>
        </w:rPr>
      </w:pPr>
      <w:bookmarkStart w:id="250"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250"/>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24B4F7C9">
      <w:pPr>
        <w:ind w:firstLine="411" w:firstLineChars="196"/>
        <w:rPr>
          <w:rFonts w:ascii="宋体" w:hAnsi="宋体"/>
        </w:rPr>
      </w:pPr>
      <w:r>
        <w:rPr>
          <w:rFonts w:hint="eastAsia" w:ascii="宋体" w:hAnsi="宋体"/>
        </w:rPr>
        <w:t>29.2评审定标应当遵循公平、公正、科学、择优的原则。</w:t>
      </w:r>
    </w:p>
    <w:p w14:paraId="1324C7F3">
      <w:pPr>
        <w:ind w:firstLine="411" w:firstLineChars="196"/>
        <w:rPr>
          <w:rFonts w:ascii="宋体" w:hAnsi="宋体"/>
        </w:rPr>
      </w:pPr>
      <w:r>
        <w:rPr>
          <w:rFonts w:hint="eastAsia" w:ascii="宋体" w:hAnsi="宋体"/>
        </w:rPr>
        <w:t>29.3评审活动依法进行，任何单位和个人不得非法干预评标过程和结果。</w:t>
      </w:r>
    </w:p>
    <w:p w14:paraId="5FE270AA">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6FD024F2">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5EDE8DFC">
      <w:pPr>
        <w:rPr>
          <w:rFonts w:ascii="黑体" w:hAnsi="宋体" w:eastAsia="黑体"/>
          <w:sz w:val="24"/>
        </w:rPr>
      </w:pPr>
      <w:r>
        <w:rPr>
          <w:rFonts w:hint="eastAsia" w:ascii="黑体" w:hAnsi="宋体" w:eastAsia="黑体"/>
          <w:sz w:val="24"/>
        </w:rPr>
        <w:t>30．向评审委员会提供的资料</w:t>
      </w:r>
    </w:p>
    <w:p w14:paraId="5E7DC04D">
      <w:pPr>
        <w:ind w:firstLine="411" w:firstLineChars="196"/>
        <w:rPr>
          <w:rFonts w:ascii="宋体" w:hAnsi="宋体"/>
        </w:rPr>
      </w:pPr>
      <w:r>
        <w:rPr>
          <w:rFonts w:hint="eastAsia" w:ascii="宋体" w:hAnsi="宋体"/>
        </w:rPr>
        <w:t>30.1公开发布的招标文件，包括图纸、服务清单、答疑文件等；</w:t>
      </w:r>
    </w:p>
    <w:p w14:paraId="4C4F0358">
      <w:pPr>
        <w:ind w:firstLine="411" w:firstLineChars="196"/>
        <w:rPr>
          <w:rFonts w:ascii="宋体" w:hAnsi="宋体"/>
        </w:rPr>
      </w:pPr>
      <w:r>
        <w:rPr>
          <w:rFonts w:hint="eastAsia" w:ascii="宋体" w:hAnsi="宋体"/>
        </w:rPr>
        <w:t>30.2其他评标必须的资料。</w:t>
      </w:r>
    </w:p>
    <w:p w14:paraId="3558CAC8">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228B93BE">
      <w:pPr>
        <w:ind w:firstLine="411" w:firstLineChars="196"/>
        <w:rPr>
          <w:rFonts w:ascii="宋体" w:hAnsi="宋体"/>
        </w:rPr>
      </w:pPr>
      <w:r>
        <w:rPr>
          <w:rFonts w:hint="eastAsia" w:ascii="宋体" w:hAnsi="宋体"/>
        </w:rPr>
        <w:t>（1）招标的目的；</w:t>
      </w:r>
    </w:p>
    <w:p w14:paraId="1CA64E6F">
      <w:pPr>
        <w:ind w:firstLine="411" w:firstLineChars="196"/>
        <w:rPr>
          <w:rFonts w:ascii="宋体" w:hAnsi="宋体"/>
        </w:rPr>
      </w:pPr>
      <w:r>
        <w:rPr>
          <w:rFonts w:hint="eastAsia" w:ascii="宋体" w:hAnsi="宋体"/>
        </w:rPr>
        <w:t>（2）招标项目需求的范围和性质；</w:t>
      </w:r>
    </w:p>
    <w:p w14:paraId="3C4D81CC">
      <w:pPr>
        <w:ind w:firstLine="411" w:firstLineChars="196"/>
        <w:rPr>
          <w:rFonts w:ascii="宋体" w:hAnsi="宋体"/>
        </w:rPr>
      </w:pPr>
      <w:r>
        <w:rPr>
          <w:rFonts w:hint="eastAsia" w:ascii="宋体" w:hAnsi="宋体"/>
        </w:rPr>
        <w:t>（3）招标文件规定的投标人的资格、财政预算限额、商务条款；</w:t>
      </w:r>
    </w:p>
    <w:p w14:paraId="748FA3B8">
      <w:pPr>
        <w:ind w:firstLine="411" w:firstLineChars="196"/>
        <w:rPr>
          <w:rFonts w:ascii="宋体" w:hAnsi="宋体"/>
        </w:rPr>
      </w:pPr>
      <w:r>
        <w:rPr>
          <w:rFonts w:hint="eastAsia" w:ascii="宋体" w:hAnsi="宋体"/>
        </w:rPr>
        <w:t>（4）招标文件规定的评标程序、评标方法和评标因素；</w:t>
      </w:r>
    </w:p>
    <w:p w14:paraId="548FE010">
      <w:pPr>
        <w:ind w:firstLine="411" w:firstLineChars="196"/>
        <w:rPr>
          <w:rFonts w:ascii="宋体" w:hAnsi="宋体"/>
        </w:rPr>
      </w:pPr>
      <w:r>
        <w:rPr>
          <w:rFonts w:hint="eastAsia" w:ascii="宋体" w:hAnsi="宋体"/>
        </w:rPr>
        <w:t>（5）招标文件所列示的资格性审查表及符合性审查表。</w:t>
      </w:r>
    </w:p>
    <w:p w14:paraId="607B7384">
      <w:pPr>
        <w:rPr>
          <w:rFonts w:ascii="黑体" w:hAnsi="宋体" w:eastAsia="黑体"/>
          <w:sz w:val="24"/>
        </w:rPr>
      </w:pPr>
      <w:r>
        <w:rPr>
          <w:rFonts w:hint="eastAsia" w:ascii="黑体" w:hAnsi="宋体" w:eastAsia="黑体"/>
          <w:sz w:val="24"/>
        </w:rPr>
        <w:t>31．独立评审</w:t>
      </w:r>
    </w:p>
    <w:p w14:paraId="45BA0BF4">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60EC7732">
      <w:pPr>
        <w:ind w:firstLine="411" w:firstLineChars="196"/>
        <w:rPr>
          <w:rFonts w:ascii="宋体" w:hAnsi="宋体"/>
          <w:bCs/>
          <w:szCs w:val="21"/>
        </w:rPr>
      </w:pPr>
    </w:p>
    <w:p w14:paraId="7AA79E28">
      <w:pPr>
        <w:pStyle w:val="5"/>
        <w:numPr>
          <w:ilvl w:val="0"/>
          <w:numId w:val="19"/>
        </w:numPr>
        <w:spacing w:before="120" w:beforeLines="50" w:after="120" w:afterLines="50"/>
        <w:ind w:left="562" w:hanging="562"/>
        <w:rPr>
          <w:sz w:val="28"/>
          <w:szCs w:val="28"/>
        </w:rPr>
      </w:pPr>
      <w:r>
        <w:rPr>
          <w:rFonts w:hint="eastAsia"/>
          <w:sz w:val="28"/>
          <w:szCs w:val="28"/>
        </w:rPr>
        <w:t>评审程序及评审方法</w:t>
      </w:r>
    </w:p>
    <w:p w14:paraId="6EB6C8C6">
      <w:pPr>
        <w:rPr>
          <w:rFonts w:ascii="黑体" w:hAnsi="宋体" w:eastAsia="黑体"/>
          <w:sz w:val="24"/>
        </w:rPr>
      </w:pPr>
      <w:r>
        <w:rPr>
          <w:rFonts w:hint="eastAsia" w:ascii="黑体" w:hAnsi="宋体" w:eastAsia="黑体"/>
          <w:sz w:val="24"/>
        </w:rPr>
        <w:t>32．投标文件初审</w:t>
      </w:r>
    </w:p>
    <w:p w14:paraId="430C04E9">
      <w:pPr>
        <w:ind w:firstLine="411" w:firstLineChars="196"/>
        <w:rPr>
          <w:rFonts w:ascii="宋体" w:hAnsi="宋体"/>
        </w:rPr>
      </w:pPr>
      <w:r>
        <w:rPr>
          <w:rFonts w:hint="eastAsia" w:ascii="宋体" w:hAnsi="宋体"/>
        </w:rPr>
        <w:t>32.1投标文件初审包括资格性审查和符合性审查。</w:t>
      </w:r>
    </w:p>
    <w:p w14:paraId="6C439817">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6E7A9CAE">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27E9D449">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7BD0FFBB">
      <w:pPr>
        <w:ind w:firstLine="411" w:firstLineChars="196"/>
        <w:rPr>
          <w:rFonts w:ascii="宋体" w:hAnsi="宋体"/>
          <w:bCs/>
        </w:rPr>
      </w:pPr>
      <w:r>
        <w:rPr>
          <w:rFonts w:hint="eastAsia" w:ascii="宋体" w:hAnsi="宋体"/>
          <w:bCs/>
        </w:rPr>
        <w:t>32.3 投标文件初审中关于供应商家数的计算:</w:t>
      </w:r>
    </w:p>
    <w:p w14:paraId="21AA9B2E">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12E00AE">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19B42937">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710133E8">
      <w:pPr>
        <w:ind w:firstLine="411" w:firstLineChars="196"/>
        <w:rPr>
          <w:rFonts w:ascii="宋体" w:hAnsi="宋体"/>
        </w:rPr>
      </w:pPr>
      <w:r>
        <w:rPr>
          <w:rFonts w:hint="eastAsia" w:ascii="宋体" w:hAnsi="宋体"/>
        </w:rPr>
        <w:t>32.4投标人投标文件作无效处理的情形，具体包括但不限于以下：</w:t>
      </w:r>
    </w:p>
    <w:p w14:paraId="6DB9DC7F">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5816C017">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1FABE471">
      <w:pPr>
        <w:ind w:firstLine="411" w:firstLineChars="196"/>
        <w:rPr>
          <w:rFonts w:ascii="宋体" w:hAnsi="宋体"/>
        </w:rPr>
      </w:pPr>
      <w:r>
        <w:rPr>
          <w:rFonts w:hint="eastAsia" w:ascii="宋体" w:hAnsi="宋体"/>
        </w:rPr>
        <w:t>32.4.3不同投标人的投标文件载明的项目管理成员或者联系人员为同一人；</w:t>
      </w:r>
    </w:p>
    <w:p w14:paraId="2ACE4CC9">
      <w:pPr>
        <w:ind w:firstLine="411" w:firstLineChars="196"/>
        <w:rPr>
          <w:rFonts w:ascii="宋体" w:hAnsi="宋体"/>
        </w:rPr>
      </w:pPr>
      <w:r>
        <w:rPr>
          <w:rFonts w:hint="eastAsia" w:ascii="宋体" w:hAnsi="宋体"/>
        </w:rPr>
        <w:t>32.4.4不同投标人的投标文件异常一致或者投标报价呈规律性差异；</w:t>
      </w:r>
    </w:p>
    <w:p w14:paraId="4DF5B5E7">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1C399244">
      <w:pPr>
        <w:ind w:firstLine="411" w:firstLineChars="196"/>
        <w:rPr>
          <w:rFonts w:ascii="宋体" w:hAnsi="宋体"/>
        </w:rPr>
      </w:pPr>
      <w:r>
        <w:rPr>
          <w:rFonts w:hint="eastAsia" w:ascii="宋体" w:hAnsi="宋体"/>
        </w:rPr>
        <w:t>32.4.6投标供应商之间相互约定给予未中标的供应商利益补偿；</w:t>
      </w:r>
    </w:p>
    <w:p w14:paraId="2113201C">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211723F5">
      <w:pPr>
        <w:ind w:firstLine="411" w:firstLineChars="196"/>
        <w:rPr>
          <w:rFonts w:ascii="宋体" w:hAnsi="宋体"/>
        </w:rPr>
      </w:pPr>
      <w:r>
        <w:rPr>
          <w:rFonts w:hint="eastAsia" w:ascii="宋体" w:hAnsi="宋体"/>
        </w:rPr>
        <w:t>32.4.8不同投标供应商的投标文件内容存在非正常一致；</w:t>
      </w:r>
    </w:p>
    <w:p w14:paraId="6DF44409">
      <w:pPr>
        <w:ind w:firstLine="411" w:firstLineChars="196"/>
        <w:rPr>
          <w:rFonts w:ascii="宋体" w:hAnsi="宋体"/>
        </w:rPr>
      </w:pPr>
      <w:r>
        <w:rPr>
          <w:rFonts w:hint="eastAsia" w:ascii="宋体" w:hAnsi="宋体"/>
        </w:rPr>
        <w:t>32.4.9在同一单位工作人员为两家以上（含两家）供应商进行同一项投标活动；</w:t>
      </w:r>
    </w:p>
    <w:p w14:paraId="6EE6A5D1">
      <w:pPr>
        <w:ind w:firstLine="411" w:firstLineChars="196"/>
        <w:rPr>
          <w:rFonts w:ascii="宋体" w:hAnsi="宋体"/>
        </w:rPr>
      </w:pPr>
      <w:r>
        <w:rPr>
          <w:rFonts w:hint="eastAsia" w:ascii="宋体" w:hAnsi="宋体"/>
        </w:rPr>
        <w:t>32.4.10主管部门依照法律、法规认定的其他情形。</w:t>
      </w:r>
    </w:p>
    <w:p w14:paraId="65A57342">
      <w:pPr>
        <w:rPr>
          <w:rFonts w:hint="eastAsia"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0CE3BF5B">
      <w:pPr>
        <w:rPr>
          <w:rFonts w:ascii="黑体" w:hAnsi="宋体" w:eastAsia="黑体"/>
          <w:sz w:val="24"/>
        </w:rPr>
      </w:pPr>
      <w:r>
        <w:rPr>
          <w:rFonts w:hint="eastAsia" w:ascii="黑体" w:hAnsi="宋体" w:eastAsia="黑体"/>
          <w:sz w:val="24"/>
        </w:rPr>
        <w:t>33．澄清有关问题</w:t>
      </w:r>
    </w:p>
    <w:p w14:paraId="4A4AC074">
      <w:pPr>
        <w:ind w:firstLine="411" w:firstLineChars="196"/>
        <w:rPr>
          <w:rFonts w:ascii="宋体" w:hAnsi="宋体"/>
        </w:rPr>
      </w:pPr>
      <w:bookmarkStart w:id="251"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251"/>
    </w:p>
    <w:p w14:paraId="72E547C0">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675E4FE2">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1BED2458">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3AAFDB4A">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3C720DED">
      <w:pPr>
        <w:rPr>
          <w:rFonts w:ascii="黑体" w:hAnsi="宋体" w:eastAsia="黑体"/>
          <w:sz w:val="24"/>
        </w:rPr>
      </w:pPr>
      <w:bookmarkStart w:id="252" w:name="_Toc100052400"/>
      <w:bookmarkStart w:id="253" w:name="_Toc73518151"/>
      <w:bookmarkStart w:id="254" w:name="_Toc73517673"/>
      <w:bookmarkStart w:id="255" w:name="_Toc73521581"/>
      <w:bookmarkStart w:id="256" w:name="_Toc73521669"/>
      <w:r>
        <w:rPr>
          <w:rFonts w:hint="eastAsia" w:ascii="黑体" w:hAnsi="宋体" w:eastAsia="黑体"/>
          <w:sz w:val="24"/>
        </w:rPr>
        <w:t>34．错误的修正</w:t>
      </w:r>
      <w:bookmarkEnd w:id="252"/>
      <w:bookmarkEnd w:id="253"/>
      <w:bookmarkEnd w:id="254"/>
      <w:bookmarkEnd w:id="255"/>
      <w:bookmarkEnd w:id="256"/>
    </w:p>
    <w:p w14:paraId="657D4FA2">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770DE342">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53ED5E3F">
      <w:pPr>
        <w:ind w:firstLine="411" w:firstLineChars="196"/>
        <w:rPr>
          <w:rFonts w:ascii="宋体" w:hAnsi="宋体"/>
          <w:szCs w:val="21"/>
        </w:rPr>
      </w:pPr>
      <w:r>
        <w:rPr>
          <w:rFonts w:hint="eastAsia" w:ascii="宋体" w:hAnsi="宋体"/>
          <w:szCs w:val="21"/>
        </w:rPr>
        <w:t>34.2大写金额和小写金额不一致的，以大写金额为准；</w:t>
      </w:r>
    </w:p>
    <w:p w14:paraId="7B295968">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79C7BCAD">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26410D7B">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526D3727">
      <w:pPr>
        <w:rPr>
          <w:rFonts w:ascii="黑体" w:hAnsi="宋体" w:eastAsia="黑体"/>
          <w:sz w:val="24"/>
        </w:rPr>
      </w:pPr>
      <w:r>
        <w:rPr>
          <w:rFonts w:hint="eastAsia" w:ascii="黑体" w:hAnsi="宋体" w:eastAsia="黑体"/>
          <w:sz w:val="24"/>
        </w:rPr>
        <w:t>35．投标文件的比较与评价</w:t>
      </w:r>
    </w:p>
    <w:p w14:paraId="29C749FD">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75AB5172">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57A69D70">
      <w:pPr>
        <w:rPr>
          <w:rFonts w:ascii="黑体" w:hAnsi="宋体" w:eastAsia="黑体"/>
          <w:sz w:val="24"/>
        </w:rPr>
      </w:pPr>
      <w:r>
        <w:rPr>
          <w:rFonts w:hint="eastAsia" w:ascii="黑体" w:hAnsi="宋体" w:eastAsia="黑体"/>
          <w:sz w:val="24"/>
        </w:rPr>
        <w:t>36. 实地考察</w:t>
      </w:r>
    </w:p>
    <w:p w14:paraId="42D32A1D">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118F7BF0">
      <w:pPr>
        <w:rPr>
          <w:rFonts w:ascii="黑体" w:hAnsi="宋体" w:eastAsia="黑体"/>
          <w:sz w:val="24"/>
        </w:rPr>
      </w:pPr>
      <w:r>
        <w:rPr>
          <w:rFonts w:hint="eastAsia" w:ascii="黑体" w:hAnsi="宋体" w:eastAsia="黑体"/>
          <w:sz w:val="24"/>
        </w:rPr>
        <w:t>37．评审方法</w:t>
      </w:r>
    </w:p>
    <w:p w14:paraId="50DDA7BF">
      <w:pPr>
        <w:ind w:firstLine="413" w:firstLineChars="196"/>
        <w:rPr>
          <w:rFonts w:ascii="宋体" w:hAnsi="宋体"/>
          <w:b/>
          <w:bCs/>
          <w:szCs w:val="21"/>
        </w:rPr>
      </w:pPr>
      <w:r>
        <w:rPr>
          <w:rFonts w:hint="eastAsia" w:ascii="宋体" w:hAnsi="宋体"/>
          <w:b/>
          <w:bCs/>
          <w:szCs w:val="21"/>
        </w:rPr>
        <w:t>37.1.1最低价法</w:t>
      </w:r>
    </w:p>
    <w:p w14:paraId="4117B153">
      <w:pPr>
        <w:ind w:firstLine="411" w:firstLineChars="196"/>
        <w:rPr>
          <w:rFonts w:hint="eastAsia" w:ascii="ˎ̥" w:hAnsi="ˎ̥"/>
          <w:lang w:eastAsia="zh-CN"/>
        </w:rPr>
      </w:pPr>
      <w:bookmarkStart w:id="257" w:name="_Hlk72438142"/>
      <w:r>
        <w:rPr>
          <w:rFonts w:ascii="ˎ̥" w:hAnsi="ˎ̥"/>
        </w:rPr>
        <w:t>最低价法，</w:t>
      </w:r>
      <w:r>
        <w:rPr>
          <w:rFonts w:hint="eastAsia" w:ascii="ˎ̥" w:hAnsi="ˎ̥"/>
        </w:rPr>
        <w:t>是指投标文件满足招标文件全部实质性要求，且投标报价最低的投标人为中标候选人的评标方法</w:t>
      </w:r>
      <w:r>
        <w:rPr>
          <w:rFonts w:hint="eastAsia" w:ascii="ˎ̥" w:hAnsi="ˎ̥"/>
          <w:lang w:eastAsia="zh-CN"/>
        </w:rPr>
        <w:t>。</w:t>
      </w:r>
    </w:p>
    <w:p w14:paraId="4A1AD76F">
      <w:pPr>
        <w:ind w:firstLine="411" w:firstLineChars="196"/>
        <w:rPr>
          <w:rFonts w:hint="eastAsia" w:ascii="ˎ̥" w:hAnsi="ˎ̥" w:eastAsia="宋体"/>
          <w:lang w:eastAsia="zh-CN"/>
        </w:rPr>
      </w:pPr>
      <w:r>
        <w:rPr>
          <w:rFonts w:hint="eastAsia" w:ascii="ˎ̥" w:hAnsi="ˎ̥"/>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6ED18B42">
      <w:pPr>
        <w:ind w:firstLine="413" w:firstLineChars="196"/>
        <w:rPr>
          <w:rFonts w:ascii="宋体" w:hAnsi="宋体"/>
          <w:b/>
          <w:bCs/>
          <w:szCs w:val="21"/>
        </w:rPr>
      </w:pPr>
      <w:r>
        <w:rPr>
          <w:rFonts w:hint="eastAsia" w:ascii="宋体" w:hAnsi="宋体"/>
          <w:b/>
          <w:bCs/>
          <w:szCs w:val="21"/>
        </w:rPr>
        <w:t>37.1.2综合评分法</w:t>
      </w:r>
    </w:p>
    <w:p w14:paraId="6D3F01F4">
      <w:pPr>
        <w:ind w:firstLine="411" w:firstLineChars="196"/>
        <w:rPr>
          <w:rFonts w:hint="eastAsia" w:ascii="ˎ̥" w:hAnsi="ˎ̥"/>
          <w:lang w:eastAsia="zh-CN"/>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257"/>
      <w:r>
        <w:rPr>
          <w:rFonts w:hint="eastAsia" w:ascii="ˎ̥" w:hAnsi="ˎ̥"/>
          <w:lang w:eastAsia="zh-CN"/>
        </w:rPr>
        <w:t>。</w:t>
      </w:r>
    </w:p>
    <w:p w14:paraId="635765F3">
      <w:pPr>
        <w:ind w:firstLine="411" w:firstLineChars="196"/>
        <w:rPr>
          <w:rFonts w:hint="eastAsia" w:ascii="ˎ̥" w:hAnsi="ˎ̥"/>
          <w:lang w:eastAsia="zh-CN"/>
        </w:rPr>
      </w:pPr>
      <w:r>
        <w:rPr>
          <w:rFonts w:hint="eastAsia" w:ascii="ˎ̥" w:hAnsi="ˎ̥"/>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03D841DF">
      <w:pPr>
        <w:ind w:firstLine="413" w:firstLineChars="196"/>
        <w:rPr>
          <w:rFonts w:ascii="宋体" w:hAnsi="宋体"/>
          <w:b/>
          <w:bCs/>
          <w:szCs w:val="21"/>
        </w:rPr>
      </w:pPr>
      <w:r>
        <w:rPr>
          <w:rFonts w:hint="eastAsia" w:ascii="宋体" w:hAnsi="宋体"/>
          <w:b/>
          <w:bCs/>
          <w:szCs w:val="21"/>
        </w:rPr>
        <w:t>37.2本项目采用的评审方法见本项目招标文件第一册“专用条款”的相关内容。</w:t>
      </w:r>
    </w:p>
    <w:p w14:paraId="6E19BBF4">
      <w:pPr>
        <w:ind w:firstLine="413" w:firstLineChars="196"/>
        <w:rPr>
          <w:rFonts w:ascii="宋体" w:hAnsi="宋体"/>
          <w:b/>
          <w:bCs/>
          <w:szCs w:val="21"/>
        </w:rPr>
      </w:pPr>
      <w:r>
        <w:rPr>
          <w:rFonts w:hint="eastAsia" w:ascii="宋体" w:hAnsi="宋体"/>
          <w:b/>
          <w:bCs/>
          <w:szCs w:val="21"/>
        </w:rPr>
        <w:t>37.3重新评审的情形</w:t>
      </w:r>
    </w:p>
    <w:p w14:paraId="5F4257EB">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222D6572">
      <w:pPr>
        <w:ind w:firstLine="411" w:firstLineChars="196"/>
        <w:rPr>
          <w:rFonts w:ascii="宋体" w:hAnsi="宋体" w:cs="宋体"/>
          <w:kern w:val="0"/>
          <w:szCs w:val="21"/>
        </w:rPr>
      </w:pPr>
      <w:r>
        <w:rPr>
          <w:rFonts w:hint="eastAsia" w:ascii="宋体" w:hAnsi="宋体" w:cs="宋体"/>
          <w:kern w:val="0"/>
          <w:szCs w:val="21"/>
        </w:rPr>
        <w:t>37.3.1分值汇总计算错误的；</w:t>
      </w:r>
    </w:p>
    <w:p w14:paraId="2681BB38">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28EA695A">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413224D2">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1B1F860C">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396779E7">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132743C7">
      <w:pPr>
        <w:ind w:firstLine="413" w:firstLineChars="196"/>
        <w:rPr>
          <w:rFonts w:ascii="宋体" w:hAnsi="宋体"/>
          <w:b/>
          <w:bCs/>
          <w:szCs w:val="21"/>
        </w:rPr>
      </w:pPr>
      <w:r>
        <w:rPr>
          <w:rFonts w:hint="eastAsia" w:ascii="宋体" w:hAnsi="宋体"/>
          <w:b/>
          <w:bCs/>
          <w:szCs w:val="21"/>
        </w:rPr>
        <w:t>37.4重新组建评审委员会的情形</w:t>
      </w:r>
    </w:p>
    <w:p w14:paraId="5B6E180C">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13168602">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1FEA95FF">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22400804">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037609EE">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0849DC19">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35896F29">
      <w:pPr>
        <w:ind w:firstLine="411" w:firstLineChars="196"/>
        <w:rPr>
          <w:rFonts w:ascii="宋体" w:hAnsi="宋体"/>
          <w:szCs w:val="21"/>
        </w:rPr>
      </w:pPr>
    </w:p>
    <w:p w14:paraId="71E5F5F7">
      <w:pPr>
        <w:pStyle w:val="5"/>
        <w:numPr>
          <w:ilvl w:val="0"/>
          <w:numId w:val="19"/>
        </w:numPr>
        <w:spacing w:before="120" w:beforeLines="50" w:after="120" w:afterLines="50"/>
        <w:ind w:left="562" w:hanging="562"/>
        <w:rPr>
          <w:sz w:val="28"/>
          <w:szCs w:val="28"/>
        </w:rPr>
      </w:pPr>
      <w:r>
        <w:rPr>
          <w:rFonts w:hint="eastAsia"/>
          <w:sz w:val="28"/>
          <w:szCs w:val="28"/>
        </w:rPr>
        <w:t>定标及公示</w:t>
      </w:r>
    </w:p>
    <w:p w14:paraId="23037658">
      <w:pPr>
        <w:rPr>
          <w:rFonts w:ascii="黑体" w:hAnsi="宋体" w:eastAsia="黑体"/>
          <w:sz w:val="24"/>
        </w:rPr>
      </w:pPr>
      <w:r>
        <w:rPr>
          <w:rFonts w:hint="eastAsia" w:ascii="黑体" w:hAnsi="宋体" w:eastAsia="黑体"/>
          <w:sz w:val="24"/>
        </w:rPr>
        <w:t>38．定标方法</w:t>
      </w:r>
    </w:p>
    <w:p w14:paraId="2E8C593D">
      <w:pPr>
        <w:ind w:firstLine="411" w:firstLineChars="196"/>
        <w:rPr>
          <w:rFonts w:ascii="宋体" w:hAnsi="宋体"/>
          <w:szCs w:val="21"/>
        </w:rPr>
      </w:pPr>
      <w:bookmarkStart w:id="258" w:name="_Hlk73782795"/>
      <w:r>
        <w:rPr>
          <w:rFonts w:hint="eastAsia" w:ascii="宋体" w:hAnsi="宋体"/>
          <w:szCs w:val="21"/>
        </w:rPr>
        <w:t>38.1非评定分离项目定标方法</w:t>
      </w:r>
    </w:p>
    <w:p w14:paraId="14EED806">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1097A721">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w:t>
      </w:r>
      <w:bookmarkStart w:id="259" w:name="_Hlk73821177"/>
      <w:r>
        <w:rPr>
          <w:rFonts w:hint="eastAsia" w:ascii="ˎ̥" w:hAnsi="ˎ̥"/>
        </w:rPr>
        <w:t>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bookmarkEnd w:id="259"/>
      <w:r>
        <w:rPr>
          <w:rFonts w:ascii="ˎ̥" w:hAnsi="ˎ̥"/>
        </w:rPr>
        <w:t>）。</w:t>
      </w:r>
    </w:p>
    <w:p w14:paraId="052557AB">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14:paraId="5C520929">
      <w:pPr>
        <w:ind w:firstLine="411" w:firstLineChars="196"/>
        <w:rPr>
          <w:rFonts w:ascii="宋体" w:hAnsi="宋体"/>
          <w:szCs w:val="21"/>
        </w:rPr>
      </w:pPr>
      <w:r>
        <w:rPr>
          <w:rFonts w:hint="eastAsia" w:ascii="宋体" w:hAnsi="宋体"/>
          <w:szCs w:val="21"/>
        </w:rPr>
        <w:t>38.2评定分离项目定标方法</w:t>
      </w:r>
    </w:p>
    <w:p w14:paraId="264B154D">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A2B4DB8">
      <w:pPr>
        <w:ind w:firstLine="411" w:firstLineChars="196"/>
      </w:pPr>
      <w:r>
        <w:rPr>
          <w:rFonts w:ascii="宋体" w:hAnsi="宋体"/>
          <w:szCs w:val="21"/>
        </w:rPr>
        <w:t xml:space="preserve">38.2.2 </w:t>
      </w:r>
      <w:bookmarkStart w:id="260"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1A64BFC6">
      <w:pPr>
        <w:ind w:firstLine="411" w:firstLineChars="196"/>
        <w:rPr>
          <w:rFonts w:ascii="宋体" w:hAnsi="宋体"/>
          <w:szCs w:val="21"/>
        </w:rPr>
      </w:pPr>
      <w:r>
        <w:rPr>
          <w:rFonts w:hint="eastAsia" w:ascii="宋体" w:hAnsi="宋体"/>
          <w:szCs w:val="21"/>
        </w:rPr>
        <w:t>38.2.3</w:t>
      </w:r>
      <w:bookmarkStart w:id="261"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260"/>
      <w:bookmarkEnd w:id="261"/>
    </w:p>
    <w:p w14:paraId="7A4A9543">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14:paraId="083A8013">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251AF99F">
      <w:pPr>
        <w:ind w:firstLine="411" w:firstLineChars="196"/>
        <w:rPr>
          <w:rFonts w:ascii="宋体" w:hAnsi="宋体"/>
          <w:szCs w:val="21"/>
        </w:rPr>
      </w:pPr>
      <w:r>
        <w:rPr>
          <w:rFonts w:hint="eastAsia" w:ascii="宋体" w:hAnsi="宋体"/>
          <w:szCs w:val="21"/>
        </w:rPr>
        <w:t>38.3专用条款另有规定的，按专用条款相关要求定标。</w:t>
      </w:r>
      <w:bookmarkEnd w:id="258"/>
    </w:p>
    <w:p w14:paraId="5B9F92ED">
      <w:pPr>
        <w:rPr>
          <w:rFonts w:ascii="黑体" w:hAnsi="宋体" w:eastAsia="黑体"/>
          <w:sz w:val="24"/>
        </w:rPr>
      </w:pPr>
      <w:r>
        <w:rPr>
          <w:rFonts w:hint="eastAsia" w:ascii="黑体" w:hAnsi="宋体" w:eastAsia="黑体"/>
          <w:sz w:val="24"/>
        </w:rPr>
        <w:t>39．编写评审报告</w:t>
      </w:r>
    </w:p>
    <w:p w14:paraId="518E2B25">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478E4A80">
      <w:pPr>
        <w:rPr>
          <w:rFonts w:ascii="黑体" w:hAnsi="宋体" w:eastAsia="黑体"/>
          <w:sz w:val="24"/>
        </w:rPr>
      </w:pPr>
      <w:r>
        <w:rPr>
          <w:rFonts w:hint="eastAsia" w:ascii="黑体" w:hAnsi="宋体" w:eastAsia="黑体"/>
          <w:sz w:val="24"/>
        </w:rPr>
        <w:t>40．中标公告</w:t>
      </w:r>
    </w:p>
    <w:p w14:paraId="611FF524">
      <w:pPr>
        <w:ind w:firstLine="411" w:firstLineChars="196"/>
        <w:rPr>
          <w:rFonts w:ascii="宋体" w:hAnsi="宋体"/>
          <w:szCs w:val="21"/>
        </w:rPr>
      </w:pPr>
      <w:r>
        <w:rPr>
          <w:rFonts w:hint="eastAsia" w:ascii="宋体" w:hAnsi="宋体"/>
          <w:szCs w:val="21"/>
        </w:rPr>
        <w:t>40.1</w:t>
      </w:r>
      <w:bookmarkStart w:id="262"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262"/>
      <w:bookmarkStart w:id="263"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bookmarkEnd w:id="263"/>
    </w:p>
    <w:p w14:paraId="31E6E08B">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61960054">
      <w:pPr>
        <w:rPr>
          <w:rFonts w:ascii="黑体" w:hAnsi="宋体" w:eastAsia="黑体"/>
          <w:sz w:val="24"/>
        </w:rPr>
      </w:pPr>
      <w:r>
        <w:rPr>
          <w:rFonts w:hint="eastAsia" w:ascii="黑体" w:hAnsi="宋体" w:eastAsia="黑体"/>
          <w:sz w:val="24"/>
        </w:rPr>
        <w:t>41．中标通知书</w:t>
      </w:r>
    </w:p>
    <w:p w14:paraId="2B6C536E">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264"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264"/>
    </w:p>
    <w:p w14:paraId="4BC494FB">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50F3506C">
      <w:pPr>
        <w:ind w:firstLine="411" w:firstLineChars="196"/>
        <w:rPr>
          <w:rFonts w:ascii="宋体" w:hAnsi="宋体"/>
          <w:szCs w:val="21"/>
        </w:rPr>
      </w:pPr>
      <w:bookmarkStart w:id="265" w:name="_Hlk71407340"/>
      <w:r>
        <w:rPr>
          <w:rFonts w:hint="eastAsia" w:ascii="宋体" w:hAnsi="宋体"/>
          <w:szCs w:val="21"/>
        </w:rPr>
        <w:t>41.3因质疑投诉或其它原因导致项目结果变更或采购终止的，政府集中采购机构有权吊销中标通知书。</w:t>
      </w:r>
      <w:bookmarkEnd w:id="265"/>
    </w:p>
    <w:p w14:paraId="5CDD8E7E">
      <w:pPr>
        <w:ind w:firstLine="411" w:firstLineChars="196"/>
        <w:rPr>
          <w:rFonts w:ascii="宋体" w:hAnsi="宋体"/>
          <w:szCs w:val="21"/>
        </w:rPr>
      </w:pPr>
    </w:p>
    <w:p w14:paraId="30D0191D">
      <w:pPr>
        <w:pStyle w:val="5"/>
        <w:numPr>
          <w:ilvl w:val="0"/>
          <w:numId w:val="19"/>
        </w:numPr>
        <w:spacing w:before="120" w:beforeLines="50" w:after="120" w:afterLines="50"/>
        <w:ind w:left="562" w:hanging="562"/>
        <w:rPr>
          <w:sz w:val="28"/>
          <w:szCs w:val="28"/>
        </w:rPr>
      </w:pPr>
      <w:r>
        <w:rPr>
          <w:rFonts w:hint="eastAsia"/>
          <w:sz w:val="28"/>
          <w:szCs w:val="28"/>
        </w:rPr>
        <w:t>公开招标失败的后续处理</w:t>
      </w:r>
    </w:p>
    <w:p w14:paraId="216C67AB">
      <w:pPr>
        <w:rPr>
          <w:rFonts w:ascii="黑体" w:hAnsi="宋体" w:eastAsia="黑体"/>
          <w:sz w:val="24"/>
        </w:rPr>
      </w:pPr>
      <w:r>
        <w:rPr>
          <w:rFonts w:hint="eastAsia" w:ascii="黑体" w:hAnsi="宋体" w:eastAsia="黑体"/>
          <w:sz w:val="24"/>
        </w:rPr>
        <w:t>42．公开招标失败的处理</w:t>
      </w:r>
    </w:p>
    <w:p w14:paraId="15236294">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70D0E67B">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4F6A056E">
      <w:pPr>
        <w:ind w:firstLine="411" w:firstLineChars="196"/>
        <w:rPr>
          <w:rFonts w:ascii="宋体" w:hAnsi="宋体"/>
          <w:szCs w:val="21"/>
        </w:rPr>
      </w:pPr>
      <w:r>
        <w:rPr>
          <w:rFonts w:hint="eastAsia" w:ascii="宋体" w:hAnsi="宋体"/>
          <w:szCs w:val="21"/>
        </w:rPr>
        <w:t>42.3重新组织采购有以下两种组织形式：</w:t>
      </w:r>
    </w:p>
    <w:p w14:paraId="530F0481">
      <w:pPr>
        <w:ind w:firstLine="411" w:firstLineChars="196"/>
        <w:rPr>
          <w:rFonts w:ascii="宋体" w:hAnsi="宋体"/>
        </w:rPr>
      </w:pPr>
      <w:r>
        <w:rPr>
          <w:rFonts w:hint="eastAsia" w:ascii="宋体" w:hAnsi="宋体"/>
        </w:rPr>
        <w:t>（1）由政府集中采购机构重新组织公开招标；</w:t>
      </w:r>
    </w:p>
    <w:p w14:paraId="708F9D6E">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2360B6FC">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638DEA21">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4F919836">
      <w:pPr>
        <w:rPr>
          <w:rFonts w:ascii="黑体" w:hAnsi="宋体" w:eastAsia="黑体"/>
          <w:sz w:val="24"/>
        </w:rPr>
      </w:pPr>
    </w:p>
    <w:p w14:paraId="164ECB09">
      <w:pPr>
        <w:pStyle w:val="5"/>
        <w:numPr>
          <w:ilvl w:val="0"/>
          <w:numId w:val="19"/>
        </w:numPr>
        <w:spacing w:before="120" w:beforeLines="50" w:after="120" w:afterLines="50"/>
        <w:ind w:left="562" w:hanging="562"/>
        <w:rPr>
          <w:sz w:val="28"/>
          <w:szCs w:val="28"/>
        </w:rPr>
      </w:pPr>
      <w:bookmarkStart w:id="266" w:name="_Hlk72439043"/>
      <w:r>
        <w:rPr>
          <w:rFonts w:hint="eastAsia"/>
          <w:sz w:val="28"/>
          <w:szCs w:val="28"/>
        </w:rPr>
        <w:t>合同的授予与备案</w:t>
      </w:r>
      <w:bookmarkEnd w:id="266"/>
    </w:p>
    <w:p w14:paraId="0E16F7AF">
      <w:pPr>
        <w:rPr>
          <w:rFonts w:ascii="黑体" w:hAnsi="宋体" w:eastAsia="黑体"/>
          <w:sz w:val="24"/>
        </w:rPr>
      </w:pPr>
      <w:bookmarkStart w:id="267" w:name="_Toc73521586"/>
      <w:bookmarkStart w:id="268" w:name="_Toc73517679"/>
      <w:bookmarkStart w:id="269" w:name="_Toc73521674"/>
      <w:bookmarkStart w:id="270" w:name="_Toc100052408"/>
      <w:bookmarkStart w:id="271" w:name="_Toc73518157"/>
      <w:bookmarkStart w:id="272" w:name="_Hlk72439088"/>
      <w:r>
        <w:rPr>
          <w:rFonts w:hint="eastAsia" w:ascii="黑体" w:hAnsi="宋体" w:eastAsia="黑体"/>
          <w:sz w:val="24"/>
        </w:rPr>
        <w:t>43．合同授予标准</w:t>
      </w:r>
      <w:bookmarkEnd w:id="267"/>
      <w:bookmarkEnd w:id="268"/>
      <w:bookmarkEnd w:id="269"/>
      <w:bookmarkEnd w:id="270"/>
      <w:bookmarkEnd w:id="271"/>
    </w:p>
    <w:p w14:paraId="63E50143">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187CA4CD">
      <w:pPr>
        <w:rPr>
          <w:rFonts w:ascii="黑体" w:hAnsi="宋体" w:eastAsia="黑体"/>
          <w:sz w:val="24"/>
        </w:rPr>
      </w:pPr>
      <w:bookmarkStart w:id="273" w:name="_Toc73517680"/>
      <w:bookmarkStart w:id="274" w:name="_Toc100052409"/>
      <w:bookmarkStart w:id="275" w:name="_Toc73521675"/>
      <w:bookmarkStart w:id="276" w:name="_Toc73518158"/>
      <w:bookmarkStart w:id="277" w:name="_Toc73521587"/>
      <w:r>
        <w:rPr>
          <w:rFonts w:hint="eastAsia" w:ascii="黑体" w:hAnsi="宋体" w:eastAsia="黑体"/>
          <w:sz w:val="24"/>
        </w:rPr>
        <w:t>44．</w:t>
      </w:r>
      <w:bookmarkEnd w:id="273"/>
      <w:bookmarkEnd w:id="274"/>
      <w:bookmarkEnd w:id="275"/>
      <w:bookmarkEnd w:id="276"/>
      <w:bookmarkEnd w:id="277"/>
      <w:r>
        <w:rPr>
          <w:rFonts w:hint="eastAsia" w:ascii="黑体" w:hAnsi="宋体" w:eastAsia="黑体"/>
          <w:sz w:val="24"/>
        </w:rPr>
        <w:t>接受和拒绝任何或所有投标的权力</w:t>
      </w:r>
    </w:p>
    <w:p w14:paraId="1691744F">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3630F422">
      <w:pPr>
        <w:rPr>
          <w:rFonts w:ascii="黑体" w:hAnsi="宋体" w:eastAsia="黑体"/>
          <w:sz w:val="24"/>
        </w:rPr>
      </w:pPr>
      <w:bookmarkStart w:id="278" w:name="_Toc73521589"/>
      <w:bookmarkStart w:id="279" w:name="_Toc73517682"/>
      <w:bookmarkStart w:id="280" w:name="_Toc100052410"/>
      <w:bookmarkStart w:id="281" w:name="_Toc73518160"/>
      <w:bookmarkStart w:id="282" w:name="_Toc73521677"/>
      <w:r>
        <w:rPr>
          <w:rFonts w:hint="eastAsia" w:ascii="黑体" w:hAnsi="宋体" w:eastAsia="黑体"/>
          <w:sz w:val="24"/>
        </w:rPr>
        <w:t>45．合同的签订</w:t>
      </w:r>
      <w:bookmarkEnd w:id="278"/>
      <w:bookmarkEnd w:id="279"/>
      <w:bookmarkEnd w:id="280"/>
      <w:bookmarkEnd w:id="281"/>
      <w:bookmarkEnd w:id="282"/>
    </w:p>
    <w:p w14:paraId="16865CC3">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1F96D0E8">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232BB312">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059AEE97">
      <w:pPr>
        <w:rPr>
          <w:rFonts w:ascii="黑体" w:hAnsi="宋体" w:eastAsia="黑体"/>
          <w:sz w:val="24"/>
        </w:rPr>
      </w:pPr>
      <w:bookmarkStart w:id="283" w:name="_Toc73521590"/>
      <w:bookmarkStart w:id="284" w:name="_Toc73518161"/>
      <w:bookmarkStart w:id="285" w:name="_Toc100052411"/>
      <w:bookmarkStart w:id="286" w:name="_Toc73517683"/>
      <w:bookmarkStart w:id="287" w:name="_Toc73521678"/>
      <w:r>
        <w:rPr>
          <w:rFonts w:hint="eastAsia" w:ascii="黑体" w:hAnsi="宋体" w:eastAsia="黑体"/>
          <w:sz w:val="24"/>
        </w:rPr>
        <w:t>46．履约担保</w:t>
      </w:r>
      <w:bookmarkEnd w:id="283"/>
      <w:bookmarkEnd w:id="284"/>
      <w:bookmarkEnd w:id="285"/>
      <w:bookmarkEnd w:id="286"/>
      <w:bookmarkEnd w:id="287"/>
    </w:p>
    <w:p w14:paraId="3622BF90">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64D364D4">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039C2FA9">
      <w:pPr>
        <w:rPr>
          <w:rFonts w:ascii="黑体" w:hAnsi="宋体" w:eastAsia="黑体"/>
          <w:sz w:val="24"/>
        </w:rPr>
      </w:pPr>
      <w:r>
        <w:rPr>
          <w:rFonts w:hint="eastAsia" w:ascii="黑体" w:hAnsi="宋体" w:eastAsia="黑体"/>
          <w:sz w:val="24"/>
        </w:rPr>
        <w:t>47. 合同备案</w:t>
      </w:r>
    </w:p>
    <w:p w14:paraId="0F83D738">
      <w:pPr>
        <w:ind w:firstLine="420" w:firstLineChars="200"/>
        <w:rPr>
          <w:rFonts w:hint="eastAsia" w:ascii="宋体" w:hAnsi="宋体" w:eastAsia="宋体" w:cs="Times New Roman"/>
          <w:kern w:val="2"/>
          <w:sz w:val="21"/>
          <w:szCs w:val="21"/>
          <w:lang w:val="en-US" w:eastAsia="zh-CN"/>
        </w:rPr>
      </w:pPr>
      <w:r>
        <w:rPr>
          <w:rFonts w:hint="eastAsia" w:ascii="宋体" w:hAnsi="宋体" w:eastAsia="宋体" w:cs="Times New Roman"/>
          <w:kern w:val="2"/>
          <w:sz w:val="21"/>
          <w:szCs w:val="21"/>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6C432F9E">
      <w:pPr>
        <w:rPr>
          <w:rFonts w:ascii="黑体" w:hAnsi="宋体" w:eastAsia="黑体"/>
          <w:sz w:val="24"/>
        </w:rPr>
      </w:pPr>
      <w:r>
        <w:rPr>
          <w:rFonts w:hint="eastAsia" w:ascii="黑体" w:hAnsi="宋体" w:eastAsia="黑体"/>
          <w:sz w:val="24"/>
        </w:rPr>
        <w:t>48. 合同变更</w:t>
      </w:r>
    </w:p>
    <w:p w14:paraId="6A53819F">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2143FA3A">
      <w:pPr>
        <w:rPr>
          <w:rFonts w:ascii="黑体" w:hAnsi="宋体" w:eastAsia="黑体"/>
          <w:sz w:val="24"/>
        </w:rPr>
      </w:pPr>
      <w:r>
        <w:rPr>
          <w:rFonts w:hint="eastAsia" w:ascii="黑体" w:hAnsi="宋体" w:eastAsia="黑体"/>
          <w:sz w:val="24"/>
        </w:rPr>
        <w:t>49. 项目验收</w:t>
      </w:r>
    </w:p>
    <w:p w14:paraId="685654C0">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073F6602">
      <w:pPr>
        <w:rPr>
          <w:rFonts w:ascii="黑体" w:hAnsi="宋体" w:eastAsia="黑体"/>
          <w:sz w:val="24"/>
        </w:rPr>
      </w:pPr>
      <w:r>
        <w:rPr>
          <w:rFonts w:hint="eastAsia" w:ascii="黑体" w:hAnsi="宋体" w:eastAsia="黑体"/>
          <w:sz w:val="24"/>
        </w:rPr>
        <w:t>50. 宣传</w:t>
      </w:r>
    </w:p>
    <w:p w14:paraId="7E69F207">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15D58233">
      <w:pPr>
        <w:ind w:left="210" w:leftChars="100" w:firstLine="411" w:firstLineChars="196"/>
        <w:rPr>
          <w:rFonts w:ascii="宋体" w:hAnsi="宋体"/>
        </w:rPr>
      </w:pPr>
      <w:r>
        <w:rPr>
          <w:rFonts w:ascii="宋体" w:hAnsi="宋体"/>
        </w:rPr>
        <w:t>a.名片、宣传册、广告标语等；</w:t>
      </w:r>
    </w:p>
    <w:p w14:paraId="79762954">
      <w:pPr>
        <w:ind w:left="210" w:leftChars="100" w:firstLine="411" w:firstLineChars="196"/>
        <w:rPr>
          <w:rFonts w:ascii="宋体" w:hAnsi="宋体"/>
        </w:rPr>
      </w:pPr>
      <w:r>
        <w:rPr>
          <w:rFonts w:ascii="宋体" w:hAnsi="宋体"/>
        </w:rPr>
        <w:t>b.案例介绍、推广等；</w:t>
      </w:r>
    </w:p>
    <w:p w14:paraId="07FCE076">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05E4FFC9">
      <w:pPr>
        <w:rPr>
          <w:rFonts w:ascii="黑体" w:hAnsi="宋体" w:eastAsia="黑体"/>
          <w:sz w:val="24"/>
        </w:rPr>
      </w:pPr>
      <w:r>
        <w:rPr>
          <w:rFonts w:hint="eastAsia" w:ascii="黑体" w:hAnsi="宋体" w:eastAsia="黑体"/>
          <w:sz w:val="24"/>
        </w:rPr>
        <w:t>51. 供应商违法责任</w:t>
      </w:r>
    </w:p>
    <w:p w14:paraId="5A0904AE">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4ACA7F80">
      <w:pPr>
        <w:ind w:firstLine="411" w:firstLineChars="196"/>
        <w:rPr>
          <w:rFonts w:ascii="宋体" w:hAnsi="宋体"/>
          <w:szCs w:val="21"/>
        </w:rPr>
      </w:pPr>
      <w:r>
        <w:rPr>
          <w:rFonts w:hint="eastAsia" w:ascii="宋体" w:hAnsi="宋体"/>
          <w:szCs w:val="21"/>
        </w:rPr>
        <w:t>（1）在采购活动中应当回避而未回避的；</w:t>
      </w:r>
    </w:p>
    <w:p w14:paraId="4A946555">
      <w:pPr>
        <w:ind w:firstLine="411" w:firstLineChars="196"/>
        <w:rPr>
          <w:rFonts w:ascii="宋体" w:hAnsi="宋体"/>
          <w:szCs w:val="21"/>
        </w:rPr>
      </w:pPr>
      <w:r>
        <w:rPr>
          <w:rFonts w:hint="eastAsia" w:ascii="宋体" w:hAnsi="宋体"/>
          <w:szCs w:val="21"/>
        </w:rPr>
        <w:t>（2）未按本条例规定签订、履行采购合同，造成严重后果的；</w:t>
      </w:r>
    </w:p>
    <w:p w14:paraId="5CDFF10E">
      <w:pPr>
        <w:ind w:firstLine="411" w:firstLineChars="196"/>
        <w:rPr>
          <w:rFonts w:ascii="宋体" w:hAnsi="宋体"/>
          <w:szCs w:val="21"/>
        </w:rPr>
      </w:pPr>
      <w:r>
        <w:rPr>
          <w:rFonts w:hint="eastAsia" w:ascii="宋体" w:hAnsi="宋体"/>
          <w:szCs w:val="21"/>
        </w:rPr>
        <w:t>（3）隐瞒真实情况，提供虚假资料的；</w:t>
      </w:r>
    </w:p>
    <w:p w14:paraId="4BAB32E2">
      <w:pPr>
        <w:ind w:firstLine="411" w:firstLineChars="196"/>
        <w:rPr>
          <w:rFonts w:ascii="宋体" w:hAnsi="宋体"/>
          <w:szCs w:val="21"/>
        </w:rPr>
      </w:pPr>
      <w:r>
        <w:rPr>
          <w:rFonts w:hint="eastAsia" w:ascii="宋体" w:hAnsi="宋体"/>
          <w:szCs w:val="21"/>
        </w:rPr>
        <w:t>（4）以非法手段排斥其他供应商参与竞争的；</w:t>
      </w:r>
    </w:p>
    <w:p w14:paraId="1D9F7EB1">
      <w:pPr>
        <w:ind w:firstLine="411" w:firstLineChars="196"/>
        <w:rPr>
          <w:rFonts w:ascii="宋体" w:hAnsi="宋体"/>
          <w:szCs w:val="21"/>
        </w:rPr>
      </w:pPr>
      <w:r>
        <w:rPr>
          <w:rFonts w:hint="eastAsia" w:ascii="宋体" w:hAnsi="宋体"/>
          <w:szCs w:val="21"/>
        </w:rPr>
        <w:t>（5）与其他采购参加人串通投标的；</w:t>
      </w:r>
    </w:p>
    <w:p w14:paraId="4C07461F">
      <w:pPr>
        <w:ind w:firstLine="411" w:firstLineChars="196"/>
        <w:rPr>
          <w:rFonts w:ascii="宋体" w:hAnsi="宋体"/>
          <w:szCs w:val="21"/>
        </w:rPr>
      </w:pPr>
      <w:r>
        <w:rPr>
          <w:rFonts w:hint="eastAsia" w:ascii="宋体" w:hAnsi="宋体"/>
          <w:szCs w:val="21"/>
        </w:rPr>
        <w:t>（6）恶意投诉的；</w:t>
      </w:r>
    </w:p>
    <w:p w14:paraId="0926A4FA">
      <w:pPr>
        <w:ind w:firstLine="411" w:firstLineChars="196"/>
        <w:rPr>
          <w:rFonts w:ascii="宋体" w:hAnsi="宋体"/>
          <w:szCs w:val="21"/>
        </w:rPr>
      </w:pPr>
      <w:r>
        <w:rPr>
          <w:rFonts w:hint="eastAsia" w:ascii="宋体" w:hAnsi="宋体"/>
          <w:szCs w:val="21"/>
        </w:rPr>
        <w:t>（7）向采购项目相关人行贿或者提供其他不当利益的；</w:t>
      </w:r>
    </w:p>
    <w:p w14:paraId="02678488">
      <w:pPr>
        <w:ind w:firstLine="411" w:firstLineChars="196"/>
        <w:rPr>
          <w:rFonts w:ascii="宋体" w:hAnsi="宋体"/>
          <w:szCs w:val="21"/>
        </w:rPr>
      </w:pPr>
      <w:r>
        <w:rPr>
          <w:rFonts w:hint="eastAsia" w:ascii="宋体" w:hAnsi="宋体"/>
          <w:szCs w:val="21"/>
        </w:rPr>
        <w:t>（8）阻碍、抗拒主管部门监督检查的；</w:t>
      </w:r>
    </w:p>
    <w:p w14:paraId="44479E20">
      <w:pPr>
        <w:ind w:firstLine="411" w:firstLineChars="196"/>
        <w:rPr>
          <w:rFonts w:ascii="宋体" w:hAnsi="宋体"/>
          <w:szCs w:val="21"/>
        </w:rPr>
      </w:pPr>
      <w:r>
        <w:rPr>
          <w:rFonts w:hint="eastAsia" w:ascii="宋体" w:hAnsi="宋体"/>
          <w:szCs w:val="21"/>
        </w:rPr>
        <w:t>（9）其他违反本条例规定的行为。</w:t>
      </w:r>
    </w:p>
    <w:p w14:paraId="5AE07D98">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 号）的要求，供应商在政府采购活动中出现《深圳经济特区政府采购条例实施细则》第八十条所列情形的，</w:t>
      </w:r>
      <w:bookmarkStart w:id="288" w:name="_Hlk72440769"/>
      <w:r>
        <w:rPr>
          <w:rFonts w:hint="eastAsia" w:ascii="宋体" w:hAnsi="宋体"/>
          <w:szCs w:val="21"/>
        </w:rPr>
        <w:t>政府集中采购机构或采购人不予退还其交纳的谈判保证金，情节严重的，并由主管部门</w:t>
      </w:r>
      <w:bookmarkEnd w:id="288"/>
      <w:r>
        <w:rPr>
          <w:rFonts w:hint="eastAsia" w:ascii="宋体" w:hAnsi="宋体"/>
          <w:szCs w:val="21"/>
        </w:rPr>
        <w:t>记入供应商诚信档案，予以通报：</w:t>
      </w:r>
    </w:p>
    <w:p w14:paraId="60F005BA">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28DF6E23">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26D6F6A3">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55E7AF60">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bookmarkEnd w:id="272"/>
    </w:p>
    <w:p w14:paraId="3AD7558D">
      <w:pPr>
        <w:pStyle w:val="5"/>
        <w:numPr>
          <w:ilvl w:val="0"/>
          <w:numId w:val="19"/>
        </w:numPr>
        <w:spacing w:before="120" w:beforeLines="50" w:after="120" w:afterLines="50"/>
        <w:ind w:left="562" w:hanging="562"/>
        <w:rPr>
          <w:sz w:val="28"/>
          <w:szCs w:val="28"/>
        </w:rPr>
      </w:pPr>
      <w:r>
        <w:rPr>
          <w:rFonts w:hint="eastAsia"/>
          <w:sz w:val="28"/>
          <w:szCs w:val="28"/>
        </w:rPr>
        <w:t>质疑处理</w:t>
      </w:r>
    </w:p>
    <w:p w14:paraId="5B2CB4D9">
      <w:pPr>
        <w:rPr>
          <w:rFonts w:ascii="黑体" w:hAnsi="宋体" w:eastAsia="黑体"/>
          <w:sz w:val="24"/>
        </w:rPr>
      </w:pPr>
      <w:bookmarkStart w:id="289" w:name="_Hlk72439706"/>
      <w:r>
        <w:rPr>
          <w:rFonts w:hint="eastAsia" w:ascii="黑体" w:hAnsi="宋体" w:eastAsia="黑体"/>
          <w:sz w:val="24"/>
        </w:rPr>
        <w:t>52.质疑提出与答复</w:t>
      </w:r>
    </w:p>
    <w:p w14:paraId="2A2B32F3">
      <w:pPr>
        <w:rPr>
          <w:rFonts w:ascii="宋体" w:hAnsi="宋体"/>
          <w:szCs w:val="21"/>
        </w:rPr>
      </w:pPr>
      <w:r>
        <w:rPr>
          <w:rFonts w:hint="eastAsia" w:ascii="宋体" w:hAnsi="宋体"/>
          <w:szCs w:val="21"/>
        </w:rPr>
        <w:t xml:space="preserve">    52.1提出质疑</w:t>
      </w:r>
    </w:p>
    <w:p w14:paraId="26541AE6">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7E807DB0">
      <w:pPr>
        <w:rPr>
          <w:rFonts w:ascii="宋体" w:hAnsi="宋体"/>
          <w:szCs w:val="21"/>
        </w:rPr>
      </w:pPr>
      <w:r>
        <w:rPr>
          <w:rFonts w:hint="eastAsia" w:ascii="宋体" w:hAnsi="宋体"/>
          <w:szCs w:val="21"/>
        </w:rPr>
        <w:t xml:space="preserve">    52.2</w:t>
      </w:r>
      <w:r>
        <w:rPr>
          <w:rFonts w:ascii="宋体" w:hAnsi="宋体"/>
          <w:szCs w:val="21"/>
        </w:rPr>
        <w:t>法律依据</w:t>
      </w:r>
    </w:p>
    <w:p w14:paraId="319696EF">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1764156D">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1C0732AF">
      <w:pPr>
        <w:rPr>
          <w:rFonts w:ascii="宋体" w:hAnsi="宋体"/>
          <w:szCs w:val="21"/>
        </w:rPr>
      </w:pPr>
      <w:r>
        <w:rPr>
          <w:rFonts w:hint="eastAsia" w:ascii="宋体" w:hAnsi="宋体"/>
          <w:szCs w:val="21"/>
        </w:rPr>
        <w:t xml:space="preserve">    52.3.1提出质疑的供应商应当是参与所质疑项目采购活动的供应商；</w:t>
      </w:r>
      <w:bookmarkStart w:id="290" w:name="_Hlk75374941"/>
      <w:r>
        <w:rPr>
          <w:rFonts w:hint="eastAsia" w:ascii="宋体" w:hAnsi="宋体"/>
          <w:szCs w:val="21"/>
        </w:rPr>
        <w:t>以联合体形式参与的，质疑应当由组成联合体的所有成员共同提出</w:t>
      </w:r>
      <w:bookmarkEnd w:id="290"/>
      <w:r>
        <w:rPr>
          <w:rFonts w:hint="eastAsia" w:ascii="宋体" w:hAnsi="宋体"/>
          <w:szCs w:val="21"/>
        </w:rPr>
        <w:t>；</w:t>
      </w:r>
    </w:p>
    <w:p w14:paraId="289482C0">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758B773D">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5A2D556F">
      <w:pPr>
        <w:ind w:firstLine="420"/>
        <w:rPr>
          <w:rFonts w:ascii="宋体" w:hAnsi="宋体"/>
          <w:szCs w:val="21"/>
        </w:rPr>
      </w:pPr>
      <w:r>
        <w:rPr>
          <w:rFonts w:hint="eastAsia" w:ascii="宋体" w:hAnsi="宋体"/>
          <w:szCs w:val="21"/>
        </w:rPr>
        <w:t>（1）供应商的名称（或者姓名）、地址、邮编、邮箱、联系人及联系电话；</w:t>
      </w:r>
    </w:p>
    <w:p w14:paraId="0457484F">
      <w:pPr>
        <w:ind w:firstLine="420" w:firstLineChars="200"/>
        <w:rPr>
          <w:rFonts w:ascii="宋体" w:hAnsi="宋体"/>
          <w:szCs w:val="21"/>
        </w:rPr>
      </w:pPr>
      <w:r>
        <w:rPr>
          <w:rFonts w:hint="eastAsia" w:ascii="宋体" w:hAnsi="宋体"/>
          <w:szCs w:val="21"/>
        </w:rPr>
        <w:t>（2）质疑项目的名称、编号；</w:t>
      </w:r>
    </w:p>
    <w:p w14:paraId="4188AFA4">
      <w:pPr>
        <w:ind w:firstLine="420" w:firstLineChars="200"/>
        <w:rPr>
          <w:rFonts w:ascii="宋体" w:hAnsi="宋体"/>
          <w:szCs w:val="21"/>
        </w:rPr>
      </w:pPr>
      <w:r>
        <w:rPr>
          <w:rFonts w:hint="eastAsia" w:ascii="宋体" w:hAnsi="宋体"/>
          <w:szCs w:val="21"/>
        </w:rPr>
        <w:t>（3）具体、明确的质疑对象、质疑事项和质疑请求；</w:t>
      </w:r>
    </w:p>
    <w:p w14:paraId="4B0E752B">
      <w:pPr>
        <w:ind w:firstLine="420" w:firstLineChars="200"/>
        <w:rPr>
          <w:rFonts w:ascii="宋体" w:hAnsi="宋体"/>
          <w:szCs w:val="21"/>
        </w:rPr>
      </w:pPr>
      <w:r>
        <w:rPr>
          <w:rFonts w:hint="eastAsia" w:ascii="宋体" w:hAnsi="宋体"/>
          <w:szCs w:val="21"/>
        </w:rPr>
        <w:t>（4）因质疑事项而受损害的权益；</w:t>
      </w:r>
    </w:p>
    <w:p w14:paraId="7C5C9955">
      <w:pPr>
        <w:ind w:firstLine="420" w:firstLineChars="200"/>
        <w:rPr>
          <w:rFonts w:ascii="宋体" w:hAnsi="宋体"/>
          <w:szCs w:val="21"/>
        </w:rPr>
      </w:pPr>
      <w:r>
        <w:rPr>
          <w:rFonts w:hint="eastAsia" w:ascii="宋体" w:hAnsi="宋体"/>
          <w:szCs w:val="21"/>
        </w:rPr>
        <w:t>（5）事实依据；</w:t>
      </w:r>
    </w:p>
    <w:p w14:paraId="1A483ED0">
      <w:pPr>
        <w:ind w:firstLine="420" w:firstLineChars="200"/>
        <w:rPr>
          <w:rFonts w:ascii="宋体" w:hAnsi="宋体"/>
          <w:szCs w:val="21"/>
        </w:rPr>
      </w:pPr>
      <w:r>
        <w:rPr>
          <w:rFonts w:hint="eastAsia" w:ascii="宋体" w:hAnsi="宋体"/>
          <w:szCs w:val="21"/>
        </w:rPr>
        <w:t>（6）必要的法律依据；</w:t>
      </w:r>
    </w:p>
    <w:p w14:paraId="0FBD3E1E">
      <w:pPr>
        <w:ind w:firstLine="420" w:firstLineChars="200"/>
        <w:rPr>
          <w:rFonts w:ascii="宋体" w:hAnsi="宋体"/>
          <w:szCs w:val="21"/>
        </w:rPr>
      </w:pPr>
      <w:r>
        <w:rPr>
          <w:rFonts w:hint="eastAsia" w:ascii="宋体" w:hAnsi="宋体"/>
          <w:szCs w:val="21"/>
        </w:rPr>
        <w:t>（7）提出质疑的日期。</w:t>
      </w:r>
    </w:p>
    <w:p w14:paraId="2F66AB1C">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52CD4A82">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3902FACF">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5A3AF727">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1A6E19D6">
      <w:pPr>
        <w:ind w:firstLine="420" w:firstLineChars="200"/>
        <w:rPr>
          <w:rFonts w:ascii="宋体" w:hAnsi="宋体"/>
          <w:szCs w:val="21"/>
        </w:rPr>
      </w:pPr>
      <w:r>
        <w:rPr>
          <w:rFonts w:hint="eastAsia" w:ascii="宋体" w:hAnsi="宋体"/>
          <w:szCs w:val="21"/>
        </w:rPr>
        <w:t>52.5收文地点</w:t>
      </w:r>
    </w:p>
    <w:p w14:paraId="25578EC2">
      <w:pPr>
        <w:ind w:firstLine="422" w:firstLineChars="200"/>
        <w:rPr>
          <w:rFonts w:ascii="宋体" w:hAnsi="宋体"/>
          <w:b/>
          <w:bCs/>
          <w:szCs w:val="21"/>
        </w:rPr>
      </w:pPr>
      <w:r>
        <w:rPr>
          <w:rFonts w:hint="eastAsia" w:ascii="宋体" w:hAnsi="宋体"/>
          <w:b/>
          <w:bCs/>
          <w:szCs w:val="21"/>
        </w:rPr>
        <w:t>地址：深圳公共资源交易中心（深圳交易集团有限公司</w:t>
      </w:r>
      <w:r>
        <w:rPr>
          <w:rFonts w:hint="eastAsia" w:ascii="宋体" w:hAnsi="宋体"/>
          <w:b/>
          <w:bCs/>
          <w:szCs w:val="21"/>
          <w:lang w:val="en-US" w:eastAsia="zh-CN"/>
        </w:rPr>
        <w:t>宝安</w:t>
      </w:r>
      <w:r>
        <w:rPr>
          <w:rFonts w:hint="eastAsia" w:ascii="宋体" w:hAnsi="宋体"/>
          <w:b/>
          <w:bCs/>
          <w:szCs w:val="21"/>
        </w:rPr>
        <w:t>分公司）</w:t>
      </w:r>
      <w:r>
        <w:rPr>
          <w:rFonts w:hint="eastAsia" w:ascii="宋体" w:hAnsi="宋体"/>
          <w:b/>
          <w:bCs/>
          <w:szCs w:val="21"/>
          <w:lang w:val="en-US" w:eastAsia="zh-CN"/>
        </w:rPr>
        <w:t>一</w:t>
      </w:r>
      <w:r>
        <w:rPr>
          <w:rFonts w:hint="eastAsia" w:ascii="宋体" w:hAnsi="宋体"/>
          <w:b/>
          <w:bCs/>
          <w:szCs w:val="21"/>
        </w:rPr>
        <w:t>楼</w:t>
      </w:r>
      <w:r>
        <w:rPr>
          <w:rFonts w:hint="eastAsia" w:ascii="宋体" w:hAnsi="宋体"/>
          <w:b/>
          <w:bCs/>
          <w:szCs w:val="21"/>
          <w:lang w:val="en-US" w:eastAsia="zh-CN"/>
        </w:rPr>
        <w:t>服务大厅</w:t>
      </w:r>
      <w:r>
        <w:rPr>
          <w:rFonts w:hint="eastAsia" w:ascii="宋体" w:hAnsi="宋体"/>
          <w:b/>
          <w:bCs/>
          <w:szCs w:val="21"/>
        </w:rPr>
        <w:t>，质疑咨询电话：0755-</w:t>
      </w:r>
      <w:r>
        <w:rPr>
          <w:rFonts w:hint="eastAsia" w:ascii="宋体" w:hAnsi="宋体"/>
          <w:b/>
          <w:bCs/>
          <w:szCs w:val="21"/>
          <w:lang w:val="en-US" w:eastAsia="zh-CN"/>
        </w:rPr>
        <w:t>27758331</w:t>
      </w:r>
      <w:r>
        <w:rPr>
          <w:rFonts w:hint="eastAsia" w:ascii="宋体" w:hAnsi="宋体"/>
          <w:b/>
          <w:bCs/>
          <w:szCs w:val="21"/>
        </w:rPr>
        <w:t>。</w:t>
      </w:r>
    </w:p>
    <w:p w14:paraId="75D359D6">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00D7E120">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6FC2E551">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315A9B6E">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734F39EE">
      <w:pPr>
        <w:ind w:firstLine="420" w:firstLineChars="200"/>
        <w:rPr>
          <w:rFonts w:ascii="宋体" w:hAnsi="宋体"/>
          <w:szCs w:val="21"/>
        </w:rPr>
      </w:pPr>
      <w:r>
        <w:rPr>
          <w:rFonts w:hint="eastAsia" w:ascii="宋体" w:hAnsi="宋体"/>
          <w:szCs w:val="21"/>
        </w:rPr>
        <w:t>供应商提交的质疑存在下列情形之一的，不予受理：</w:t>
      </w:r>
    </w:p>
    <w:p w14:paraId="293EF7C5">
      <w:pPr>
        <w:ind w:firstLine="420" w:firstLineChars="200"/>
        <w:rPr>
          <w:rFonts w:ascii="宋体" w:hAnsi="宋体"/>
          <w:szCs w:val="21"/>
        </w:rPr>
      </w:pPr>
      <w:r>
        <w:rPr>
          <w:rFonts w:hint="eastAsia" w:ascii="宋体" w:hAnsi="宋体"/>
          <w:szCs w:val="21"/>
        </w:rPr>
        <w:t>（1）质疑主体不满足要求的；</w:t>
      </w:r>
    </w:p>
    <w:p w14:paraId="5F5669FC">
      <w:pPr>
        <w:ind w:firstLine="420" w:firstLineChars="200"/>
        <w:rPr>
          <w:rFonts w:ascii="宋体" w:hAnsi="宋体"/>
          <w:szCs w:val="21"/>
        </w:rPr>
      </w:pPr>
      <w:r>
        <w:rPr>
          <w:rFonts w:hint="eastAsia" w:ascii="宋体" w:hAnsi="宋体"/>
          <w:szCs w:val="21"/>
        </w:rPr>
        <w:t>（2）供应商自身权益未受到损害的；</w:t>
      </w:r>
    </w:p>
    <w:p w14:paraId="5FD3FA26">
      <w:pPr>
        <w:ind w:firstLine="420" w:firstLineChars="200"/>
        <w:rPr>
          <w:rFonts w:ascii="宋体" w:hAnsi="宋体"/>
          <w:szCs w:val="21"/>
        </w:rPr>
      </w:pPr>
      <w:r>
        <w:rPr>
          <w:rFonts w:hint="eastAsia" w:ascii="宋体" w:hAnsi="宋体"/>
          <w:szCs w:val="21"/>
        </w:rPr>
        <w:t>（3）供应商未在法定质疑期限内提出质疑的；</w:t>
      </w:r>
    </w:p>
    <w:p w14:paraId="0EB49D74">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1E372E51">
      <w:pPr>
        <w:ind w:firstLine="420" w:firstLineChars="200"/>
        <w:rPr>
          <w:rFonts w:ascii="宋体" w:hAnsi="宋体"/>
          <w:szCs w:val="21"/>
        </w:rPr>
      </w:pPr>
      <w:r>
        <w:rPr>
          <w:rFonts w:hint="eastAsia" w:ascii="宋体" w:hAnsi="宋体"/>
          <w:szCs w:val="21"/>
        </w:rPr>
        <w:t>（5）其他不符合受理条件情形的。</w:t>
      </w:r>
    </w:p>
    <w:p w14:paraId="1DB5F002">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40021706">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064F1150">
      <w:pPr>
        <w:rPr>
          <w:rFonts w:ascii="宋体" w:hAnsi="宋体"/>
          <w:szCs w:val="21"/>
        </w:rPr>
      </w:pPr>
      <w:r>
        <w:rPr>
          <w:rFonts w:hint="eastAsia" w:ascii="宋体" w:hAnsi="宋体"/>
          <w:szCs w:val="21"/>
        </w:rPr>
        <w:t xml:space="preserve">    自收文之日起七个工作日内。</w:t>
      </w:r>
    </w:p>
    <w:p w14:paraId="4D98E3F2">
      <w:pPr>
        <w:rPr>
          <w:rFonts w:ascii="宋体" w:hAnsi="宋体"/>
          <w:szCs w:val="21"/>
        </w:rPr>
      </w:pPr>
      <w:r>
        <w:rPr>
          <w:rFonts w:hint="eastAsia" w:ascii="宋体" w:hAnsi="宋体"/>
          <w:szCs w:val="21"/>
        </w:rPr>
        <w:t xml:space="preserve">    52.8投诉</w:t>
      </w:r>
    </w:p>
    <w:p w14:paraId="7D239B39">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1ACC5AD1">
      <w:pPr>
        <w:rPr>
          <w:rFonts w:ascii="黑体" w:hAnsi="宋体" w:eastAsia="黑体"/>
          <w:sz w:val="24"/>
        </w:rPr>
      </w:pPr>
      <w:r>
        <w:rPr>
          <w:rFonts w:hint="eastAsia" w:ascii="黑体" w:hAnsi="宋体" w:eastAsia="黑体"/>
          <w:sz w:val="24"/>
        </w:rPr>
        <w:t>53. 质疑后续处理</w:t>
      </w:r>
    </w:p>
    <w:p w14:paraId="6A6FC974">
      <w:pPr>
        <w:jc w:val="both"/>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0E1AEF37">
      <w:pPr>
        <w:ind w:firstLine="420"/>
        <w:jc w:val="both"/>
        <w:rPr>
          <w:rFonts w:hint="eastAsia" w:ascii="宋体" w:hAnsi="宋体"/>
          <w:szCs w:val="21"/>
        </w:rPr>
      </w:pPr>
      <w:r>
        <w:rPr>
          <w:rFonts w:hint="eastAsia" w:ascii="宋体" w:hAnsi="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5DC94C45">
      <w:pPr>
        <w:jc w:val="both"/>
      </w:pPr>
      <w:r>
        <w:t>---- END ----</w:t>
      </w:r>
      <w:bookmarkEnd w:id="289"/>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开起我亲爱的小耗子" w:date="2025-12-30T16:47:42Z" w:initials="">
    <w:p w14:paraId="2CE5E3E7">
      <w:pPr>
        <w:pStyle w:val="18"/>
        <w:rPr>
          <w:rFonts w:hint="eastAsia" w:eastAsia="宋体"/>
          <w:lang w:val="en-US" w:eastAsia="zh-CN"/>
        </w:rPr>
      </w:pPr>
      <w:r>
        <w:rPr>
          <w:rFonts w:hint="eastAsia"/>
          <w:lang w:val="en-US" w:eastAsia="zh-CN"/>
        </w:rPr>
        <w:t>埋点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CE5E3E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auto"/>
    <w:pitch w:val="default"/>
    <w:sig w:usb0="00000000" w:usb1="00000000" w:usb2="0000007F" w:usb3="00000000" w:csb0="203F01FF" w:csb1="DFFF0000"/>
  </w:font>
  <w:font w:name="隶书">
    <w:altName w:val="微软雅黑"/>
    <w:panose1 w:val="0201050906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长城仿宋">
    <w:altName w:val="仿宋"/>
    <w:panose1 w:val="00000000000000000000"/>
    <w:charset w:val="86"/>
    <w:family w:val="auto"/>
    <w:pitch w:val="default"/>
    <w:sig w:usb0="00000000" w:usb1="00000000" w:usb2="00000010" w:usb3="00000000" w:csb0="00040000" w:csb1="00000000"/>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auto"/>
    <w:pitch w:val="default"/>
    <w:sig w:usb0="00000000" w:usb1="00000000" w:usb2="00000000" w:usb3="00000000" w:csb0="00040000" w:csb1="00000000"/>
  </w:font>
  <w:font w:name="Arial Narrow">
    <w:altName w:val="Arial"/>
    <w:panose1 w:val="020B0606020202030204"/>
    <w:charset w:val="00"/>
    <w:family w:val="auto"/>
    <w:pitch w:val="default"/>
    <w:sig w:usb0="00000000" w:usb1="00000000" w:usb2="00000000" w:usb3="00000000" w:csb0="2000009F" w:csb1="DFD7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altName w:val="宋体"/>
    <w:panose1 w:val="02010600040101010101"/>
    <w:charset w:val="86"/>
    <w:family w:val="auto"/>
    <w:pitch w:val="default"/>
    <w:sig w:usb0="00000000" w:usb1="00000000" w:usb2="00000000" w:usb3="00000000" w:csb0="0004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79D87">
    <w:pPr>
      <w:pStyle w:val="29"/>
      <w:framePr w:wrap="around" w:vAnchor="text" w:hAnchor="margin" w:xAlign="center" w:y="1"/>
      <w:rPr>
        <w:rStyle w:val="50"/>
      </w:rPr>
    </w:pPr>
    <w:r>
      <w:t xml:space="preserve">- </w:t>
    </w:r>
    <w:r>
      <w:fldChar w:fldCharType="begin"/>
    </w:r>
    <w:r>
      <w:instrText xml:space="preserve"> PAGE </w:instrText>
    </w:r>
    <w:r>
      <w:fldChar w:fldCharType="separate"/>
    </w:r>
    <w:r>
      <w:t>98</w:t>
    </w:r>
    <w:r>
      <w:fldChar w:fldCharType="end"/>
    </w:r>
    <w:r>
      <w:t xml:space="preserve"> -</w:t>
    </w:r>
  </w:p>
  <w:p w14:paraId="5DAA37FB">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00211">
    <w:pPr>
      <w:pStyle w:val="29"/>
      <w:framePr w:wrap="around" w:vAnchor="text" w:hAnchor="margin" w:xAlign="center" w:y="1"/>
      <w:rPr>
        <w:rStyle w:val="50"/>
      </w:rPr>
    </w:pPr>
    <w:r>
      <w:fldChar w:fldCharType="begin"/>
    </w:r>
    <w:r>
      <w:instrText xml:space="preserve">PAGE</w:instrText>
    </w:r>
    <w:r>
      <w:fldChar w:fldCharType="separate"/>
    </w:r>
    <w:r>
      <w:t>XXX</w:t>
    </w:r>
    <w:r>
      <w:fldChar w:fldCharType="end"/>
    </w:r>
  </w:p>
  <w:p w14:paraId="70E365FB">
    <w:pPr>
      <w:pStyle w:val="2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1BCEA">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CEB36">
    <w:pPr>
      <w:pStyle w:val="30"/>
      <w:pBdr>
        <w:top w:val="none" w:color="auto" w:sz="0" w:space="0"/>
        <w:left w:val="none" w:color="auto" w:sz="0" w:space="0"/>
        <w:bottom w:val="none" w:color="auto" w:sz="0" w:space="0"/>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3F696">
    <w:pPr>
      <w:widowControl w:val="0"/>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2"/>
      <w:numFmt w:val="decimal"/>
      <w:suff w:val="nothing"/>
      <w:lvlText w:val="%1、"/>
      <w:lvlJc w:val="left"/>
    </w:lvl>
  </w:abstractNum>
  <w:abstractNum w:abstractNumId="1">
    <w:nsid w:val="A39ADB49"/>
    <w:multiLevelType w:val="singleLevel"/>
    <w:tmpl w:val="A39ADB49"/>
    <w:lvl w:ilvl="0" w:tentative="0">
      <w:start w:val="1"/>
      <w:numFmt w:val="decimal"/>
      <w:suff w:val="space"/>
      <w:lvlText w:val="%1"/>
      <w:lvlJc w:val="left"/>
      <w:pPr>
        <w:ind w:left="0" w:firstLine="0"/>
      </w:pPr>
      <w:rPr>
        <w:rFonts w:hint="default"/>
      </w:rPr>
    </w:lvl>
  </w:abstractNum>
  <w:abstractNum w:abstractNumId="2">
    <w:nsid w:val="B5E306ED"/>
    <w:multiLevelType w:val="multilevel"/>
    <w:tmpl w:val="B5E306ED"/>
    <w:lvl w:ilvl="0" w:tentative="0">
      <w:start w:val="1"/>
      <w:numFmt w:val="bullet"/>
      <w:pStyle w:val="116"/>
      <w:lvlText w:val=""/>
      <w:lvlJc w:val="left"/>
      <w:pPr>
        <w:tabs>
          <w:tab w:val="left" w:pos="420"/>
        </w:tabs>
        <w:ind w:left="420" w:hanging="420"/>
      </w:pPr>
      <w:rPr>
        <w:rFonts w:hint="default" w:ascii="Wingdings" w:hAnsi="Wingdings"/>
      </w:rPr>
    </w:lvl>
    <w:lvl w:ilvl="1" w:tentative="0">
      <w:start w:val="1"/>
      <w:numFmt w:val="bullet"/>
      <w:pStyle w:val="115"/>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BF205925"/>
    <w:multiLevelType w:val="multilevel"/>
    <w:tmpl w:val="BF205925"/>
    <w:lvl w:ilvl="0" w:tentative="0">
      <w:start w:val="1"/>
      <w:numFmt w:val="bullet"/>
      <w:pStyle w:val="84"/>
      <w:lvlText w:val=""/>
      <w:lvlJc w:val="left"/>
      <w:pPr>
        <w:tabs>
          <w:tab w:val="left" w:pos="840"/>
        </w:tabs>
        <w:ind w:left="840" w:hanging="420"/>
      </w:pPr>
      <w:rPr>
        <w:rFonts w:hint="default" w:ascii="Wingdings" w:hAnsi="Wingdings"/>
      </w:rPr>
    </w:lvl>
    <w:lvl w:ilvl="1" w:tentative="0">
      <w:start w:val="1"/>
      <w:numFmt w:val="bullet"/>
      <w:pStyle w:val="85"/>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
    <w:nsid w:val="C8879AEF"/>
    <w:multiLevelType w:val="singleLevel"/>
    <w:tmpl w:val="C8879AEF"/>
    <w:lvl w:ilvl="0" w:tentative="0">
      <w:start w:val="1"/>
      <w:numFmt w:val="decimal"/>
      <w:suff w:val="nothing"/>
      <w:lvlText w:val="（%1）"/>
      <w:lvlJc w:val="left"/>
    </w:lvl>
  </w:abstractNum>
  <w:abstractNum w:abstractNumId="5">
    <w:nsid w:val="CF092B84"/>
    <w:multiLevelType w:val="singleLevel"/>
    <w:tmpl w:val="CF092B84"/>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6">
    <w:nsid w:val="D07EE3BD"/>
    <w:multiLevelType w:val="singleLevel"/>
    <w:tmpl w:val="D07EE3BD"/>
    <w:lvl w:ilvl="0" w:tentative="0">
      <w:start w:val="1"/>
      <w:numFmt w:val="decimal"/>
      <w:suff w:val="nothing"/>
      <w:lvlText w:val="%1、"/>
      <w:lvlJc w:val="left"/>
    </w:lvl>
  </w:abstractNum>
  <w:abstractNum w:abstractNumId="7">
    <w:nsid w:val="D7F9FE59"/>
    <w:multiLevelType w:val="multilevel"/>
    <w:tmpl w:val="D7F9FE59"/>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DCBA6B53"/>
    <w:multiLevelType w:val="singleLevel"/>
    <w:tmpl w:val="DCBA6B53"/>
    <w:lvl w:ilvl="0" w:tentative="0">
      <w:start w:val="23"/>
      <w:numFmt w:val="decimal"/>
      <w:suff w:val="space"/>
      <w:lvlText w:val="%1."/>
      <w:lvlJc w:val="left"/>
    </w:lvl>
  </w:abstractNum>
  <w:abstractNum w:abstractNumId="9">
    <w:nsid w:val="F4B5D9F5"/>
    <w:multiLevelType w:val="singleLevel"/>
    <w:tmpl w:val="F4B5D9F5"/>
    <w:lvl w:ilvl="0" w:tentative="0">
      <w:start w:val="6"/>
      <w:numFmt w:val="decimal"/>
      <w:suff w:val="space"/>
      <w:lvlText w:val="%1."/>
      <w:lvlJc w:val="left"/>
    </w:lvl>
  </w:abstractNum>
  <w:abstractNum w:abstractNumId="10">
    <w:nsid w:val="0248C179"/>
    <w:multiLevelType w:val="singleLevel"/>
    <w:tmpl w:val="0248C179"/>
    <w:lvl w:ilvl="0" w:tentative="0">
      <w:start w:val="1"/>
      <w:numFmt w:val="decimal"/>
      <w:suff w:val="nothing"/>
      <w:lvlText w:val="%1、"/>
      <w:lvlJc w:val="left"/>
    </w:lvl>
  </w:abstractNum>
  <w:abstractNum w:abstractNumId="11">
    <w:nsid w:val="03D62ECE"/>
    <w:multiLevelType w:val="multilevel"/>
    <w:tmpl w:val="03D62ECE"/>
    <w:lvl w:ilvl="0" w:tentative="0">
      <w:start w:val="1"/>
      <w:numFmt w:val="chineseCountingThousand"/>
      <w:pStyle w:val="129"/>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470EC97"/>
    <w:multiLevelType w:val="singleLevel"/>
    <w:tmpl w:val="2470EC97"/>
    <w:lvl w:ilvl="0" w:tentative="0">
      <w:start w:val="16"/>
      <w:numFmt w:val="decimal"/>
      <w:suff w:val="space"/>
      <w:lvlText w:val="%1."/>
      <w:lvlJc w:val="left"/>
    </w:lvl>
  </w:abstractNum>
  <w:abstractNum w:abstractNumId="13">
    <w:nsid w:val="25B654F3"/>
    <w:multiLevelType w:val="multilevel"/>
    <w:tmpl w:val="25B654F3"/>
    <w:lvl w:ilvl="0" w:tentative="0">
      <w:start w:val="1"/>
      <w:numFmt w:val="bullet"/>
      <w:pStyle w:val="176"/>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2A8F537B"/>
    <w:multiLevelType w:val="singleLevel"/>
    <w:tmpl w:val="2A8F537B"/>
    <w:lvl w:ilvl="0" w:tentative="0">
      <w:start w:val="1"/>
      <w:numFmt w:val="decimal"/>
      <w:suff w:val="space"/>
      <w:lvlText w:val="%1."/>
      <w:lvlJc w:val="left"/>
    </w:lvl>
  </w:abstractNum>
  <w:abstractNum w:abstractNumId="15">
    <w:nsid w:val="4D4DC07F"/>
    <w:multiLevelType w:val="singleLevel"/>
    <w:tmpl w:val="4D4DC07F"/>
    <w:lvl w:ilvl="0" w:tentative="0">
      <w:start w:val="2"/>
      <w:numFmt w:val="decimal"/>
      <w:suff w:val="space"/>
      <w:lvlText w:val="%1."/>
      <w:lvlJc w:val="left"/>
    </w:lvl>
  </w:abstractNum>
  <w:abstractNum w:abstractNumId="16">
    <w:nsid w:val="59ADCABA"/>
    <w:multiLevelType w:val="singleLevel"/>
    <w:tmpl w:val="59ADCABA"/>
    <w:lvl w:ilvl="0" w:tentative="0">
      <w:start w:val="1"/>
      <w:numFmt w:val="decimal"/>
      <w:pStyle w:val="21"/>
      <w:lvlText w:val="%1."/>
      <w:lvlJc w:val="left"/>
      <w:pPr>
        <w:tabs>
          <w:tab w:val="left" w:pos="7994"/>
        </w:tabs>
        <w:ind w:left="7994" w:leftChars="800" w:hanging="360" w:hangingChars="200"/>
      </w:pPr>
    </w:lvl>
  </w:abstractNum>
  <w:abstractNum w:abstractNumId="17">
    <w:nsid w:val="5A241D34"/>
    <w:multiLevelType w:val="singleLevel"/>
    <w:tmpl w:val="5A241D34"/>
    <w:lvl w:ilvl="0" w:tentative="0">
      <w:start w:val="1"/>
      <w:numFmt w:val="decimal"/>
      <w:suff w:val="nothing"/>
      <w:lvlText w:val="（%1）"/>
      <w:lvlJc w:val="left"/>
    </w:lvl>
  </w:abstractNum>
  <w:abstractNum w:abstractNumId="18">
    <w:nsid w:val="72183CF9"/>
    <w:multiLevelType w:val="singleLevel"/>
    <w:tmpl w:val="72183CF9"/>
    <w:lvl w:ilvl="0" w:tentative="0">
      <w:start w:val="2"/>
      <w:numFmt w:val="decimal"/>
      <w:suff w:val="nothing"/>
      <w:lvlText w:val="%1、"/>
      <w:lvlJc w:val="left"/>
    </w:lvl>
  </w:abstractNum>
  <w:num w:numId="1">
    <w:abstractNumId w:val="5"/>
  </w:num>
  <w:num w:numId="2">
    <w:abstractNumId w:val="16"/>
  </w:num>
  <w:num w:numId="3">
    <w:abstractNumId w:val="3"/>
  </w:num>
  <w:num w:numId="4">
    <w:abstractNumId w:val="2"/>
  </w:num>
  <w:num w:numId="5">
    <w:abstractNumId w:val="11"/>
  </w:num>
  <w:num w:numId="6">
    <w:abstractNumId w:val="13"/>
  </w:num>
  <w:num w:numId="7">
    <w:abstractNumId w:val="6"/>
  </w:num>
  <w:num w:numId="8">
    <w:abstractNumId w:val="1"/>
  </w:num>
  <w:num w:numId="9">
    <w:abstractNumId w:val="18"/>
  </w:num>
  <w:num w:numId="10">
    <w:abstractNumId w:val="10"/>
  </w:num>
  <w:num w:numId="11">
    <w:abstractNumId w:val="0"/>
  </w:num>
  <w:num w:numId="12">
    <w:abstractNumId w:val="14"/>
  </w:num>
  <w:num w:numId="13">
    <w:abstractNumId w:val="17"/>
  </w:num>
  <w:num w:numId="14">
    <w:abstractNumId w:val="4"/>
  </w:num>
  <w:num w:numId="15">
    <w:abstractNumId w:val="15"/>
  </w:num>
  <w:num w:numId="16">
    <w:abstractNumId w:val="9"/>
  </w:num>
  <w:num w:numId="17">
    <w:abstractNumId w:val="12"/>
  </w:num>
  <w:num w:numId="18">
    <w:abstractNumId w:val="8"/>
  </w:num>
  <w:num w:numId="1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开起我亲爱的小耗子">
    <w15:presenceInfo w15:providerId="WPS Office" w15:userId="1617180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TrackMoves/>
  <w:trackRevisions w:val="1"/>
  <w:documentProtection w:edit="trackedChanges" w:enforcement="0"/>
  <w:defaultTabStop w:val="420"/>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 w:name="KSO_WPS_MARK_KEY" w:val="a5980290-81d1-4166-b591-31e4936b8684"/>
  </w:docVars>
  <w:rsids>
    <w:rsidRoot w:val="00000000"/>
    <w:rsid w:val="04713362"/>
    <w:rsid w:val="0A4928C6"/>
    <w:rsid w:val="18622CA6"/>
    <w:rsid w:val="20CF53A4"/>
    <w:rsid w:val="375D1BAB"/>
    <w:rsid w:val="395B4EFA"/>
    <w:rsid w:val="41364A0D"/>
    <w:rsid w:val="54ED0C26"/>
    <w:rsid w:val="5BFA73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name="HTML Acronym"/>
    <w:lsdException w:uiPriority="0" w:name="HTML Address"/>
    <w:lsdException w:qFormat="1" w:uiPriority="0" w:name="HTML Cite"/>
    <w:lsdException w:qFormat="1" w:uiPriority="0" w:name="HTML Code"/>
    <w:lsdException w:qFormat="1" w:uiPriority="0" w:name="HTML Definition"/>
    <w:lsdException w:qFormat="1" w:uiPriority="0" w:name="HTML Keyboard"/>
    <w:lsdException w:qFormat="1" w:unhideWhenUsed="0" w:uiPriority="0" w:semiHidden="0" w:name="HTML Preformatted"/>
    <w:lsdException w:qFormat="1" w:uiPriority="0" w:name="HTML Sample"/>
    <w:lsdException w:qFormat="1" w:uiPriority="99" w:name="HTML Typewriter"/>
    <w:lsdException w:qFormat="1"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67"/>
    <w:qFormat/>
    <w:uiPriority w:val="0"/>
    <w:pPr>
      <w:spacing w:before="340" w:after="330" w:line="360" w:lineRule="auto"/>
      <w:jc w:val="center"/>
      <w:outlineLvl w:val="0"/>
    </w:pPr>
    <w:rPr>
      <w:rFonts w:eastAsia="黑体"/>
      <w:kern w:val="44"/>
      <w:szCs w:val="44"/>
    </w:rPr>
  </w:style>
  <w:style w:type="paragraph" w:styleId="5">
    <w:name w:val="heading 2"/>
    <w:next w:val="4"/>
    <w:link w:val="80"/>
    <w:qFormat/>
    <w:uiPriority w:val="0"/>
    <w:pPr>
      <w:adjustRightInd w:val="0"/>
      <w:jc w:val="center"/>
      <w:textAlignment w:val="baseline"/>
      <w:outlineLvl w:val="1"/>
    </w:pPr>
    <w:rPr>
      <w:rFonts w:ascii="Times New Roman" w:hAnsi="Times New Roman" w:eastAsia="宋体" w:cs="Times New Roman"/>
      <w:kern w:val="0"/>
      <w:sz w:val="24"/>
      <w:szCs w:val="20"/>
    </w:rPr>
  </w:style>
  <w:style w:type="paragraph" w:styleId="3">
    <w:name w:val="heading 3"/>
    <w:basedOn w:val="4"/>
    <w:next w:val="1"/>
    <w:link w:val="66"/>
    <w:qFormat/>
    <w:uiPriority w:val="9"/>
    <w:pPr>
      <w:spacing w:before="260" w:after="260" w:line="240" w:lineRule="auto"/>
      <w:outlineLvl w:val="2"/>
    </w:pPr>
    <w:rPr>
      <w:rFonts w:ascii="宋体" w:hAnsi="宋体" w:eastAsia="宋体"/>
      <w:szCs w:val="32"/>
    </w:rPr>
  </w:style>
  <w:style w:type="paragraph" w:styleId="4">
    <w:name w:val="heading 4"/>
    <w:basedOn w:val="1"/>
    <w:next w:val="1"/>
    <w:link w:val="64"/>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7"/>
    <w:link w:val="89"/>
    <w:qFormat/>
    <w:uiPriority w:val="0"/>
    <w:pPr>
      <w:keepNext/>
      <w:keepLines/>
      <w:spacing w:before="280" w:after="290" w:line="376" w:lineRule="auto"/>
      <w:outlineLvl w:val="4"/>
    </w:pPr>
    <w:rPr>
      <w:b/>
      <w:sz w:val="28"/>
      <w:szCs w:val="20"/>
    </w:rPr>
  </w:style>
  <w:style w:type="paragraph" w:styleId="8">
    <w:name w:val="heading 6"/>
    <w:basedOn w:val="1"/>
    <w:next w:val="7"/>
    <w:link w:val="92"/>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7"/>
    <w:link w:val="93"/>
    <w:qFormat/>
    <w:uiPriority w:val="0"/>
    <w:pPr>
      <w:keepNext/>
      <w:keepLines/>
      <w:spacing w:before="240" w:after="64" w:line="320" w:lineRule="auto"/>
      <w:outlineLvl w:val="6"/>
    </w:pPr>
    <w:rPr>
      <w:b/>
      <w:sz w:val="24"/>
      <w:szCs w:val="20"/>
    </w:rPr>
  </w:style>
  <w:style w:type="paragraph" w:styleId="10">
    <w:name w:val="heading 8"/>
    <w:basedOn w:val="1"/>
    <w:next w:val="7"/>
    <w:link w:val="94"/>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7"/>
    <w:link w:val="95"/>
    <w:qFormat/>
    <w:uiPriority w:val="0"/>
    <w:pPr>
      <w:keepNext/>
      <w:keepLines/>
      <w:spacing w:before="240" w:after="64" w:line="320" w:lineRule="auto"/>
      <w:outlineLvl w:val="8"/>
    </w:pPr>
    <w:rPr>
      <w:rFonts w:ascii="Arial" w:hAnsi="Arial" w:eastAsia="黑体"/>
      <w:szCs w:val="20"/>
    </w:rPr>
  </w:style>
  <w:style w:type="character" w:default="1" w:styleId="48">
    <w:name w:val="Default Paragraph Font"/>
    <w:semiHidden/>
    <w:unhideWhenUsed/>
    <w:qFormat/>
    <w:uiPriority w:val="1"/>
  </w:style>
  <w:style w:type="table" w:default="1" w:styleId="45">
    <w:name w:val="Normal Table"/>
    <w:semiHidden/>
    <w:unhideWhenUsed/>
    <w:qFormat/>
    <w:uiPriority w:val="99"/>
    <w:tblPr>
      <w:tblCellMar>
        <w:top w:w="0" w:type="dxa"/>
        <w:left w:w="108" w:type="dxa"/>
        <w:bottom w:w="0" w:type="dxa"/>
        <w:right w:w="108" w:type="dxa"/>
      </w:tblCellMar>
    </w:tblPr>
  </w:style>
  <w:style w:type="paragraph" w:styleId="7">
    <w:name w:val="Plain Text"/>
    <w:basedOn w:val="1"/>
    <w:link w:val="68"/>
    <w:qFormat/>
    <w:uiPriority w:val="0"/>
    <w:rPr>
      <w:rFonts w:ascii="宋体" w:hAnsi="Courier New"/>
      <w:szCs w:val="20"/>
    </w:rPr>
  </w:style>
  <w:style w:type="paragraph" w:styleId="12">
    <w:name w:val="toc 7"/>
    <w:basedOn w:val="1"/>
    <w:next w:val="1"/>
    <w:semiHidden/>
    <w:qFormat/>
    <w:uiPriority w:val="0"/>
    <w:pPr>
      <w:ind w:left="1260"/>
      <w:jc w:val="left"/>
    </w:pPr>
    <w:rPr>
      <w:szCs w:val="21"/>
    </w:rPr>
  </w:style>
  <w:style w:type="paragraph" w:styleId="13">
    <w:name w:val="Normal Indent"/>
    <w:basedOn w:val="1"/>
    <w:next w:val="14"/>
    <w:qFormat/>
    <w:uiPriority w:val="0"/>
    <w:pPr>
      <w:ind w:firstLine="420"/>
    </w:pPr>
    <w:rPr>
      <w:szCs w:val="20"/>
    </w:rPr>
  </w:style>
  <w:style w:type="paragraph" w:customStyle="1" w:styleId="14">
    <w:name w:val="Char11"/>
    <w:basedOn w:val="1"/>
    <w:link w:val="101"/>
    <w:qFormat/>
    <w:uiPriority w:val="0"/>
    <w:pPr>
      <w:widowControl/>
      <w:spacing w:after="160" w:line="240" w:lineRule="exact"/>
      <w:jc w:val="left"/>
    </w:pPr>
    <w:rPr>
      <w:rFonts w:ascii="Verdana" w:hAnsi="Verdana" w:eastAsia="仿宋_GB2312"/>
      <w:kern w:val="0"/>
      <w:sz w:val="24"/>
      <w:szCs w:val="20"/>
      <w:lang w:eastAsia="en-US"/>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semiHidden/>
    <w:qFormat/>
    <w:uiPriority w:val="99"/>
    <w:pPr>
      <w:autoSpaceDE w:val="0"/>
      <w:autoSpaceDN w:val="0"/>
      <w:adjustRightInd w:val="0"/>
      <w:jc w:val="left"/>
      <w:textAlignment w:val="baseline"/>
    </w:pPr>
    <w:rPr>
      <w:rFonts w:ascii="宋体"/>
      <w:kern w:val="0"/>
      <w:sz w:val="34"/>
      <w:szCs w:val="20"/>
    </w:rPr>
  </w:style>
  <w:style w:type="paragraph" w:styleId="19">
    <w:name w:val="Body Text 3"/>
    <w:basedOn w:val="1"/>
    <w:qFormat/>
    <w:uiPriority w:val="0"/>
    <w:pPr>
      <w:spacing w:after="120"/>
    </w:pPr>
    <w:rPr>
      <w:sz w:val="16"/>
      <w:szCs w:val="16"/>
    </w:rPr>
  </w:style>
  <w:style w:type="paragraph" w:styleId="20">
    <w:name w:val="Body Text"/>
    <w:basedOn w:val="1"/>
    <w:next w:val="21"/>
    <w:qFormat/>
    <w:uiPriority w:val="0"/>
    <w:pPr>
      <w:spacing w:line="360" w:lineRule="auto"/>
    </w:pPr>
    <w:rPr>
      <w:b/>
      <w:bCs/>
      <w:sz w:val="24"/>
    </w:rPr>
  </w:style>
  <w:style w:type="paragraph" w:customStyle="1" w:styleId="21">
    <w:name w:val="样式41"/>
    <w:basedOn w:val="1"/>
    <w:link w:val="96"/>
    <w:qFormat/>
    <w:uiPriority w:val="0"/>
    <w:pPr>
      <w:numPr>
        <w:ilvl w:val="0"/>
        <w:numId w:val="2"/>
      </w:numPr>
      <w:tabs>
        <w:tab w:val="left" w:pos="945"/>
      </w:tabs>
      <w:spacing w:line="360" w:lineRule="auto"/>
    </w:pPr>
    <w:rPr>
      <w:b/>
      <w:color w:val="000000"/>
      <w:sz w:val="24"/>
      <w:szCs w:val="20"/>
    </w:rPr>
  </w:style>
  <w:style w:type="paragraph" w:styleId="22">
    <w:name w:val="Body Text Indent"/>
    <w:basedOn w:val="1"/>
    <w:qFormat/>
    <w:uiPriority w:val="0"/>
    <w:pPr>
      <w:spacing w:line="360" w:lineRule="auto"/>
      <w:ind w:firstLine="420" w:firstLineChars="200"/>
    </w:pPr>
  </w:style>
  <w:style w:type="paragraph" w:styleId="23">
    <w:name w:val="toc 5"/>
    <w:basedOn w:val="1"/>
    <w:next w:val="1"/>
    <w:semiHidden/>
    <w:qFormat/>
    <w:uiPriority w:val="0"/>
    <w:pPr>
      <w:ind w:left="840"/>
      <w:jc w:val="left"/>
    </w:pPr>
    <w:rPr>
      <w:szCs w:val="21"/>
    </w:rPr>
  </w:style>
  <w:style w:type="paragraph" w:styleId="24">
    <w:name w:val="toc 3"/>
    <w:basedOn w:val="1"/>
    <w:next w:val="1"/>
    <w:semiHidden/>
    <w:qFormat/>
    <w:uiPriority w:val="0"/>
    <w:pPr>
      <w:ind w:left="420"/>
      <w:jc w:val="left"/>
    </w:pPr>
    <w:rPr>
      <w:i/>
      <w:iCs/>
    </w:rPr>
  </w:style>
  <w:style w:type="paragraph" w:styleId="25">
    <w:name w:val="toc 8"/>
    <w:basedOn w:val="1"/>
    <w:next w:val="1"/>
    <w:semiHidden/>
    <w:qFormat/>
    <w:uiPriority w:val="0"/>
    <w:pPr>
      <w:ind w:left="1470"/>
      <w:jc w:val="left"/>
    </w:pPr>
    <w:rPr>
      <w:szCs w:val="21"/>
    </w:rPr>
  </w:style>
  <w:style w:type="paragraph" w:styleId="26">
    <w:name w:val="Date"/>
    <w:basedOn w:val="1"/>
    <w:next w:val="1"/>
    <w:qFormat/>
    <w:uiPriority w:val="0"/>
    <w:rPr>
      <w:rFonts w:ascii="宋体" w:hAnsi="Courier New"/>
      <w:sz w:val="32"/>
      <w:szCs w:val="20"/>
    </w:rPr>
  </w:style>
  <w:style w:type="paragraph" w:styleId="27">
    <w:name w:val="Body Text Indent 2"/>
    <w:basedOn w:val="1"/>
    <w:link w:val="103"/>
    <w:qFormat/>
    <w:uiPriority w:val="0"/>
    <w:pPr>
      <w:spacing w:beforeLines="50" w:afterLines="50" w:line="120" w:lineRule="auto"/>
      <w:ind w:firstLine="840" w:firstLineChars="400"/>
      <w:jc w:val="left"/>
    </w:pPr>
    <w:rPr>
      <w:rFonts w:ascii="宋体" w:hAnsi="宋体"/>
    </w:rPr>
  </w:style>
  <w:style w:type="paragraph" w:styleId="28">
    <w:name w:val="Balloon Text"/>
    <w:basedOn w:val="1"/>
    <w:link w:val="106"/>
    <w:semiHidden/>
    <w:qFormat/>
    <w:uiPriority w:val="99"/>
    <w:rPr>
      <w:sz w:val="18"/>
      <w:szCs w:val="18"/>
    </w:rPr>
  </w:style>
  <w:style w:type="paragraph" w:styleId="29">
    <w:name w:val="footer"/>
    <w:basedOn w:val="1"/>
    <w:qFormat/>
    <w:uiPriority w:val="0"/>
    <w:pPr>
      <w:tabs>
        <w:tab w:val="center" w:pos="4153"/>
        <w:tab w:val="right" w:pos="8306"/>
      </w:tabs>
      <w:snapToGrid w:val="0"/>
      <w:jc w:val="left"/>
    </w:pPr>
    <w:rPr>
      <w:sz w:val="18"/>
      <w:szCs w:val="18"/>
    </w:rPr>
  </w:style>
  <w:style w:type="paragraph" w:styleId="30">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0"/>
    <w:pPr>
      <w:spacing w:before="120" w:after="120"/>
      <w:jc w:val="left"/>
    </w:pPr>
    <w:rPr>
      <w:b/>
      <w:bCs/>
      <w:caps/>
    </w:rPr>
  </w:style>
  <w:style w:type="paragraph" w:styleId="32">
    <w:name w:val="toc 4"/>
    <w:basedOn w:val="1"/>
    <w:next w:val="1"/>
    <w:semiHidden/>
    <w:qFormat/>
    <w:uiPriority w:val="0"/>
    <w:pPr>
      <w:ind w:left="630"/>
      <w:jc w:val="left"/>
    </w:pPr>
    <w:rPr>
      <w:szCs w:val="21"/>
    </w:rPr>
  </w:style>
  <w:style w:type="paragraph" w:styleId="33">
    <w:name w:val="Subtitle"/>
    <w:next w:val="1"/>
    <w:qFormat/>
    <w:uiPriority w:val="0"/>
    <w:pPr>
      <w:wordWrap w:val="0"/>
      <w:spacing w:after="60"/>
      <w:jc w:val="center"/>
    </w:pPr>
    <w:rPr>
      <w:rFonts w:ascii="Calibri" w:hAnsi="Calibri" w:eastAsia="宋体" w:cs="Times New Roman"/>
      <w:sz w:val="24"/>
      <w:lang w:val="en-US" w:eastAsia="zh-CN" w:bidi="ar-SA"/>
    </w:rPr>
  </w:style>
  <w:style w:type="paragraph" w:styleId="34">
    <w:name w:val="toc 6"/>
    <w:basedOn w:val="1"/>
    <w:next w:val="1"/>
    <w:semiHidden/>
    <w:qFormat/>
    <w:uiPriority w:val="0"/>
    <w:pPr>
      <w:ind w:left="1050"/>
      <w:jc w:val="left"/>
    </w:pPr>
    <w:rPr>
      <w:szCs w:val="21"/>
    </w:rPr>
  </w:style>
  <w:style w:type="paragraph" w:styleId="35">
    <w:name w:val="Body Text Indent 3"/>
    <w:basedOn w:val="1"/>
    <w:qFormat/>
    <w:uiPriority w:val="0"/>
    <w:pPr>
      <w:spacing w:line="360" w:lineRule="auto"/>
      <w:ind w:firstLine="482" w:firstLineChars="200"/>
    </w:pPr>
    <w:rPr>
      <w:rFonts w:ascii="宋体"/>
      <w:b/>
      <w:bCs/>
      <w:sz w:val="24"/>
    </w:rPr>
  </w:style>
  <w:style w:type="paragraph" w:styleId="36">
    <w:name w:val="toc 2"/>
    <w:basedOn w:val="1"/>
    <w:next w:val="1"/>
    <w:semiHidden/>
    <w:qFormat/>
    <w:uiPriority w:val="0"/>
    <w:pPr>
      <w:tabs>
        <w:tab w:val="right" w:leader="dot" w:pos="8296"/>
      </w:tabs>
      <w:ind w:left="210"/>
      <w:jc w:val="left"/>
    </w:pPr>
    <w:rPr>
      <w:smallCaps/>
    </w:rPr>
  </w:style>
  <w:style w:type="paragraph" w:styleId="37">
    <w:name w:val="toc 9"/>
    <w:basedOn w:val="1"/>
    <w:next w:val="1"/>
    <w:semiHidden/>
    <w:qFormat/>
    <w:uiPriority w:val="0"/>
    <w:pPr>
      <w:ind w:left="1680"/>
      <w:jc w:val="left"/>
    </w:pPr>
    <w:rPr>
      <w:szCs w:val="21"/>
    </w:rPr>
  </w:style>
  <w:style w:type="paragraph" w:styleId="38">
    <w:name w:val="Body Text 2"/>
    <w:basedOn w:val="1"/>
    <w:qFormat/>
    <w:uiPriority w:val="0"/>
    <w:pPr>
      <w:spacing w:line="360" w:lineRule="auto"/>
    </w:pPr>
    <w:rPr>
      <w:sz w:val="24"/>
    </w:rPr>
  </w:style>
  <w:style w:type="paragraph" w:styleId="39">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40">
    <w:name w:val="Normal (Web)"/>
    <w:basedOn w:val="1"/>
    <w:qFormat/>
    <w:uiPriority w:val="99"/>
    <w:pPr>
      <w:spacing w:beforeAutospacing="1" w:afterAutospacing="1"/>
      <w:jc w:val="left"/>
    </w:pPr>
    <w:rPr>
      <w:kern w:val="0"/>
      <w:sz w:val="24"/>
    </w:rPr>
  </w:style>
  <w:style w:type="paragraph" w:styleId="41">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2">
    <w:name w:val="Title"/>
    <w:basedOn w:val="1"/>
    <w:qFormat/>
    <w:uiPriority w:val="0"/>
    <w:pPr>
      <w:spacing w:before="240" w:after="60"/>
      <w:jc w:val="center"/>
      <w:outlineLvl w:val="0"/>
    </w:pPr>
    <w:rPr>
      <w:rFonts w:ascii="Arial" w:hAnsi="Arial" w:eastAsia="隶书" w:cs="Arial"/>
      <w:b/>
      <w:bCs/>
      <w:sz w:val="32"/>
      <w:szCs w:val="32"/>
    </w:rPr>
  </w:style>
  <w:style w:type="paragraph" w:styleId="43">
    <w:name w:val="annotation subject"/>
    <w:basedOn w:val="18"/>
    <w:qFormat/>
    <w:uiPriority w:val="99"/>
    <w:pPr>
      <w:autoSpaceDE/>
      <w:autoSpaceDN/>
      <w:adjustRightInd/>
      <w:textAlignment w:val="auto"/>
    </w:pPr>
    <w:rPr>
      <w:rFonts w:ascii="Times New Roman"/>
      <w:b/>
      <w:bCs/>
      <w:kern w:val="2"/>
      <w:sz w:val="21"/>
      <w:szCs w:val="24"/>
    </w:rPr>
  </w:style>
  <w:style w:type="paragraph" w:styleId="44">
    <w:name w:val="Body Text First Indent"/>
    <w:basedOn w:val="20"/>
    <w:qFormat/>
    <w:uiPriority w:val="0"/>
    <w:pPr>
      <w:spacing w:after="120" w:line="240" w:lineRule="auto"/>
      <w:ind w:firstLine="420" w:firstLineChars="100"/>
    </w:pPr>
    <w:rPr>
      <w:sz w:val="21"/>
    </w:rPr>
  </w:style>
  <w:style w:type="table" w:styleId="46">
    <w:name w:val="Table Grid"/>
    <w:basedOn w:val="4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7">
    <w:name w:val="Table Elegant"/>
    <w:basedOn w:val="45"/>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9">
    <w:name w:val="Strong"/>
    <w:basedOn w:val="48"/>
    <w:qFormat/>
    <w:uiPriority w:val="0"/>
    <w:rPr>
      <w:b/>
      <w:bCs/>
    </w:rPr>
  </w:style>
  <w:style w:type="character" w:styleId="50">
    <w:name w:val="page number"/>
    <w:basedOn w:val="48"/>
    <w:qFormat/>
    <w:uiPriority w:val="0"/>
  </w:style>
  <w:style w:type="character" w:styleId="51">
    <w:name w:val="FollowedHyperlink"/>
    <w:qFormat/>
    <w:uiPriority w:val="0"/>
    <w:rPr>
      <w:color w:val="800080"/>
      <w:u w:val="single"/>
    </w:rPr>
  </w:style>
  <w:style w:type="character" w:styleId="52">
    <w:name w:val="Emphasis"/>
    <w:basedOn w:val="48"/>
    <w:qFormat/>
    <w:uiPriority w:val="0"/>
    <w:rPr>
      <w:b/>
      <w:bCs/>
      <w:sz w:val="20"/>
    </w:rPr>
  </w:style>
  <w:style w:type="character" w:styleId="53">
    <w:name w:val="HTML Definition"/>
    <w:basedOn w:val="48"/>
    <w:semiHidden/>
    <w:unhideWhenUsed/>
    <w:qFormat/>
    <w:uiPriority w:val="0"/>
  </w:style>
  <w:style w:type="character" w:styleId="54">
    <w:name w:val="HTML Typewriter"/>
    <w:basedOn w:val="48"/>
    <w:semiHidden/>
    <w:unhideWhenUsed/>
    <w:qFormat/>
    <w:uiPriority w:val="99"/>
    <w:rPr>
      <w:rFonts w:ascii="monospace" w:hAnsi="monospace" w:eastAsia="monospace" w:cs="monospace"/>
      <w:sz w:val="20"/>
    </w:rPr>
  </w:style>
  <w:style w:type="character" w:styleId="55">
    <w:name w:val="HTML Acronym"/>
    <w:basedOn w:val="48"/>
    <w:semiHidden/>
    <w:unhideWhenUsed/>
    <w:qFormat/>
    <w:uiPriority w:val="0"/>
  </w:style>
  <w:style w:type="character" w:styleId="56">
    <w:name w:val="HTML Variable"/>
    <w:basedOn w:val="48"/>
    <w:semiHidden/>
    <w:unhideWhenUsed/>
    <w:qFormat/>
    <w:uiPriority w:val="0"/>
  </w:style>
  <w:style w:type="character" w:styleId="57">
    <w:name w:val="Hyperlink"/>
    <w:qFormat/>
    <w:uiPriority w:val="0"/>
    <w:rPr>
      <w:color w:val="0000FF"/>
      <w:u w:val="single"/>
    </w:rPr>
  </w:style>
  <w:style w:type="character" w:styleId="58">
    <w:name w:val="HTML Code"/>
    <w:basedOn w:val="48"/>
    <w:semiHidden/>
    <w:unhideWhenUsed/>
    <w:qFormat/>
    <w:uiPriority w:val="0"/>
    <w:rPr>
      <w:rFonts w:hint="default" w:ascii="monospace" w:hAnsi="monospace" w:eastAsia="monospace" w:cs="monospace"/>
      <w:sz w:val="20"/>
    </w:rPr>
  </w:style>
  <w:style w:type="character" w:styleId="59">
    <w:name w:val="annotation reference"/>
    <w:basedOn w:val="48"/>
    <w:qFormat/>
    <w:uiPriority w:val="99"/>
    <w:rPr>
      <w:sz w:val="21"/>
      <w:szCs w:val="21"/>
    </w:rPr>
  </w:style>
  <w:style w:type="character" w:styleId="60">
    <w:name w:val="HTML Cite"/>
    <w:basedOn w:val="48"/>
    <w:semiHidden/>
    <w:unhideWhenUsed/>
    <w:qFormat/>
    <w:uiPriority w:val="0"/>
  </w:style>
  <w:style w:type="character" w:styleId="61">
    <w:name w:val="HTML Keyboard"/>
    <w:basedOn w:val="48"/>
    <w:semiHidden/>
    <w:unhideWhenUsed/>
    <w:qFormat/>
    <w:uiPriority w:val="0"/>
    <w:rPr>
      <w:rFonts w:hint="default" w:ascii="monospace" w:hAnsi="monospace" w:eastAsia="monospace" w:cs="monospace"/>
      <w:sz w:val="20"/>
    </w:rPr>
  </w:style>
  <w:style w:type="character" w:styleId="62">
    <w:name w:val="HTML Sample"/>
    <w:basedOn w:val="48"/>
    <w:semiHidden/>
    <w:unhideWhenUsed/>
    <w:qFormat/>
    <w:uiPriority w:val="0"/>
    <w:rPr>
      <w:rFonts w:hint="default" w:ascii="monospace" w:hAnsi="monospace" w:eastAsia="monospace" w:cs="monospace"/>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64">
    <w:name w:val="标题 4 Char"/>
    <w:link w:val="4"/>
    <w:qFormat/>
    <w:uiPriority w:val="9"/>
    <w:rPr>
      <w:rFonts w:ascii="Arial" w:hAnsi="Arial" w:eastAsia="黑体"/>
      <w:b/>
      <w:bCs/>
      <w:kern w:val="2"/>
      <w:sz w:val="28"/>
      <w:szCs w:val="28"/>
      <w:lang w:val="en-US" w:eastAsia="zh-CN" w:bidi="ar-SA"/>
    </w:rPr>
  </w:style>
  <w:style w:type="paragraph" w:customStyle="1" w:styleId="65">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6">
    <w:name w:val="标题 3 Char1"/>
    <w:link w:val="3"/>
    <w:qFormat/>
    <w:uiPriority w:val="9"/>
    <w:rPr>
      <w:rFonts w:ascii="宋体" w:hAnsi="宋体" w:eastAsia="宋体"/>
      <w:b/>
      <w:bCs/>
      <w:kern w:val="2"/>
      <w:sz w:val="28"/>
      <w:szCs w:val="32"/>
      <w:lang w:val="en-US" w:eastAsia="zh-CN" w:bidi="ar-SA"/>
    </w:rPr>
  </w:style>
  <w:style w:type="character" w:customStyle="1" w:styleId="67">
    <w:name w:val="标题 1 Char"/>
    <w:link w:val="2"/>
    <w:qFormat/>
    <w:uiPriority w:val="0"/>
    <w:rPr>
      <w:rFonts w:ascii="宋体" w:hAnsi="宋体" w:eastAsia="黑体"/>
      <w:b/>
      <w:bCs/>
      <w:kern w:val="44"/>
      <w:sz w:val="28"/>
      <w:szCs w:val="44"/>
      <w:lang w:val="en-US" w:eastAsia="zh-CN" w:bidi="ar-SA"/>
    </w:rPr>
  </w:style>
  <w:style w:type="character" w:customStyle="1" w:styleId="68">
    <w:name w:val="正文缩进 Char"/>
    <w:link w:val="7"/>
    <w:qFormat/>
    <w:uiPriority w:val="0"/>
    <w:rPr>
      <w:rFonts w:eastAsia="宋体"/>
      <w:kern w:val="2"/>
      <w:sz w:val="21"/>
      <w:lang w:val="en-US" w:eastAsia="zh-CN" w:bidi="ar-SA"/>
    </w:rPr>
  </w:style>
  <w:style w:type="character" w:customStyle="1" w:styleId="69">
    <w:name w:val="标题 3 Char"/>
    <w:qFormat/>
    <w:uiPriority w:val="0"/>
    <w:rPr>
      <w:rFonts w:ascii="黑体" w:eastAsia="黑体"/>
      <w:bCs/>
      <w:sz w:val="30"/>
    </w:rPr>
  </w:style>
  <w:style w:type="paragraph" w:customStyle="1" w:styleId="7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7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7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3">
    <w:name w:val="Char Char Char Char11"/>
    <w:basedOn w:val="1"/>
    <w:link w:val="88"/>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4">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75">
    <w:name w:val="自定义正文"/>
    <w:basedOn w:val="1"/>
    <w:qFormat/>
    <w:uiPriority w:val="0"/>
    <w:pPr>
      <w:spacing w:afterLines="50"/>
      <w:ind w:left="600" w:leftChars="600"/>
    </w:pPr>
  </w:style>
  <w:style w:type="paragraph" w:customStyle="1" w:styleId="76">
    <w:name w:val="Char Char Char Char Char"/>
    <w:basedOn w:val="1"/>
    <w:qFormat/>
    <w:uiPriority w:val="0"/>
    <w:rPr>
      <w:rFonts w:ascii="Tahoma" w:hAnsi="Tahoma"/>
      <w:sz w:val="24"/>
      <w:szCs w:val="20"/>
    </w:rPr>
  </w:style>
  <w:style w:type="paragraph" w:customStyle="1" w:styleId="77">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8">
    <w:name w:val="Char Char"/>
    <w:basedOn w:val="1"/>
    <w:qFormat/>
    <w:uiPriority w:val="0"/>
    <w:rPr>
      <w:rFonts w:ascii="Tahoma" w:hAnsi="Tahoma"/>
      <w:sz w:val="24"/>
      <w:szCs w:val="20"/>
    </w:rPr>
  </w:style>
  <w:style w:type="paragraph" w:customStyle="1" w:styleId="79">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80">
    <w:name w:val="标题 2 Char"/>
    <w:link w:val="5"/>
    <w:qFormat/>
    <w:uiPriority w:val="0"/>
    <w:rPr>
      <w:rFonts w:ascii="宋体" w:hAnsi="宋体" w:eastAsia="宋体"/>
      <w:b/>
      <w:bCs/>
      <w:sz w:val="24"/>
      <w:lang w:val="en-US" w:eastAsia="zh-CN" w:bidi="ar-SA"/>
    </w:rPr>
  </w:style>
  <w:style w:type="paragraph" w:customStyle="1" w:styleId="81">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82">
    <w:name w:val="List Paragraph"/>
    <w:basedOn w:val="1"/>
    <w:link w:val="97"/>
    <w:qFormat/>
    <w:uiPriority w:val="0"/>
    <w:pPr>
      <w:ind w:firstLine="420" w:firstLineChars="200"/>
    </w:pPr>
    <w:rPr>
      <w:rFonts w:ascii="Calibri" w:hAnsi="Calibri"/>
      <w:szCs w:val="22"/>
    </w:rPr>
  </w:style>
  <w:style w:type="paragraph" w:customStyle="1" w:styleId="83">
    <w:name w:val="USE 1"/>
    <w:basedOn w:val="1"/>
    <w:link w:val="139"/>
    <w:qFormat/>
    <w:uiPriority w:val="0"/>
    <w:pPr>
      <w:spacing w:line="200" w:lineRule="atLeast"/>
      <w:jc w:val="left"/>
    </w:pPr>
    <w:rPr>
      <w:rFonts w:ascii="宋体" w:hAnsi="宋体"/>
      <w:b/>
      <w:sz w:val="24"/>
      <w:szCs w:val="28"/>
    </w:rPr>
  </w:style>
  <w:style w:type="paragraph" w:customStyle="1" w:styleId="84">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5">
    <w:name w:val="正文文字缩进项目"/>
    <w:basedOn w:val="22"/>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6">
    <w:name w:val="样式 标题 2 + 段前: 13 磅 段后: 13 磅 行距: 单倍行距"/>
    <w:basedOn w:val="5"/>
    <w:link w:val="105"/>
    <w:qFormat/>
    <w:uiPriority w:val="0"/>
    <w:pPr>
      <w:adjustRightInd/>
      <w:spacing w:before="0" w:after="0"/>
      <w:jc w:val="both"/>
      <w:textAlignment w:val="auto"/>
    </w:pPr>
    <w:rPr>
      <w:rFonts w:ascii="Cambria" w:hAnsi="Cambria" w:cs="宋体"/>
      <w:kern w:val="2"/>
      <w:sz w:val="32"/>
    </w:rPr>
  </w:style>
  <w:style w:type="character" w:customStyle="1" w:styleId="87">
    <w:name w:val="H4 Char2"/>
    <w:qFormat/>
    <w:uiPriority w:val="0"/>
    <w:rPr>
      <w:rFonts w:ascii="Arial" w:hAnsi="Arial" w:eastAsia="黑体"/>
      <w:b/>
      <w:bCs/>
      <w:kern w:val="2"/>
      <w:sz w:val="28"/>
      <w:szCs w:val="28"/>
      <w:lang w:val="en-US" w:eastAsia="zh-CN" w:bidi="ar-SA"/>
    </w:rPr>
  </w:style>
  <w:style w:type="character" w:customStyle="1" w:styleId="88">
    <w:name w:val="正文文本缩进 Char"/>
    <w:link w:val="73"/>
    <w:qFormat/>
    <w:uiPriority w:val="0"/>
    <w:rPr>
      <w:rFonts w:eastAsia="宋体"/>
      <w:kern w:val="2"/>
      <w:sz w:val="21"/>
      <w:szCs w:val="24"/>
      <w:lang w:val="en-US" w:eastAsia="zh-CN" w:bidi="ar-SA"/>
    </w:rPr>
  </w:style>
  <w:style w:type="character" w:customStyle="1" w:styleId="89">
    <w:name w:val="标题 5 Char"/>
    <w:link w:val="6"/>
    <w:qFormat/>
    <w:uiPriority w:val="0"/>
    <w:rPr>
      <w:rFonts w:eastAsia="宋体"/>
      <w:b/>
      <w:kern w:val="2"/>
      <w:sz w:val="28"/>
      <w:lang w:val="en-US" w:eastAsia="zh-CN" w:bidi="ar-SA"/>
    </w:rPr>
  </w:style>
  <w:style w:type="character" w:customStyle="1" w:styleId="90">
    <w:name w:val="第*章 Char"/>
    <w:qFormat/>
    <w:uiPriority w:val="0"/>
    <w:rPr>
      <w:rFonts w:ascii="Arial" w:hAnsi="Arial" w:eastAsia="黑体"/>
      <w:b/>
      <w:bCs/>
      <w:kern w:val="2"/>
      <w:sz w:val="32"/>
      <w:szCs w:val="32"/>
    </w:rPr>
  </w:style>
  <w:style w:type="character" w:customStyle="1" w:styleId="91">
    <w:name w:val="章标题1 Char"/>
    <w:qFormat/>
    <w:uiPriority w:val="0"/>
    <w:rPr>
      <w:rFonts w:eastAsia="宋体"/>
      <w:b/>
      <w:bCs/>
      <w:kern w:val="2"/>
      <w:sz w:val="32"/>
      <w:szCs w:val="32"/>
      <w:lang w:val="en-US" w:eastAsia="zh-CN" w:bidi="ar-SA"/>
    </w:rPr>
  </w:style>
  <w:style w:type="character" w:customStyle="1" w:styleId="92">
    <w:name w:val="标题 6 Char"/>
    <w:link w:val="8"/>
    <w:qFormat/>
    <w:uiPriority w:val="0"/>
    <w:rPr>
      <w:rFonts w:ascii="Arial" w:hAnsi="Arial" w:eastAsia="黑体"/>
      <w:b/>
      <w:kern w:val="2"/>
      <w:sz w:val="24"/>
      <w:lang w:val="en-US" w:eastAsia="zh-CN" w:bidi="ar-SA"/>
    </w:rPr>
  </w:style>
  <w:style w:type="character" w:customStyle="1" w:styleId="93">
    <w:name w:val="标题 7 Char"/>
    <w:link w:val="9"/>
    <w:qFormat/>
    <w:uiPriority w:val="0"/>
    <w:rPr>
      <w:rFonts w:eastAsia="宋体"/>
      <w:b/>
      <w:kern w:val="2"/>
      <w:sz w:val="24"/>
      <w:lang w:val="en-US" w:eastAsia="zh-CN" w:bidi="ar-SA"/>
    </w:rPr>
  </w:style>
  <w:style w:type="character" w:customStyle="1" w:styleId="94">
    <w:name w:val="标题 8 Char"/>
    <w:link w:val="10"/>
    <w:qFormat/>
    <w:uiPriority w:val="0"/>
    <w:rPr>
      <w:rFonts w:ascii="Arial" w:hAnsi="Arial" w:eastAsia="黑体"/>
      <w:kern w:val="2"/>
      <w:sz w:val="24"/>
      <w:lang w:val="en-US" w:eastAsia="zh-CN" w:bidi="ar-SA"/>
    </w:rPr>
  </w:style>
  <w:style w:type="character" w:customStyle="1" w:styleId="95">
    <w:name w:val="标题 9 Char"/>
    <w:link w:val="11"/>
    <w:qFormat/>
    <w:uiPriority w:val="0"/>
    <w:rPr>
      <w:rFonts w:ascii="Arial" w:hAnsi="Arial" w:eastAsia="黑体"/>
      <w:kern w:val="2"/>
      <w:sz w:val="21"/>
      <w:lang w:val="en-US" w:eastAsia="zh-CN" w:bidi="ar-SA"/>
    </w:rPr>
  </w:style>
  <w:style w:type="character" w:customStyle="1" w:styleId="96">
    <w:name w:val="标题 Char"/>
    <w:link w:val="21"/>
    <w:qFormat/>
    <w:uiPriority w:val="0"/>
    <w:rPr>
      <w:rFonts w:ascii="Arial" w:hAnsi="Arial" w:eastAsia="隶书" w:cs="Arial"/>
      <w:b/>
      <w:bCs/>
      <w:kern w:val="2"/>
      <w:sz w:val="32"/>
      <w:szCs w:val="32"/>
      <w:lang w:val="en-US" w:eastAsia="zh-CN" w:bidi="ar-SA"/>
    </w:rPr>
  </w:style>
  <w:style w:type="character" w:customStyle="1" w:styleId="97">
    <w:name w:val="日期 Char"/>
    <w:link w:val="82"/>
    <w:qFormat/>
    <w:uiPriority w:val="0"/>
    <w:rPr>
      <w:rFonts w:ascii="宋体" w:hAnsi="Courier New" w:eastAsia="宋体"/>
      <w:kern w:val="2"/>
      <w:sz w:val="32"/>
      <w:lang w:val="en-US" w:eastAsia="zh-CN" w:bidi="ar-SA"/>
    </w:rPr>
  </w:style>
  <w:style w:type="character" w:customStyle="1" w:styleId="98">
    <w:name w:val="HTML 预设格式 Char"/>
    <w:qFormat/>
    <w:uiPriority w:val="0"/>
    <w:rPr>
      <w:rFonts w:ascii="Arial Unicode MS" w:hAnsi="Arial Unicode MS" w:eastAsia="Arial Unicode MS"/>
      <w:color w:val="000000"/>
      <w:lang w:val="en-US" w:eastAsia="zh-CN" w:bidi="ar-SA"/>
    </w:rPr>
  </w:style>
  <w:style w:type="character" w:customStyle="1" w:styleId="99">
    <w:name w:val="纯文本 Char"/>
    <w:qFormat/>
    <w:uiPriority w:val="0"/>
    <w:rPr>
      <w:rFonts w:ascii="宋体" w:hAnsi="Courier New" w:eastAsia="宋体"/>
      <w:kern w:val="2"/>
      <w:sz w:val="21"/>
      <w:lang w:val="en-US" w:eastAsia="zh-CN" w:bidi="ar-SA"/>
    </w:rPr>
  </w:style>
  <w:style w:type="character" w:customStyle="1" w:styleId="100">
    <w:name w:val="正文文字首行缩进 Char"/>
    <w:qFormat/>
    <w:uiPriority w:val="0"/>
    <w:rPr>
      <w:kern w:val="2"/>
      <w:sz w:val="21"/>
      <w:szCs w:val="24"/>
    </w:rPr>
  </w:style>
  <w:style w:type="character" w:customStyle="1" w:styleId="101">
    <w:name w:val="正文文本 Char"/>
    <w:link w:val="14"/>
    <w:qFormat/>
    <w:uiPriority w:val="0"/>
    <w:rPr>
      <w:rFonts w:eastAsia="宋体"/>
      <w:b/>
      <w:bCs/>
      <w:kern w:val="2"/>
      <w:sz w:val="24"/>
      <w:szCs w:val="24"/>
      <w:lang w:val="en-US" w:eastAsia="zh-CN" w:bidi="ar-SA"/>
    </w:rPr>
  </w:style>
  <w:style w:type="character" w:customStyle="1" w:styleId="102">
    <w:name w:val="正文文本缩进 2 Char"/>
    <w:qFormat/>
    <w:uiPriority w:val="0"/>
    <w:rPr>
      <w:rFonts w:ascii="宋体" w:hAnsi="宋体" w:eastAsia="宋体"/>
      <w:kern w:val="2"/>
      <w:sz w:val="21"/>
      <w:szCs w:val="24"/>
      <w:lang w:val="en-US" w:eastAsia="zh-CN" w:bidi="ar-SA"/>
    </w:rPr>
  </w:style>
  <w:style w:type="character" w:customStyle="1" w:styleId="103">
    <w:name w:val="页眉 Char"/>
    <w:link w:val="27"/>
    <w:qFormat/>
    <w:uiPriority w:val="99"/>
    <w:rPr>
      <w:rFonts w:eastAsia="宋体"/>
      <w:kern w:val="2"/>
      <w:sz w:val="18"/>
      <w:szCs w:val="18"/>
      <w:lang w:val="en-US" w:eastAsia="zh-CN" w:bidi="ar-SA"/>
    </w:rPr>
  </w:style>
  <w:style w:type="character" w:customStyle="1" w:styleId="104">
    <w:name w:val="正文文本缩进 3 Char"/>
    <w:qFormat/>
    <w:uiPriority w:val="0"/>
    <w:rPr>
      <w:rFonts w:ascii="宋体" w:eastAsia="宋体"/>
      <w:b/>
      <w:bCs/>
      <w:kern w:val="2"/>
      <w:sz w:val="24"/>
      <w:szCs w:val="24"/>
      <w:lang w:val="en-US" w:eastAsia="zh-CN" w:bidi="ar-SA"/>
    </w:rPr>
  </w:style>
  <w:style w:type="character" w:customStyle="1" w:styleId="105">
    <w:name w:val="正文文本 2 Char"/>
    <w:link w:val="86"/>
    <w:qFormat/>
    <w:uiPriority w:val="0"/>
    <w:rPr>
      <w:rFonts w:eastAsia="宋体"/>
      <w:kern w:val="2"/>
      <w:sz w:val="24"/>
      <w:szCs w:val="24"/>
      <w:lang w:val="en-US" w:eastAsia="zh-CN" w:bidi="ar-SA"/>
    </w:rPr>
  </w:style>
  <w:style w:type="character" w:customStyle="1" w:styleId="106">
    <w:name w:val="页脚 Char"/>
    <w:link w:val="28"/>
    <w:qFormat/>
    <w:uiPriority w:val="0"/>
    <w:rPr>
      <w:rFonts w:eastAsia="宋体"/>
      <w:kern w:val="2"/>
      <w:sz w:val="18"/>
      <w:szCs w:val="18"/>
      <w:lang w:val="en-US" w:eastAsia="zh-CN" w:bidi="ar-SA"/>
    </w:rPr>
  </w:style>
  <w:style w:type="character" w:customStyle="1" w:styleId="107">
    <w:name w:val="正文文本 3 Char"/>
    <w:qFormat/>
    <w:uiPriority w:val="0"/>
    <w:rPr>
      <w:rFonts w:eastAsia="宋体"/>
      <w:kern w:val="2"/>
      <w:sz w:val="16"/>
      <w:szCs w:val="16"/>
      <w:lang w:val="en-US" w:eastAsia="zh-CN" w:bidi="ar-SA"/>
    </w:rPr>
  </w:style>
  <w:style w:type="character" w:customStyle="1" w:styleId="108">
    <w:name w:val="批注框文本 Char"/>
    <w:semiHidden/>
    <w:qFormat/>
    <w:uiPriority w:val="99"/>
    <w:rPr>
      <w:rFonts w:eastAsia="宋体"/>
      <w:kern w:val="2"/>
      <w:sz w:val="18"/>
      <w:szCs w:val="18"/>
      <w:lang w:val="en-US" w:eastAsia="zh-CN" w:bidi="ar-SA"/>
    </w:rPr>
  </w:style>
  <w:style w:type="paragraph" w:customStyle="1" w:styleId="109">
    <w:name w:val="样式1"/>
    <w:basedOn w:val="42"/>
    <w:qFormat/>
    <w:uiPriority w:val="0"/>
    <w:pPr>
      <w:spacing w:before="120" w:after="120"/>
    </w:pPr>
    <w:rPr>
      <w:rFonts w:eastAsia="黑体"/>
      <w:b w:val="0"/>
      <w:sz w:val="30"/>
      <w:szCs w:val="21"/>
    </w:rPr>
  </w:style>
  <w:style w:type="paragraph" w:customStyle="1" w:styleId="110">
    <w:name w:val="样式2"/>
    <w:basedOn w:val="42"/>
    <w:qFormat/>
    <w:uiPriority w:val="0"/>
    <w:pPr>
      <w:spacing w:before="120" w:after="120"/>
    </w:pPr>
    <w:rPr>
      <w:rFonts w:eastAsia="黑体"/>
      <w:b w:val="0"/>
      <w:sz w:val="30"/>
      <w:szCs w:val="30"/>
    </w:rPr>
  </w:style>
  <w:style w:type="character" w:customStyle="1" w:styleId="111">
    <w:name w:val="标题 3 Char Char"/>
    <w:qFormat/>
    <w:uiPriority w:val="0"/>
    <w:rPr>
      <w:rFonts w:eastAsia="宋体"/>
      <w:b/>
      <w:bCs/>
      <w:kern w:val="2"/>
      <w:sz w:val="32"/>
      <w:szCs w:val="32"/>
      <w:lang w:val="en-US" w:eastAsia="zh-CN" w:bidi="ar-SA"/>
    </w:rPr>
  </w:style>
  <w:style w:type="paragraph" w:customStyle="1" w:styleId="112">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3">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4">
    <w:name w:val="--规划正文"/>
    <w:basedOn w:val="1"/>
    <w:qFormat/>
    <w:uiPriority w:val="0"/>
    <w:pPr>
      <w:spacing w:line="360" w:lineRule="auto"/>
      <w:ind w:firstLine="200" w:firstLineChars="200"/>
    </w:pPr>
    <w:rPr>
      <w:szCs w:val="20"/>
    </w:rPr>
  </w:style>
  <w:style w:type="paragraph" w:customStyle="1" w:styleId="115">
    <w:name w:val="设计依据"/>
    <w:basedOn w:val="20"/>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6">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17">
    <w:name w:val="样式4"/>
    <w:basedOn w:val="1"/>
    <w:qFormat/>
    <w:uiPriority w:val="0"/>
    <w:pPr>
      <w:tabs>
        <w:tab w:val="left" w:pos="842"/>
      </w:tabs>
      <w:spacing w:line="360" w:lineRule="auto"/>
      <w:ind w:left="842" w:hanging="420"/>
    </w:pPr>
    <w:rPr>
      <w:sz w:val="24"/>
    </w:rPr>
  </w:style>
  <w:style w:type="paragraph" w:customStyle="1" w:styleId="118">
    <w:name w:val="文字"/>
    <w:basedOn w:val="1"/>
    <w:qFormat/>
    <w:uiPriority w:val="0"/>
    <w:pPr>
      <w:tabs>
        <w:tab w:val="left" w:pos="8520"/>
      </w:tabs>
      <w:spacing w:line="312" w:lineRule="auto"/>
      <w:ind w:right="-210" w:firstLine="556"/>
    </w:pPr>
    <w:rPr>
      <w:rFonts w:ascii="宋体"/>
      <w:sz w:val="28"/>
      <w:szCs w:val="20"/>
    </w:rPr>
  </w:style>
  <w:style w:type="paragraph" w:customStyle="1" w:styleId="119">
    <w:name w:val="--规划-表格-居左"/>
    <w:basedOn w:val="114"/>
    <w:qFormat/>
    <w:uiPriority w:val="0"/>
    <w:pPr>
      <w:spacing w:line="240" w:lineRule="auto"/>
      <w:ind w:firstLine="0" w:firstLineChars="0"/>
    </w:pPr>
    <w:rPr>
      <w:sz w:val="20"/>
    </w:rPr>
  </w:style>
  <w:style w:type="paragraph" w:customStyle="1" w:styleId="120">
    <w:name w:val="--规划-表格-居中"/>
    <w:basedOn w:val="114"/>
    <w:qFormat/>
    <w:uiPriority w:val="0"/>
    <w:pPr>
      <w:spacing w:line="240" w:lineRule="auto"/>
      <w:ind w:firstLine="0" w:firstLineChars="0"/>
      <w:jc w:val="center"/>
    </w:pPr>
    <w:rPr>
      <w:sz w:val="20"/>
    </w:rPr>
  </w:style>
  <w:style w:type="paragraph" w:customStyle="1" w:styleId="121">
    <w:name w:val="--编号内缩进"/>
    <w:basedOn w:val="1"/>
    <w:qFormat/>
    <w:uiPriority w:val="0"/>
    <w:pPr>
      <w:spacing w:line="360" w:lineRule="auto"/>
      <w:ind w:left="420" w:firstLine="200" w:firstLineChars="200"/>
    </w:pPr>
    <w:rPr>
      <w:szCs w:val="21"/>
    </w:rPr>
  </w:style>
  <w:style w:type="paragraph" w:customStyle="1" w:styleId="122">
    <w:name w:val="--规划-题注"/>
    <w:basedOn w:val="1"/>
    <w:qFormat/>
    <w:uiPriority w:val="0"/>
    <w:pPr>
      <w:spacing w:line="360" w:lineRule="auto"/>
      <w:jc w:val="center"/>
    </w:pPr>
    <w:rPr>
      <w:rFonts w:eastAsia="黑体"/>
    </w:rPr>
  </w:style>
  <w:style w:type="paragraph" w:customStyle="1" w:styleId="123">
    <w:name w:val="--规划-图和表"/>
    <w:qFormat/>
    <w:uiPriority w:val="0"/>
    <w:pPr>
      <w:jc w:val="center"/>
    </w:pPr>
    <w:rPr>
      <w:rFonts w:ascii="Times New Roman" w:hAnsi="Times New Roman" w:eastAsia="宋体" w:cs="Times New Roman"/>
      <w:kern w:val="2"/>
      <w:sz w:val="21"/>
      <w:lang w:val="en-US" w:eastAsia="zh-CN" w:bidi="ar-SA"/>
    </w:rPr>
  </w:style>
  <w:style w:type="paragraph" w:customStyle="1" w:styleId="124">
    <w:name w:val="--规划-小标题"/>
    <w:basedOn w:val="1"/>
    <w:qFormat/>
    <w:uiPriority w:val="0"/>
    <w:pPr>
      <w:keepNext/>
      <w:keepLines/>
      <w:spacing w:line="360" w:lineRule="auto"/>
      <w:outlineLvl w:val="4"/>
    </w:pPr>
    <w:rPr>
      <w:rFonts w:eastAsia="黑体"/>
    </w:rPr>
  </w:style>
  <w:style w:type="paragraph" w:customStyle="1" w:styleId="125">
    <w:name w:val="--规划正文 Char"/>
    <w:basedOn w:val="1"/>
    <w:qFormat/>
    <w:uiPriority w:val="0"/>
    <w:pPr>
      <w:spacing w:line="360" w:lineRule="auto"/>
      <w:ind w:firstLine="200" w:firstLineChars="200"/>
    </w:pPr>
    <w:rPr>
      <w:sz w:val="24"/>
    </w:rPr>
  </w:style>
  <w:style w:type="paragraph" w:customStyle="1" w:styleId="126">
    <w:name w:val="缺省文本"/>
    <w:basedOn w:val="1"/>
    <w:qFormat/>
    <w:uiPriority w:val="0"/>
    <w:pPr>
      <w:autoSpaceDE w:val="0"/>
      <w:autoSpaceDN w:val="0"/>
      <w:adjustRightInd w:val="0"/>
      <w:jc w:val="left"/>
    </w:pPr>
    <w:rPr>
      <w:kern w:val="0"/>
    </w:rPr>
  </w:style>
  <w:style w:type="paragraph" w:customStyle="1" w:styleId="127">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8">
    <w:name w:val="--规划正文 Char Char"/>
    <w:qFormat/>
    <w:uiPriority w:val="0"/>
    <w:rPr>
      <w:rFonts w:eastAsia="宋体"/>
      <w:kern w:val="2"/>
      <w:sz w:val="24"/>
      <w:szCs w:val="24"/>
      <w:lang w:val="en-US" w:eastAsia="zh-CN" w:bidi="ar-SA"/>
    </w:rPr>
  </w:style>
  <w:style w:type="paragraph" w:customStyle="1" w:styleId="129">
    <w:name w:val="样式3"/>
    <w:basedOn w:val="2"/>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30">
    <w:name w:val="--规划正文 Char1"/>
    <w:qFormat/>
    <w:uiPriority w:val="0"/>
    <w:rPr>
      <w:rFonts w:eastAsia="宋体"/>
      <w:kern w:val="2"/>
      <w:sz w:val="21"/>
      <w:lang w:val="en-US" w:eastAsia="zh-CN" w:bidi="ar-SA"/>
    </w:rPr>
  </w:style>
  <w:style w:type="paragraph" w:customStyle="1" w:styleId="131">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2">
    <w:name w:val="列表项目"/>
    <w:basedOn w:val="1"/>
    <w:qFormat/>
    <w:uiPriority w:val="0"/>
    <w:pPr>
      <w:tabs>
        <w:tab w:val="left" w:pos="420"/>
        <w:tab w:val="left" w:pos="1080"/>
      </w:tabs>
      <w:spacing w:line="288" w:lineRule="auto"/>
      <w:ind w:left="1080" w:hanging="360"/>
    </w:pPr>
    <w:rPr>
      <w:sz w:val="24"/>
      <w:szCs w:val="20"/>
    </w:rPr>
  </w:style>
  <w:style w:type="character" w:customStyle="1" w:styleId="133">
    <w:name w:val="content1"/>
    <w:qFormat/>
    <w:uiPriority w:val="0"/>
    <w:rPr>
      <w:rFonts w:hint="default" w:ascii="??" w:hAnsi="??"/>
      <w:sz w:val="16"/>
      <w:szCs w:val="16"/>
      <w:u w:val="none"/>
    </w:rPr>
  </w:style>
  <w:style w:type="character" w:customStyle="1" w:styleId="134">
    <w:name w:val="unnamed4"/>
    <w:basedOn w:val="48"/>
    <w:qFormat/>
    <w:uiPriority w:val="0"/>
  </w:style>
  <w:style w:type="character" w:customStyle="1" w:styleId="135">
    <w:name w:val="font2"/>
    <w:basedOn w:val="48"/>
    <w:qFormat/>
    <w:uiPriority w:val="0"/>
  </w:style>
  <w:style w:type="character" w:customStyle="1" w:styleId="136">
    <w:name w:val="font41"/>
    <w:qFormat/>
    <w:uiPriority w:val="0"/>
    <w:rPr>
      <w:color w:val="000000"/>
      <w:spacing w:val="260"/>
      <w:sz w:val="18"/>
      <w:szCs w:val="18"/>
      <w:u w:val="none"/>
    </w:rPr>
  </w:style>
  <w:style w:type="paragraph" w:customStyle="1" w:styleId="137">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8">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9">
    <w:name w:val="正文首行缩进 Char"/>
    <w:link w:val="83"/>
    <w:qFormat/>
    <w:uiPriority w:val="0"/>
    <w:rPr>
      <w:rFonts w:eastAsia="宋体"/>
      <w:b/>
      <w:bCs/>
      <w:kern w:val="2"/>
      <w:sz w:val="21"/>
      <w:szCs w:val="24"/>
      <w:lang w:val="en-US" w:eastAsia="zh-CN" w:bidi="ar-SA"/>
    </w:rPr>
  </w:style>
  <w:style w:type="paragraph" w:customStyle="1" w:styleId="140">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1">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2">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3">
    <w:name w:val="mode"/>
    <w:basedOn w:val="48"/>
    <w:qFormat/>
    <w:uiPriority w:val="0"/>
  </w:style>
  <w:style w:type="paragraph" w:customStyle="1" w:styleId="144">
    <w:name w:val="9"/>
    <w:basedOn w:val="1"/>
    <w:next w:val="7"/>
    <w:qFormat/>
    <w:uiPriority w:val="0"/>
    <w:pPr>
      <w:autoSpaceDE w:val="0"/>
      <w:autoSpaceDN w:val="0"/>
      <w:adjustRightInd w:val="0"/>
      <w:ind w:firstLine="420"/>
      <w:jc w:val="left"/>
      <w:textAlignment w:val="baseline"/>
    </w:pPr>
    <w:rPr>
      <w:rFonts w:ascii="宋体"/>
      <w:kern w:val="0"/>
      <w:sz w:val="34"/>
      <w:szCs w:val="20"/>
    </w:rPr>
  </w:style>
  <w:style w:type="character" w:customStyle="1" w:styleId="145">
    <w:name w:val="unnamed3"/>
    <w:basedOn w:val="48"/>
    <w:qFormat/>
    <w:uiPriority w:val="0"/>
  </w:style>
  <w:style w:type="paragraph" w:customStyle="1" w:styleId="146">
    <w:name w:val="8"/>
    <w:basedOn w:val="1"/>
    <w:next w:val="73"/>
    <w:qFormat/>
    <w:uiPriority w:val="0"/>
    <w:pPr>
      <w:spacing w:after="120"/>
      <w:ind w:left="420" w:leftChars="200"/>
    </w:pPr>
  </w:style>
  <w:style w:type="paragraph" w:customStyle="1" w:styleId="147">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48">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9">
    <w:name w:val="5"/>
    <w:basedOn w:val="1"/>
    <w:qFormat/>
    <w:uiPriority w:val="0"/>
    <w:pPr>
      <w:autoSpaceDE w:val="0"/>
      <w:autoSpaceDN w:val="0"/>
      <w:adjustRightInd w:val="0"/>
      <w:jc w:val="left"/>
    </w:pPr>
    <w:rPr>
      <w:rFonts w:ascii="宋体"/>
      <w:b/>
      <w:bCs/>
      <w:kern w:val="0"/>
      <w:sz w:val="18"/>
      <w:szCs w:val="18"/>
    </w:rPr>
  </w:style>
  <w:style w:type="paragraph" w:customStyle="1" w:styleId="150">
    <w:name w:val="6"/>
    <w:basedOn w:val="3"/>
    <w:qFormat/>
    <w:uiPriority w:val="0"/>
    <w:pPr>
      <w:spacing w:line="270" w:lineRule="atLeast"/>
      <w:jc w:val="both"/>
    </w:pPr>
    <w:rPr>
      <w:b w:val="0"/>
      <w:bCs w:val="0"/>
    </w:rPr>
  </w:style>
  <w:style w:type="paragraph" w:customStyle="1" w:styleId="151">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2">
    <w:name w:val="姜文清定义的正文"/>
    <w:basedOn w:val="1"/>
    <w:qFormat/>
    <w:uiPriority w:val="0"/>
    <w:pPr>
      <w:spacing w:line="240" w:lineRule="atLeast"/>
      <w:ind w:firstLine="567"/>
    </w:pPr>
    <w:rPr>
      <w:szCs w:val="20"/>
    </w:rPr>
  </w:style>
  <w:style w:type="paragraph" w:customStyle="1" w:styleId="153">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4">
    <w:name w:val="CM2"/>
    <w:basedOn w:val="153"/>
    <w:qFormat/>
    <w:uiPriority w:val="0"/>
    <w:pPr>
      <w:spacing w:line="200" w:lineRule="atLeast"/>
    </w:pPr>
    <w:rPr>
      <w:rFonts w:ascii="Arial" w:hAnsi="Arial" w:eastAsia="宋体" w:cs="Times New Roman"/>
      <w:color w:val="auto"/>
    </w:rPr>
  </w:style>
  <w:style w:type="paragraph" w:customStyle="1" w:styleId="155">
    <w:name w:val="Normal Paragraph"/>
    <w:basedOn w:val="1"/>
    <w:qFormat/>
    <w:uiPriority w:val="0"/>
    <w:pPr>
      <w:widowControl/>
      <w:spacing w:before="120" w:line="360" w:lineRule="auto"/>
      <w:ind w:firstLine="425"/>
    </w:pPr>
    <w:rPr>
      <w:kern w:val="0"/>
      <w:sz w:val="24"/>
    </w:rPr>
  </w:style>
  <w:style w:type="character" w:customStyle="1" w:styleId="156">
    <w:name w:val="blue"/>
    <w:basedOn w:val="48"/>
    <w:qFormat/>
    <w:uiPriority w:val="0"/>
  </w:style>
  <w:style w:type="paragraph" w:customStyle="1" w:styleId="157">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8">
    <w:name w:val="font"/>
    <w:basedOn w:val="48"/>
    <w:qFormat/>
    <w:uiPriority w:val="0"/>
  </w:style>
  <w:style w:type="character" w:customStyle="1" w:styleId="159">
    <w:name w:val="font11"/>
    <w:qFormat/>
    <w:uiPriority w:val="0"/>
    <w:rPr>
      <w:rFonts w:hint="default" w:ascii="ˎ̥" w:hAnsi="ˎ̥"/>
    </w:rPr>
  </w:style>
  <w:style w:type="paragraph" w:customStyle="1" w:styleId="160">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1">
    <w:name w:val="proddescription"/>
    <w:basedOn w:val="48"/>
    <w:qFormat/>
    <w:uiPriority w:val="0"/>
  </w:style>
  <w:style w:type="character" w:customStyle="1" w:styleId="162">
    <w:name w:val="prodheadlines"/>
    <w:basedOn w:val="48"/>
    <w:qFormat/>
    <w:uiPriority w:val="0"/>
  </w:style>
  <w:style w:type="character" w:customStyle="1" w:styleId="163">
    <w:name w:val="text"/>
    <w:basedOn w:val="48"/>
    <w:qFormat/>
    <w:uiPriority w:val="0"/>
  </w:style>
  <w:style w:type="paragraph" w:customStyle="1" w:styleId="164">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5">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66">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67">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8">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9">
    <w:name w:val="段落正文"/>
    <w:basedOn w:val="7"/>
    <w:qFormat/>
    <w:uiPriority w:val="0"/>
    <w:pPr>
      <w:ind w:firstLine="560" w:firstLineChars="200"/>
    </w:pPr>
    <w:rPr>
      <w:sz w:val="28"/>
    </w:rPr>
  </w:style>
  <w:style w:type="character" w:customStyle="1" w:styleId="170">
    <w:name w:val="gray6"/>
    <w:basedOn w:val="48"/>
    <w:qFormat/>
    <w:uiPriority w:val="0"/>
  </w:style>
  <w:style w:type="character" w:customStyle="1" w:styleId="171">
    <w:name w:val="style9"/>
    <w:basedOn w:val="48"/>
    <w:qFormat/>
    <w:uiPriority w:val="0"/>
  </w:style>
  <w:style w:type="paragraph" w:customStyle="1" w:styleId="172">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73">
    <w:name w:val="grame"/>
    <w:basedOn w:val="48"/>
    <w:qFormat/>
    <w:uiPriority w:val="0"/>
  </w:style>
  <w:style w:type="paragraph" w:customStyle="1" w:styleId="174">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5">
    <w:name w:val="Char1"/>
    <w:basedOn w:val="1"/>
    <w:qFormat/>
    <w:uiPriority w:val="0"/>
    <w:pPr>
      <w:jc w:val="left"/>
    </w:pPr>
    <w:rPr>
      <w:rFonts w:ascii="Tahoma" w:hAnsi="Tahoma"/>
      <w:sz w:val="24"/>
      <w:szCs w:val="20"/>
    </w:rPr>
  </w:style>
  <w:style w:type="paragraph" w:customStyle="1" w:styleId="176">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7">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8">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9">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80">
    <w:name w:val="font6"/>
    <w:basedOn w:val="1"/>
    <w:qFormat/>
    <w:uiPriority w:val="0"/>
    <w:pPr>
      <w:widowControl/>
      <w:spacing w:before="100" w:beforeAutospacing="1" w:after="100" w:afterAutospacing="1"/>
      <w:jc w:val="left"/>
    </w:pPr>
    <w:rPr>
      <w:kern w:val="0"/>
      <w:sz w:val="24"/>
    </w:rPr>
  </w:style>
  <w:style w:type="paragraph" w:customStyle="1" w:styleId="181">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2">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3">
    <w:name w:val="表格字"/>
    <w:basedOn w:val="1"/>
    <w:qFormat/>
    <w:uiPriority w:val="0"/>
    <w:pPr>
      <w:adjustRightInd w:val="0"/>
      <w:jc w:val="center"/>
    </w:pPr>
    <w:rPr>
      <w:rFonts w:ascii="宋体"/>
      <w:sz w:val="24"/>
      <w:szCs w:val="20"/>
    </w:rPr>
  </w:style>
  <w:style w:type="character" w:customStyle="1" w:styleId="184">
    <w:name w:val="样式 小三 加粗"/>
    <w:qFormat/>
    <w:uiPriority w:val="0"/>
    <w:rPr>
      <w:rFonts w:eastAsia="宋体"/>
      <w:b/>
      <w:bCs/>
      <w:sz w:val="32"/>
    </w:rPr>
  </w:style>
  <w:style w:type="paragraph" w:customStyle="1" w:styleId="185">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6">
    <w:name w:val="qw"/>
    <w:link w:val="448"/>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7">
    <w:name w:val="Char Char Char"/>
    <w:basedOn w:val="1"/>
    <w:link w:val="468"/>
    <w:qFormat/>
    <w:uiPriority w:val="0"/>
    <w:rPr>
      <w:rFonts w:ascii="Tahoma" w:hAnsi="Tahoma"/>
      <w:sz w:val="24"/>
      <w:szCs w:val="20"/>
    </w:rPr>
  </w:style>
  <w:style w:type="paragraph" w:customStyle="1" w:styleId="188">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9">
    <w:name w:val="info4"/>
    <w:basedOn w:val="48"/>
    <w:qFormat/>
    <w:uiPriority w:val="0"/>
  </w:style>
  <w:style w:type="paragraph" w:customStyle="1" w:styleId="190">
    <w:name w:val="缩进正文"/>
    <w:basedOn w:val="1"/>
    <w:qFormat/>
    <w:uiPriority w:val="0"/>
    <w:pPr>
      <w:ind w:firstLine="560" w:firstLineChars="200"/>
    </w:pPr>
    <w:rPr>
      <w:rFonts w:eastAsia="仿宋_GB2312" w:cs="宋体"/>
      <w:sz w:val="28"/>
      <w:szCs w:val="20"/>
    </w:rPr>
  </w:style>
  <w:style w:type="character" w:customStyle="1" w:styleId="191">
    <w:name w:val="缩进正文 Char"/>
    <w:qFormat/>
    <w:uiPriority w:val="0"/>
    <w:rPr>
      <w:rFonts w:eastAsia="仿宋_GB2312" w:cs="宋体"/>
      <w:kern w:val="2"/>
      <w:sz w:val="28"/>
      <w:lang w:val="en-US" w:eastAsia="zh-CN" w:bidi="ar-SA"/>
    </w:rPr>
  </w:style>
  <w:style w:type="paragraph" w:customStyle="1" w:styleId="192">
    <w:name w:val="列出段落1"/>
    <w:basedOn w:val="1"/>
    <w:qFormat/>
    <w:uiPriority w:val="0"/>
    <w:pPr>
      <w:ind w:firstLine="420" w:firstLineChars="200"/>
    </w:pPr>
    <w:rPr>
      <w:rFonts w:ascii="Calibri" w:hAnsi="Calibri" w:cs="Calibri"/>
      <w:szCs w:val="21"/>
    </w:rPr>
  </w:style>
  <w:style w:type="character" w:customStyle="1" w:styleId="193">
    <w:name w:val="批注文字 Char"/>
    <w:basedOn w:val="48"/>
    <w:semiHidden/>
    <w:qFormat/>
    <w:uiPriority w:val="99"/>
    <w:rPr>
      <w:rFonts w:ascii="宋体"/>
      <w:sz w:val="34"/>
    </w:rPr>
  </w:style>
  <w:style w:type="character" w:customStyle="1" w:styleId="194">
    <w:name w:val="批注主题 Char"/>
    <w:basedOn w:val="193"/>
    <w:qFormat/>
    <w:uiPriority w:val="99"/>
    <w:rPr>
      <w:rFonts w:ascii="宋体"/>
      <w:sz w:val="34"/>
    </w:rPr>
  </w:style>
  <w:style w:type="paragraph" w:customStyle="1" w:styleId="195">
    <w:name w:val="评价"/>
    <w:basedOn w:val="1"/>
    <w:qFormat/>
    <w:uiPriority w:val="0"/>
    <w:pPr>
      <w:spacing w:afterLines="20"/>
      <w:ind w:firstLine="1446" w:firstLineChars="200"/>
    </w:pPr>
    <w:rPr>
      <w:rFonts w:ascii="Calibri" w:hAnsi="Calibri"/>
      <w:sz w:val="24"/>
    </w:rPr>
  </w:style>
  <w:style w:type="paragraph" w:customStyle="1" w:styleId="19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97">
    <w:name w:val="alt-edited1"/>
    <w:qFormat/>
    <w:uiPriority w:val="0"/>
    <w:rPr>
      <w:color w:val="4D90F0"/>
    </w:rPr>
  </w:style>
  <w:style w:type="paragraph" w:customStyle="1" w:styleId="198">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9">
    <w:name w:val="文档结构图 Char1"/>
    <w:semiHidden/>
    <w:qFormat/>
    <w:uiPriority w:val="0"/>
    <w:rPr>
      <w:sz w:val="20"/>
    </w:rPr>
  </w:style>
  <w:style w:type="character" w:customStyle="1" w:styleId="200">
    <w:name w:val="文档结构图 Char"/>
    <w:semiHidden/>
    <w:qFormat/>
    <w:uiPriority w:val="0"/>
    <w:rPr>
      <w:sz w:val="20"/>
    </w:rPr>
  </w:style>
  <w:style w:type="character" w:customStyle="1" w:styleId="201">
    <w:name w:val="short_text"/>
    <w:basedOn w:val="48"/>
    <w:qFormat/>
    <w:uiPriority w:val="0"/>
    <w:rPr>
      <w:sz w:val="20"/>
    </w:rPr>
  </w:style>
  <w:style w:type="character" w:customStyle="1" w:styleId="202">
    <w:name w:val="标题 Char1"/>
    <w:qFormat/>
    <w:uiPriority w:val="0"/>
    <w:rPr>
      <w:b/>
      <w:sz w:val="20"/>
    </w:rPr>
  </w:style>
  <w:style w:type="character" w:customStyle="1" w:styleId="203">
    <w:name w:val="正文文本缩进 3 Char1"/>
    <w:semiHidden/>
    <w:qFormat/>
    <w:uiPriority w:val="0"/>
    <w:rPr>
      <w:sz w:val="20"/>
    </w:rPr>
  </w:style>
  <w:style w:type="character" w:customStyle="1" w:styleId="204">
    <w:name w:val="font21"/>
    <w:qFormat/>
    <w:uiPriority w:val="0"/>
    <w:rPr>
      <w:color w:val="FF0000"/>
      <w:sz w:val="20"/>
      <w:u w:val="none"/>
    </w:rPr>
  </w:style>
  <w:style w:type="character" w:customStyle="1" w:styleId="205">
    <w:name w:val="不明显强调1"/>
    <w:qFormat/>
    <w:uiPriority w:val="0"/>
    <w:rPr>
      <w:i/>
      <w:sz w:val="20"/>
    </w:rPr>
  </w:style>
  <w:style w:type="character" w:customStyle="1" w:styleId="206">
    <w:name w:val="font71"/>
    <w:qFormat/>
    <w:uiPriority w:val="0"/>
    <w:rPr>
      <w:sz w:val="20"/>
      <w:u w:val="none"/>
    </w:rPr>
  </w:style>
  <w:style w:type="character" w:customStyle="1" w:styleId="207">
    <w:name w:val="页眉 Char1"/>
    <w:semiHidden/>
    <w:qFormat/>
    <w:uiPriority w:val="0"/>
    <w:rPr>
      <w:sz w:val="20"/>
    </w:rPr>
  </w:style>
  <w:style w:type="character" w:customStyle="1" w:styleId="208">
    <w:name w:val="正文文本缩进 2 Char1"/>
    <w:semiHidden/>
    <w:qFormat/>
    <w:uiPriority w:val="0"/>
    <w:rPr>
      <w:sz w:val="20"/>
    </w:rPr>
  </w:style>
  <w:style w:type="character" w:customStyle="1" w:styleId="209">
    <w:name w:val="font61"/>
    <w:qFormat/>
    <w:uiPriority w:val="0"/>
    <w:rPr>
      <w:sz w:val="20"/>
      <w:u w:val="none"/>
    </w:rPr>
  </w:style>
  <w:style w:type="character" w:customStyle="1" w:styleId="210">
    <w:name w:val="纯文本 Char1"/>
    <w:semiHidden/>
    <w:qFormat/>
    <w:uiPriority w:val="0"/>
    <w:rPr>
      <w:sz w:val="20"/>
    </w:rPr>
  </w:style>
  <w:style w:type="character" w:customStyle="1" w:styleId="211">
    <w:name w:val="正文文本 3 Char1"/>
    <w:semiHidden/>
    <w:qFormat/>
    <w:uiPriority w:val="0"/>
    <w:rPr>
      <w:sz w:val="20"/>
    </w:rPr>
  </w:style>
  <w:style w:type="character" w:customStyle="1" w:styleId="212">
    <w:name w:val="正文文本缩进 Char1"/>
    <w:semiHidden/>
    <w:qFormat/>
    <w:uiPriority w:val="0"/>
    <w:rPr>
      <w:sz w:val="20"/>
    </w:rPr>
  </w:style>
  <w:style w:type="character" w:customStyle="1" w:styleId="213">
    <w:name w:val="明显参考1"/>
    <w:qFormat/>
    <w:uiPriority w:val="0"/>
    <w:rPr>
      <w:b/>
      <w:sz w:val="20"/>
    </w:rPr>
  </w:style>
  <w:style w:type="character" w:customStyle="1" w:styleId="214">
    <w:name w:val="apple-converted-space"/>
    <w:qFormat/>
    <w:uiPriority w:val="0"/>
    <w:rPr>
      <w:sz w:val="20"/>
    </w:rPr>
  </w:style>
  <w:style w:type="character" w:customStyle="1" w:styleId="215">
    <w:name w:val="书籍标题1"/>
    <w:qFormat/>
    <w:uiPriority w:val="0"/>
    <w:rPr>
      <w:b/>
      <w:i/>
      <w:sz w:val="20"/>
    </w:rPr>
  </w:style>
  <w:style w:type="character" w:customStyle="1" w:styleId="216">
    <w:name w:val="long_text"/>
    <w:qFormat/>
    <w:uiPriority w:val="0"/>
    <w:rPr>
      <w:sz w:val="20"/>
    </w:rPr>
  </w:style>
  <w:style w:type="character" w:customStyle="1" w:styleId="217">
    <w:name w:val="日期 Char1"/>
    <w:semiHidden/>
    <w:qFormat/>
    <w:uiPriority w:val="0"/>
    <w:rPr>
      <w:sz w:val="20"/>
    </w:rPr>
  </w:style>
  <w:style w:type="character" w:customStyle="1" w:styleId="218">
    <w:name w:val="批注文字 Char1"/>
    <w:semiHidden/>
    <w:qFormat/>
    <w:uiPriority w:val="0"/>
    <w:rPr>
      <w:sz w:val="20"/>
    </w:rPr>
  </w:style>
  <w:style w:type="character" w:customStyle="1" w:styleId="219">
    <w:name w:val="明显强调1"/>
    <w:qFormat/>
    <w:uiPriority w:val="0"/>
    <w:rPr>
      <w:i/>
      <w:sz w:val="20"/>
    </w:rPr>
  </w:style>
  <w:style w:type="character" w:customStyle="1" w:styleId="220">
    <w:name w:val="16"/>
    <w:qFormat/>
    <w:uiPriority w:val="0"/>
    <w:rPr>
      <w:b/>
      <w:color w:val="FF0356"/>
      <w:sz w:val="20"/>
    </w:rPr>
  </w:style>
  <w:style w:type="character" w:customStyle="1" w:styleId="221">
    <w:name w:val="批注主题 Char1"/>
    <w:semiHidden/>
    <w:qFormat/>
    <w:uiPriority w:val="0"/>
    <w:rPr>
      <w:b/>
      <w:sz w:val="20"/>
    </w:rPr>
  </w:style>
  <w:style w:type="character" w:customStyle="1" w:styleId="222">
    <w:name w:val="正文文本 2 Char1"/>
    <w:semiHidden/>
    <w:qFormat/>
    <w:uiPriority w:val="0"/>
    <w:rPr>
      <w:sz w:val="20"/>
    </w:rPr>
  </w:style>
  <w:style w:type="character" w:customStyle="1" w:styleId="223">
    <w:name w:val="font31"/>
    <w:qFormat/>
    <w:uiPriority w:val="0"/>
    <w:rPr>
      <w:color w:val="FF0000"/>
      <w:sz w:val="20"/>
      <w:u w:val="none"/>
      <w:vertAlign w:val="superscript"/>
    </w:rPr>
  </w:style>
  <w:style w:type="character" w:customStyle="1" w:styleId="224">
    <w:name w:val="不明显参考1"/>
    <w:qFormat/>
    <w:uiPriority w:val="0"/>
    <w:rPr>
      <w:sz w:val="20"/>
    </w:rPr>
  </w:style>
  <w:style w:type="character" w:customStyle="1" w:styleId="225">
    <w:name w:val="HTML 预设格式 Char1"/>
    <w:semiHidden/>
    <w:qFormat/>
    <w:uiPriority w:val="0"/>
    <w:rPr>
      <w:sz w:val="20"/>
    </w:rPr>
  </w:style>
  <w:style w:type="character" w:customStyle="1" w:styleId="226">
    <w:name w:val="font01"/>
    <w:basedOn w:val="48"/>
    <w:qFormat/>
    <w:uiPriority w:val="0"/>
    <w:rPr>
      <w:color w:val="FF0000"/>
      <w:sz w:val="20"/>
      <w:u w:val="none"/>
      <w:vertAlign w:val="superscript"/>
    </w:rPr>
  </w:style>
  <w:style w:type="character" w:customStyle="1" w:styleId="227">
    <w:name w:val="页脚 Char1"/>
    <w:semiHidden/>
    <w:qFormat/>
    <w:uiPriority w:val="0"/>
    <w:rPr>
      <w:sz w:val="20"/>
    </w:rPr>
  </w:style>
  <w:style w:type="character" w:customStyle="1" w:styleId="228">
    <w:name w:val="批注框文本 Char1"/>
    <w:semiHidden/>
    <w:qFormat/>
    <w:uiPriority w:val="0"/>
    <w:rPr>
      <w:sz w:val="20"/>
    </w:rPr>
  </w:style>
  <w:style w:type="paragraph" w:customStyle="1" w:styleId="229">
    <w:name w:val="列出段落2"/>
    <w:basedOn w:val="1"/>
    <w:qFormat/>
    <w:uiPriority w:val="0"/>
    <w:pPr>
      <w:ind w:firstLine="420"/>
    </w:pPr>
    <w:rPr>
      <w:rFonts w:hAnsi="Calibri"/>
      <w:kern w:val="0"/>
      <w:szCs w:val="20"/>
    </w:rPr>
  </w:style>
  <w:style w:type="paragraph" w:customStyle="1" w:styleId="230">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31">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32">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33">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34">
    <w:name w:val="xl86"/>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235">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36">
    <w:name w:val="TOC Heading4"/>
    <w:next w:val="1"/>
    <w:qFormat/>
    <w:uiPriority w:val="0"/>
    <w:pPr>
      <w:wordWrap w:val="0"/>
    </w:pPr>
    <w:rPr>
      <w:rFonts w:ascii="Calibri" w:hAnsi="Calibri" w:eastAsia="宋体" w:cs="Times New Roman"/>
      <w:sz w:val="32"/>
      <w:lang w:val="en-US" w:eastAsia="zh-CN" w:bidi="ar-SA"/>
    </w:rPr>
  </w:style>
  <w:style w:type="paragraph" w:customStyle="1" w:styleId="237">
    <w:name w:val="toc 15"/>
    <w:next w:val="1"/>
    <w:qFormat/>
    <w:uiPriority w:val="0"/>
    <w:pPr>
      <w:wordWrap w:val="0"/>
      <w:jc w:val="both"/>
    </w:pPr>
    <w:rPr>
      <w:rFonts w:ascii="Calibri" w:hAnsi="Calibri" w:eastAsia="宋体" w:cs="Times New Roman"/>
      <w:sz w:val="21"/>
      <w:lang w:val="en-US" w:eastAsia="zh-CN" w:bidi="ar-SA"/>
    </w:rPr>
  </w:style>
  <w:style w:type="paragraph" w:customStyle="1" w:styleId="238">
    <w:name w:val="TOC Heading2"/>
    <w:next w:val="1"/>
    <w:qFormat/>
    <w:uiPriority w:val="0"/>
    <w:pPr>
      <w:wordWrap w:val="0"/>
    </w:pPr>
    <w:rPr>
      <w:rFonts w:ascii="Calibri" w:hAnsi="Calibri" w:eastAsia="宋体" w:cs="Times New Roman"/>
      <w:sz w:val="32"/>
      <w:lang w:val="en-US" w:eastAsia="zh-CN" w:bidi="ar-SA"/>
    </w:rPr>
  </w:style>
  <w:style w:type="paragraph" w:customStyle="1" w:styleId="239">
    <w:name w:val="TOC Heading1"/>
    <w:next w:val="1"/>
    <w:qFormat/>
    <w:uiPriority w:val="0"/>
    <w:pPr>
      <w:wordWrap w:val="0"/>
    </w:pPr>
    <w:rPr>
      <w:rFonts w:ascii="Calibri" w:hAnsi="Calibri" w:eastAsia="宋体" w:cs="Times New Roman"/>
      <w:sz w:val="32"/>
      <w:lang w:val="en-US" w:eastAsia="zh-CN" w:bidi="ar-SA"/>
    </w:rPr>
  </w:style>
  <w:style w:type="paragraph" w:customStyle="1" w:styleId="240">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41">
    <w:name w:val="font7"/>
    <w:basedOn w:val="1"/>
    <w:qFormat/>
    <w:uiPriority w:val="0"/>
    <w:pPr>
      <w:widowControl/>
      <w:spacing w:before="280" w:after="280"/>
    </w:pPr>
    <w:rPr>
      <w:rFonts w:ascii="Arial" w:hAnsi="Calibri"/>
      <w:kern w:val="0"/>
      <w:sz w:val="18"/>
      <w:szCs w:val="20"/>
    </w:rPr>
  </w:style>
  <w:style w:type="paragraph" w:customStyle="1" w:styleId="242">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43">
    <w:name w:val="xl113"/>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244">
    <w:name w:val="TOC Heading10"/>
    <w:next w:val="1"/>
    <w:qFormat/>
    <w:uiPriority w:val="0"/>
    <w:pPr>
      <w:wordWrap w:val="0"/>
    </w:pPr>
    <w:rPr>
      <w:rFonts w:ascii="Calibri" w:hAnsi="Calibri" w:eastAsia="宋体" w:cs="Times New Roman"/>
      <w:sz w:val="32"/>
      <w:lang w:val="en-US" w:eastAsia="zh-CN" w:bidi="ar-SA"/>
    </w:rPr>
  </w:style>
  <w:style w:type="paragraph" w:customStyle="1" w:styleId="245">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46">
    <w:name w:val="xl73"/>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247">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48">
    <w:name w:val="xl79"/>
    <w:basedOn w:val="1"/>
    <w:qFormat/>
    <w:uiPriority w:val="0"/>
    <w:pPr>
      <w:widowControl/>
      <w:shd w:val="clear" w:color="000000" w:fill="FFFFFF"/>
      <w:spacing w:before="280" w:after="280"/>
    </w:pPr>
    <w:rPr>
      <w:rFonts w:ascii="宋体" w:hAnsi="Calibri"/>
      <w:b/>
      <w:kern w:val="0"/>
      <w:sz w:val="20"/>
      <w:szCs w:val="20"/>
    </w:rPr>
  </w:style>
  <w:style w:type="paragraph" w:customStyle="1" w:styleId="249">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50">
    <w:name w:val="toc 11"/>
    <w:next w:val="1"/>
    <w:qFormat/>
    <w:uiPriority w:val="0"/>
    <w:pPr>
      <w:wordWrap w:val="0"/>
      <w:jc w:val="both"/>
    </w:pPr>
    <w:rPr>
      <w:rFonts w:ascii="Calibri" w:hAnsi="Calibri" w:eastAsia="宋体" w:cs="Times New Roman"/>
      <w:sz w:val="21"/>
      <w:lang w:val="en-US" w:eastAsia="zh-CN" w:bidi="ar-SA"/>
    </w:rPr>
  </w:style>
  <w:style w:type="paragraph" w:customStyle="1" w:styleId="251">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52">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53">
    <w:name w:val="xl112"/>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254">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55">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56">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57">
    <w:name w:val="xl74"/>
    <w:basedOn w:val="1"/>
    <w:qFormat/>
    <w:uiPriority w:val="0"/>
    <w:pPr>
      <w:widowControl/>
      <w:shd w:val="clear" w:color="000000" w:fill="FFFFFF"/>
      <w:spacing w:before="280" w:after="280"/>
    </w:pPr>
    <w:rPr>
      <w:rFonts w:ascii="宋体" w:hAnsi="Calibri"/>
      <w:kern w:val="0"/>
      <w:sz w:val="20"/>
      <w:szCs w:val="20"/>
    </w:rPr>
  </w:style>
  <w:style w:type="paragraph" w:customStyle="1" w:styleId="258">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9">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60">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61">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62">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列出段落5"/>
    <w:basedOn w:val="1"/>
    <w:qFormat/>
    <w:uiPriority w:val="0"/>
    <w:pPr>
      <w:ind w:firstLine="420"/>
    </w:pPr>
    <w:rPr>
      <w:rFonts w:hAnsi="Calibri"/>
      <w:kern w:val="0"/>
      <w:szCs w:val="20"/>
    </w:rPr>
  </w:style>
  <w:style w:type="paragraph" w:customStyle="1" w:styleId="264">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65">
    <w:name w:val="xl66"/>
    <w:basedOn w:val="1"/>
    <w:qFormat/>
    <w:uiPriority w:val="0"/>
    <w:pPr>
      <w:widowControl/>
      <w:shd w:val="clear" w:color="000000" w:fill="FFFFFF"/>
      <w:spacing w:before="280" w:after="280"/>
    </w:pPr>
    <w:rPr>
      <w:rFonts w:ascii="宋体" w:hAnsi="Calibri"/>
      <w:kern w:val="0"/>
      <w:sz w:val="20"/>
      <w:szCs w:val="20"/>
    </w:rPr>
  </w:style>
  <w:style w:type="paragraph" w:customStyle="1" w:styleId="266">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3"/>
    <w:next w:val="1"/>
    <w:qFormat/>
    <w:uiPriority w:val="0"/>
    <w:pPr>
      <w:wordWrap w:val="0"/>
    </w:pPr>
    <w:rPr>
      <w:rFonts w:ascii="Calibri" w:hAnsi="Calibri" w:eastAsia="宋体" w:cs="Times New Roman"/>
      <w:sz w:val="32"/>
      <w:lang w:val="en-US" w:eastAsia="zh-CN" w:bidi="ar-SA"/>
    </w:rPr>
  </w:style>
  <w:style w:type="paragraph" w:customStyle="1" w:styleId="268">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9">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70">
    <w:name w:val="xl84"/>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271">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72">
    <w:name w:val="xl81"/>
    <w:basedOn w:val="1"/>
    <w:qFormat/>
    <w:uiPriority w:val="0"/>
    <w:pPr>
      <w:widowControl/>
      <w:shd w:val="clear" w:color="000000" w:fill="FFFFFF"/>
      <w:spacing w:before="280" w:after="280"/>
    </w:pPr>
    <w:rPr>
      <w:rFonts w:ascii="宋体" w:hAnsi="Calibri"/>
      <w:kern w:val="0"/>
      <w:sz w:val="20"/>
      <w:szCs w:val="20"/>
    </w:rPr>
  </w:style>
  <w:style w:type="paragraph" w:customStyle="1" w:styleId="273">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74">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75">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76">
    <w:name w:val="TOC Heading12"/>
    <w:next w:val="1"/>
    <w:qFormat/>
    <w:uiPriority w:val="0"/>
    <w:pPr>
      <w:wordWrap w:val="0"/>
    </w:pPr>
    <w:rPr>
      <w:rFonts w:ascii="Calibri" w:hAnsi="Calibri" w:eastAsia="宋体" w:cs="Times New Roman"/>
      <w:sz w:val="32"/>
      <w:lang w:val="en-US" w:eastAsia="zh-CN" w:bidi="ar-SA"/>
    </w:rPr>
  </w:style>
  <w:style w:type="paragraph" w:customStyle="1" w:styleId="277">
    <w:name w:val="TOC Heading8"/>
    <w:next w:val="1"/>
    <w:qFormat/>
    <w:uiPriority w:val="0"/>
    <w:pPr>
      <w:wordWrap w:val="0"/>
    </w:pPr>
    <w:rPr>
      <w:rFonts w:ascii="Calibri" w:hAnsi="Calibri" w:eastAsia="宋体" w:cs="Times New Roman"/>
      <w:sz w:val="32"/>
      <w:lang w:val="en-US" w:eastAsia="zh-CN" w:bidi="ar-SA"/>
    </w:rPr>
  </w:style>
  <w:style w:type="paragraph" w:customStyle="1" w:styleId="278">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9">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80">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81">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82">
    <w:name w:val="xl116"/>
    <w:basedOn w:val="1"/>
    <w:qFormat/>
    <w:uiPriority w:val="0"/>
    <w:pPr>
      <w:widowControl/>
      <w:shd w:val="clear" w:color="000000" w:fill="FFFFFF"/>
      <w:spacing w:before="280" w:after="280"/>
      <w:jc w:val="center"/>
    </w:pPr>
    <w:rPr>
      <w:rFonts w:ascii="Arial Narrow" w:hAnsi="Calibri"/>
      <w:kern w:val="0"/>
      <w:sz w:val="20"/>
      <w:szCs w:val="20"/>
    </w:rPr>
  </w:style>
  <w:style w:type="paragraph" w:customStyle="1" w:styleId="283">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84">
    <w:name w:val="font8"/>
    <w:basedOn w:val="1"/>
    <w:qFormat/>
    <w:uiPriority w:val="0"/>
    <w:pPr>
      <w:widowControl/>
      <w:spacing w:before="280" w:after="280"/>
    </w:pPr>
    <w:rPr>
      <w:rFonts w:ascii="Arial" w:hAnsi="Calibri"/>
      <w:kern w:val="0"/>
      <w:sz w:val="20"/>
      <w:szCs w:val="20"/>
    </w:rPr>
  </w:style>
  <w:style w:type="paragraph" w:customStyle="1" w:styleId="285">
    <w:name w:val="TOC Heading11"/>
    <w:next w:val="1"/>
    <w:qFormat/>
    <w:uiPriority w:val="0"/>
    <w:pPr>
      <w:wordWrap w:val="0"/>
    </w:pPr>
    <w:rPr>
      <w:rFonts w:ascii="Calibri" w:hAnsi="Calibri" w:eastAsia="宋体" w:cs="Times New Roman"/>
      <w:sz w:val="32"/>
      <w:lang w:val="en-US" w:eastAsia="zh-CN" w:bidi="ar-SA"/>
    </w:rPr>
  </w:style>
  <w:style w:type="paragraph" w:customStyle="1" w:styleId="286">
    <w:name w:val="xl69"/>
    <w:basedOn w:val="1"/>
    <w:qFormat/>
    <w:uiPriority w:val="0"/>
    <w:pPr>
      <w:widowControl/>
      <w:shd w:val="clear" w:color="000000" w:fill="FFFFFF"/>
      <w:spacing w:before="280" w:after="280"/>
    </w:pPr>
    <w:rPr>
      <w:rFonts w:ascii="宋体" w:hAnsi="Calibri"/>
      <w:b/>
      <w:kern w:val="0"/>
      <w:sz w:val="20"/>
      <w:szCs w:val="20"/>
    </w:rPr>
  </w:style>
  <w:style w:type="paragraph" w:customStyle="1" w:styleId="287">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88">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9">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90">
    <w:name w:val="列出段落3"/>
    <w:basedOn w:val="1"/>
    <w:qFormat/>
    <w:uiPriority w:val="0"/>
    <w:pPr>
      <w:ind w:firstLine="420"/>
    </w:pPr>
    <w:rPr>
      <w:rFonts w:hAnsi="Calibri"/>
      <w:kern w:val="0"/>
      <w:szCs w:val="20"/>
    </w:rPr>
  </w:style>
  <w:style w:type="paragraph" w:customStyle="1" w:styleId="291">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92">
    <w:name w:val="TOC 标题1"/>
    <w:next w:val="1"/>
    <w:qFormat/>
    <w:uiPriority w:val="0"/>
    <w:pPr>
      <w:wordWrap w:val="0"/>
    </w:pPr>
    <w:rPr>
      <w:rFonts w:ascii="Calibri" w:hAnsi="Calibri" w:eastAsia="宋体" w:cs="Times New Roman"/>
      <w:sz w:val="32"/>
      <w:lang w:val="en-US" w:eastAsia="zh-CN" w:bidi="ar-SA"/>
    </w:rPr>
  </w:style>
  <w:style w:type="paragraph" w:customStyle="1" w:styleId="293">
    <w:name w:val="TOC Heading5"/>
    <w:next w:val="1"/>
    <w:qFormat/>
    <w:uiPriority w:val="0"/>
    <w:pPr>
      <w:wordWrap w:val="0"/>
    </w:pPr>
    <w:rPr>
      <w:rFonts w:ascii="Calibri" w:hAnsi="Calibri" w:eastAsia="宋体" w:cs="Times New Roman"/>
      <w:sz w:val="32"/>
      <w:lang w:val="en-US" w:eastAsia="zh-CN" w:bidi="ar-SA"/>
    </w:rPr>
  </w:style>
  <w:style w:type="paragraph" w:customStyle="1" w:styleId="294">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95">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96">
    <w:name w:val="xl115"/>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297">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98">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9">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300">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301">
    <w:name w:val="xl93"/>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302">
    <w:name w:val="toc 112"/>
    <w:next w:val="1"/>
    <w:qFormat/>
    <w:uiPriority w:val="0"/>
    <w:pPr>
      <w:wordWrap w:val="0"/>
      <w:jc w:val="both"/>
    </w:pPr>
    <w:rPr>
      <w:rFonts w:ascii="Calibri" w:hAnsi="Calibri" w:eastAsia="宋体" w:cs="Times New Roman"/>
      <w:sz w:val="21"/>
      <w:lang w:val="en-US" w:eastAsia="zh-CN" w:bidi="ar-SA"/>
    </w:rPr>
  </w:style>
  <w:style w:type="paragraph" w:customStyle="1" w:styleId="303">
    <w:name w:val="xl96"/>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304">
    <w:name w:val="xl106"/>
    <w:basedOn w:val="1"/>
    <w:qFormat/>
    <w:uiPriority w:val="0"/>
    <w:pPr>
      <w:widowControl/>
      <w:shd w:val="clear" w:color="000000" w:fill="FFFFFF"/>
      <w:spacing w:before="280" w:after="280"/>
    </w:pPr>
    <w:rPr>
      <w:rFonts w:ascii="宋体" w:hAnsi="Calibri"/>
      <w:kern w:val="0"/>
      <w:sz w:val="20"/>
      <w:szCs w:val="20"/>
    </w:rPr>
  </w:style>
  <w:style w:type="paragraph" w:customStyle="1" w:styleId="305">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306">
    <w:name w:val="TOC Heading14"/>
    <w:next w:val="1"/>
    <w:qFormat/>
    <w:uiPriority w:val="0"/>
    <w:pPr>
      <w:wordWrap w:val="0"/>
    </w:pPr>
    <w:rPr>
      <w:rFonts w:ascii="Calibri" w:hAnsi="Calibri" w:eastAsia="宋体" w:cs="Times New Roman"/>
      <w:sz w:val="32"/>
      <w:lang w:val="en-US" w:eastAsia="zh-CN" w:bidi="ar-SA"/>
    </w:rPr>
  </w:style>
  <w:style w:type="paragraph" w:customStyle="1" w:styleId="307">
    <w:name w:val="Char Char Char Char Char Char Char1"/>
    <w:basedOn w:val="1"/>
    <w:qFormat/>
    <w:uiPriority w:val="0"/>
    <w:pPr>
      <w:widowControl/>
      <w:spacing w:after="160" w:line="240" w:lineRule="exact"/>
    </w:pPr>
    <w:rPr>
      <w:rFonts w:hAnsi="Calibri"/>
      <w:kern w:val="0"/>
      <w:szCs w:val="20"/>
    </w:rPr>
  </w:style>
  <w:style w:type="paragraph" w:customStyle="1" w:styleId="308">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9">
    <w:name w:val="列出段落4"/>
    <w:basedOn w:val="1"/>
    <w:qFormat/>
    <w:uiPriority w:val="0"/>
    <w:pPr>
      <w:ind w:firstLine="420"/>
    </w:pPr>
    <w:rPr>
      <w:rFonts w:hAnsi="Calibri"/>
      <w:kern w:val="0"/>
      <w:szCs w:val="20"/>
    </w:rPr>
  </w:style>
  <w:style w:type="paragraph" w:customStyle="1" w:styleId="310">
    <w:name w:val="TOC Heading9"/>
    <w:next w:val="1"/>
    <w:qFormat/>
    <w:uiPriority w:val="0"/>
    <w:pPr>
      <w:wordWrap w:val="0"/>
    </w:pPr>
    <w:rPr>
      <w:rFonts w:ascii="Calibri" w:hAnsi="Calibri" w:eastAsia="宋体" w:cs="Times New Roman"/>
      <w:sz w:val="32"/>
      <w:lang w:val="en-US" w:eastAsia="zh-CN" w:bidi="ar-SA"/>
    </w:rPr>
  </w:style>
  <w:style w:type="paragraph" w:customStyle="1" w:styleId="311">
    <w:name w:val="xl71"/>
    <w:basedOn w:val="1"/>
    <w:qFormat/>
    <w:uiPriority w:val="0"/>
    <w:pPr>
      <w:widowControl/>
      <w:shd w:val="clear" w:color="000000" w:fill="FFFFFF"/>
      <w:spacing w:before="280" w:after="280"/>
    </w:pPr>
    <w:rPr>
      <w:rFonts w:ascii="宋体" w:hAnsi="Calibri"/>
      <w:kern w:val="0"/>
      <w:sz w:val="24"/>
      <w:szCs w:val="20"/>
    </w:rPr>
  </w:style>
  <w:style w:type="paragraph" w:customStyle="1" w:styleId="312">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13">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14">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15">
    <w:name w:val="xl108"/>
    <w:basedOn w:val="1"/>
    <w:qFormat/>
    <w:uiPriority w:val="0"/>
    <w:pPr>
      <w:widowControl/>
      <w:shd w:val="clear" w:color="000000" w:fill="FFFFFF"/>
      <w:spacing w:before="280" w:after="280"/>
    </w:pPr>
    <w:rPr>
      <w:rFonts w:ascii="宋体" w:hAnsi="Calibri"/>
      <w:kern w:val="0"/>
      <w:sz w:val="18"/>
      <w:szCs w:val="20"/>
    </w:rPr>
  </w:style>
  <w:style w:type="paragraph" w:customStyle="1" w:styleId="316">
    <w:name w:val="toc 18"/>
    <w:next w:val="1"/>
    <w:qFormat/>
    <w:uiPriority w:val="0"/>
    <w:pPr>
      <w:wordWrap w:val="0"/>
      <w:jc w:val="both"/>
    </w:pPr>
    <w:rPr>
      <w:rFonts w:ascii="Calibri" w:hAnsi="Calibri" w:eastAsia="宋体" w:cs="Times New Roman"/>
      <w:sz w:val="21"/>
      <w:lang w:val="en-US" w:eastAsia="zh-CN" w:bidi="ar-SA"/>
    </w:rPr>
  </w:style>
  <w:style w:type="paragraph" w:customStyle="1" w:styleId="317">
    <w:name w:val="TOC Heading7"/>
    <w:next w:val="1"/>
    <w:qFormat/>
    <w:uiPriority w:val="0"/>
    <w:pPr>
      <w:wordWrap w:val="0"/>
    </w:pPr>
    <w:rPr>
      <w:rFonts w:ascii="Calibri" w:hAnsi="Calibri" w:eastAsia="宋体" w:cs="Times New Roman"/>
      <w:sz w:val="32"/>
      <w:lang w:val="en-US" w:eastAsia="zh-CN" w:bidi="ar-SA"/>
    </w:rPr>
  </w:style>
  <w:style w:type="character" w:customStyle="1" w:styleId="318">
    <w:name w:val="副标题 Char"/>
    <w:basedOn w:val="48"/>
    <w:qFormat/>
    <w:uiPriority w:val="0"/>
    <w:rPr>
      <w:rFonts w:ascii="Calibri" w:hAnsi="Calibri"/>
      <w:sz w:val="24"/>
    </w:rPr>
  </w:style>
  <w:style w:type="paragraph" w:customStyle="1" w:styleId="319">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20">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21">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22">
    <w:name w:val="列出段落6"/>
    <w:basedOn w:val="1"/>
    <w:qFormat/>
    <w:uiPriority w:val="0"/>
    <w:pPr>
      <w:ind w:firstLine="420"/>
    </w:pPr>
    <w:rPr>
      <w:rFonts w:hAnsi="Calibri"/>
      <w:kern w:val="0"/>
      <w:szCs w:val="20"/>
    </w:rPr>
  </w:style>
  <w:style w:type="paragraph" w:customStyle="1" w:styleId="323">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24">
    <w:name w:val="xl80"/>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325">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26">
    <w:name w:val="Char Char Char Char1"/>
    <w:basedOn w:val="1"/>
    <w:qFormat/>
    <w:uiPriority w:val="0"/>
    <w:pPr>
      <w:widowControl/>
      <w:spacing w:after="160" w:line="240" w:lineRule="exact"/>
    </w:pPr>
    <w:rPr>
      <w:rFonts w:ascii="Verdana" w:hAnsi="Calibri" w:eastAsia="仿宋_GB2312"/>
      <w:kern w:val="0"/>
      <w:sz w:val="24"/>
      <w:szCs w:val="20"/>
    </w:rPr>
  </w:style>
  <w:style w:type="paragraph" w:customStyle="1" w:styleId="327">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8">
    <w:name w:val="xl102"/>
    <w:basedOn w:val="1"/>
    <w:qFormat/>
    <w:uiPriority w:val="0"/>
    <w:pPr>
      <w:widowControl/>
      <w:shd w:val="clear" w:color="000000" w:fill="FFFFFF"/>
      <w:spacing w:before="280" w:after="280"/>
      <w:jc w:val="right"/>
    </w:pPr>
    <w:rPr>
      <w:rFonts w:ascii="宋体" w:hAnsi="Calibri"/>
      <w:kern w:val="0"/>
      <w:sz w:val="20"/>
      <w:szCs w:val="20"/>
    </w:rPr>
  </w:style>
  <w:style w:type="paragraph" w:customStyle="1" w:styleId="329">
    <w:name w:val="toc 17"/>
    <w:next w:val="1"/>
    <w:qFormat/>
    <w:uiPriority w:val="0"/>
    <w:pPr>
      <w:wordWrap w:val="0"/>
      <w:jc w:val="both"/>
    </w:pPr>
    <w:rPr>
      <w:rFonts w:ascii="Calibri" w:hAnsi="Calibri" w:eastAsia="宋体" w:cs="Times New Roman"/>
      <w:sz w:val="21"/>
      <w:lang w:val="en-US" w:eastAsia="zh-CN" w:bidi="ar-SA"/>
    </w:rPr>
  </w:style>
  <w:style w:type="paragraph" w:customStyle="1" w:styleId="330">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31">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32">
    <w:name w:val="xl65"/>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333">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34">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35">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36">
    <w:name w:val="xl75"/>
    <w:basedOn w:val="1"/>
    <w:qFormat/>
    <w:uiPriority w:val="0"/>
    <w:pPr>
      <w:widowControl/>
      <w:shd w:val="clear" w:color="000000" w:fill="FFFFFF"/>
      <w:spacing w:before="280" w:after="280"/>
    </w:pPr>
    <w:rPr>
      <w:rFonts w:ascii="宋体" w:hAnsi="Calibri"/>
      <w:kern w:val="0"/>
      <w:sz w:val="20"/>
      <w:szCs w:val="20"/>
    </w:rPr>
  </w:style>
  <w:style w:type="paragraph" w:customStyle="1" w:styleId="337">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38">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9">
    <w:name w:val="TOC Heading6"/>
    <w:next w:val="1"/>
    <w:qFormat/>
    <w:uiPriority w:val="0"/>
    <w:pPr>
      <w:wordWrap w:val="0"/>
    </w:pPr>
    <w:rPr>
      <w:rFonts w:ascii="Calibri" w:hAnsi="Calibri" w:eastAsia="宋体" w:cs="Times New Roman"/>
      <w:sz w:val="32"/>
      <w:lang w:val="en-US" w:eastAsia="zh-CN" w:bidi="ar-SA"/>
    </w:rPr>
  </w:style>
  <w:style w:type="paragraph" w:customStyle="1" w:styleId="340">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41">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42">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43">
    <w:name w:val="xl104"/>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344">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45">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46">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47">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48">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9">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50">
    <w:name w:val="无间隔1"/>
    <w:qFormat/>
    <w:uiPriority w:val="0"/>
    <w:pPr>
      <w:widowControl w:val="0"/>
      <w:jc w:val="both"/>
    </w:pPr>
    <w:rPr>
      <w:rFonts w:ascii="Calibri" w:hAnsi="Calibri" w:eastAsia="宋体" w:cs="Times New Roman"/>
      <w:sz w:val="22"/>
      <w:lang w:val="en-US" w:eastAsia="zh-CN" w:bidi="ar-SA"/>
    </w:rPr>
  </w:style>
  <w:style w:type="paragraph" w:customStyle="1" w:styleId="351">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2">
    <w:name w:val="xl105"/>
    <w:basedOn w:val="1"/>
    <w:qFormat/>
    <w:uiPriority w:val="0"/>
    <w:pPr>
      <w:widowControl/>
      <w:shd w:val="clear" w:color="000000" w:fill="FFFFFF"/>
      <w:spacing w:before="280" w:after="280"/>
    </w:pPr>
    <w:rPr>
      <w:rFonts w:ascii="宋体" w:hAnsi="Calibri"/>
      <w:kern w:val="0"/>
      <w:sz w:val="18"/>
      <w:szCs w:val="20"/>
    </w:rPr>
  </w:style>
  <w:style w:type="paragraph" w:customStyle="1" w:styleId="353">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54">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5">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56">
    <w:name w:val="xl111"/>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357">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8">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9">
    <w:name w:val="p0"/>
    <w:basedOn w:val="1"/>
    <w:qFormat/>
    <w:uiPriority w:val="0"/>
    <w:pPr>
      <w:widowControl/>
      <w:spacing w:before="280" w:after="280"/>
    </w:pPr>
    <w:rPr>
      <w:rFonts w:ascii="宋体" w:hAnsi="Calibri"/>
      <w:kern w:val="0"/>
      <w:sz w:val="24"/>
      <w:szCs w:val="20"/>
    </w:rPr>
  </w:style>
  <w:style w:type="paragraph" w:customStyle="1" w:styleId="360">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61">
    <w:name w:val="列出段落11"/>
    <w:basedOn w:val="1"/>
    <w:qFormat/>
    <w:uiPriority w:val="0"/>
    <w:pPr>
      <w:widowControl/>
      <w:spacing w:line="360" w:lineRule="auto"/>
      <w:ind w:firstLine="420"/>
    </w:pPr>
    <w:rPr>
      <w:rFonts w:hAnsi="Calibri" w:eastAsia="微软雅黑"/>
      <w:kern w:val="0"/>
      <w:sz w:val="24"/>
      <w:szCs w:val="20"/>
    </w:rPr>
  </w:style>
  <w:style w:type="paragraph" w:customStyle="1" w:styleId="362">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63">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64">
    <w:name w:val="xl91"/>
    <w:basedOn w:val="1"/>
    <w:qFormat/>
    <w:uiPriority w:val="0"/>
    <w:pPr>
      <w:widowControl/>
      <w:shd w:val="clear" w:color="000000" w:fill="FFFFFF"/>
      <w:spacing w:before="280" w:after="280"/>
    </w:pPr>
    <w:rPr>
      <w:rFonts w:ascii="宋体" w:hAnsi="Calibri"/>
      <w:kern w:val="0"/>
      <w:sz w:val="20"/>
      <w:szCs w:val="20"/>
    </w:rPr>
  </w:style>
  <w:style w:type="paragraph" w:customStyle="1" w:styleId="365">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66">
    <w:name w:val="_Style 1"/>
    <w:basedOn w:val="1"/>
    <w:qFormat/>
    <w:uiPriority w:val="0"/>
    <w:pPr>
      <w:ind w:firstLine="420"/>
    </w:pPr>
    <w:rPr>
      <w:rFonts w:hAnsi="Calibri"/>
      <w:kern w:val="0"/>
      <w:szCs w:val="20"/>
    </w:rPr>
  </w:style>
  <w:style w:type="paragraph" w:customStyle="1" w:styleId="367">
    <w:name w:val="TOC Heading13"/>
    <w:next w:val="1"/>
    <w:qFormat/>
    <w:uiPriority w:val="0"/>
    <w:pPr>
      <w:wordWrap w:val="0"/>
    </w:pPr>
    <w:rPr>
      <w:rFonts w:ascii="Calibri" w:hAnsi="Calibri" w:eastAsia="宋体" w:cs="Times New Roman"/>
      <w:sz w:val="32"/>
      <w:lang w:val="en-US" w:eastAsia="zh-CN" w:bidi="ar-SA"/>
    </w:rPr>
  </w:style>
  <w:style w:type="paragraph" w:customStyle="1" w:styleId="368">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9">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70">
    <w:name w:val="x_msonormal"/>
    <w:basedOn w:val="1"/>
    <w:qFormat/>
    <w:uiPriority w:val="0"/>
    <w:pPr>
      <w:widowControl/>
      <w:spacing w:before="280" w:after="280"/>
    </w:pPr>
    <w:rPr>
      <w:rFonts w:ascii="PMingLiU" w:hAnsi="Calibri" w:eastAsia="PMingLiU"/>
      <w:kern w:val="0"/>
      <w:sz w:val="24"/>
      <w:szCs w:val="20"/>
    </w:rPr>
  </w:style>
  <w:style w:type="paragraph" w:customStyle="1" w:styleId="371">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72">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73">
    <w:name w:val="TOC Heading17"/>
    <w:next w:val="1"/>
    <w:qFormat/>
    <w:uiPriority w:val="0"/>
    <w:pPr>
      <w:wordWrap w:val="0"/>
    </w:pPr>
    <w:rPr>
      <w:rFonts w:ascii="Calibri" w:hAnsi="Calibri" w:eastAsia="宋体" w:cs="Times New Roman"/>
      <w:sz w:val="32"/>
      <w:lang w:val="en-US" w:eastAsia="zh-CN" w:bidi="ar-SA"/>
    </w:rPr>
  </w:style>
  <w:style w:type="paragraph" w:customStyle="1" w:styleId="374">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75">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76">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77">
    <w:name w:val="xl118"/>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378">
    <w:name w:val="xl83"/>
    <w:basedOn w:val="1"/>
    <w:qFormat/>
    <w:uiPriority w:val="0"/>
    <w:pPr>
      <w:widowControl/>
      <w:shd w:val="clear" w:color="000000" w:fill="FFFFFF"/>
      <w:spacing w:before="280" w:after="280"/>
    </w:pPr>
    <w:rPr>
      <w:rFonts w:ascii="宋体" w:hAnsi="Calibri"/>
      <w:kern w:val="0"/>
      <w:sz w:val="20"/>
      <w:szCs w:val="20"/>
    </w:rPr>
  </w:style>
  <w:style w:type="paragraph" w:customStyle="1" w:styleId="379">
    <w:name w:val="xl103"/>
    <w:basedOn w:val="1"/>
    <w:qFormat/>
    <w:uiPriority w:val="0"/>
    <w:pPr>
      <w:widowControl/>
      <w:shd w:val="clear" w:color="000000" w:fill="FFFFFF"/>
      <w:spacing w:before="280" w:after="280"/>
    </w:pPr>
    <w:rPr>
      <w:rFonts w:ascii="宋体" w:hAnsi="Calibri"/>
      <w:kern w:val="0"/>
      <w:sz w:val="20"/>
      <w:szCs w:val="20"/>
    </w:rPr>
  </w:style>
  <w:style w:type="paragraph" w:customStyle="1" w:styleId="380">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81">
    <w:name w:val="xl68"/>
    <w:basedOn w:val="1"/>
    <w:qFormat/>
    <w:uiPriority w:val="0"/>
    <w:pPr>
      <w:widowControl/>
      <w:shd w:val="clear" w:color="000000" w:fill="FFFFFF"/>
      <w:spacing w:before="280" w:after="280"/>
    </w:pPr>
    <w:rPr>
      <w:rFonts w:ascii="宋体" w:hAnsi="Calibri"/>
      <w:b/>
      <w:kern w:val="0"/>
      <w:sz w:val="20"/>
      <w:szCs w:val="20"/>
    </w:rPr>
  </w:style>
  <w:style w:type="paragraph" w:customStyle="1" w:styleId="382">
    <w:name w:val="TOC Heading16"/>
    <w:next w:val="1"/>
    <w:qFormat/>
    <w:uiPriority w:val="0"/>
    <w:pPr>
      <w:wordWrap w:val="0"/>
    </w:pPr>
    <w:rPr>
      <w:rFonts w:ascii="Calibri" w:hAnsi="Calibri" w:eastAsia="宋体" w:cs="Times New Roman"/>
      <w:sz w:val="32"/>
      <w:lang w:val="en-US" w:eastAsia="zh-CN" w:bidi="ar-SA"/>
    </w:rPr>
  </w:style>
  <w:style w:type="paragraph" w:customStyle="1" w:styleId="383">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84">
    <w:name w:val="xl94"/>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xl92"/>
    <w:basedOn w:val="1"/>
    <w:qFormat/>
    <w:uiPriority w:val="0"/>
    <w:pPr>
      <w:widowControl/>
      <w:shd w:val="clear" w:color="000000" w:fill="FFFFFF"/>
      <w:spacing w:before="280" w:after="280"/>
    </w:pPr>
    <w:rPr>
      <w:rFonts w:ascii="宋体" w:hAnsi="Calibri"/>
      <w:kern w:val="0"/>
      <w:sz w:val="20"/>
      <w:szCs w:val="20"/>
    </w:rPr>
  </w:style>
  <w:style w:type="paragraph" w:customStyle="1" w:styleId="387">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88">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9">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90">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91">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92">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93">
    <w:name w:val="xl110"/>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394">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95">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96">
    <w:name w:val="xl85"/>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397">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98">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9">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401">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402">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403">
    <w:name w:val="xl99"/>
    <w:basedOn w:val="1"/>
    <w:qFormat/>
    <w:uiPriority w:val="0"/>
    <w:pPr>
      <w:widowControl/>
      <w:shd w:val="clear" w:color="000000" w:fill="FFFFFF"/>
      <w:spacing w:before="280" w:after="280"/>
    </w:pPr>
    <w:rPr>
      <w:rFonts w:ascii="宋体" w:hAnsi="Calibri"/>
      <w:kern w:val="0"/>
      <w:sz w:val="18"/>
      <w:szCs w:val="20"/>
    </w:rPr>
  </w:style>
  <w:style w:type="paragraph" w:customStyle="1" w:styleId="404">
    <w:name w:val="xl97"/>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405">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406">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407">
    <w:name w:val="TOC Heading15"/>
    <w:next w:val="1"/>
    <w:qFormat/>
    <w:uiPriority w:val="0"/>
    <w:pPr>
      <w:wordWrap w:val="0"/>
    </w:pPr>
    <w:rPr>
      <w:rFonts w:ascii="Calibri" w:hAnsi="Calibri" w:eastAsia="宋体" w:cs="Times New Roman"/>
      <w:sz w:val="32"/>
      <w:lang w:val="en-US" w:eastAsia="zh-CN" w:bidi="ar-SA"/>
    </w:rPr>
  </w:style>
  <w:style w:type="paragraph" w:customStyle="1" w:styleId="408">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9">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10">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11">
    <w:name w:val="toc 12"/>
    <w:next w:val="1"/>
    <w:qFormat/>
    <w:uiPriority w:val="0"/>
    <w:pPr>
      <w:wordWrap w:val="0"/>
      <w:jc w:val="both"/>
    </w:pPr>
    <w:rPr>
      <w:rFonts w:ascii="Calibri" w:hAnsi="Calibri" w:eastAsia="宋体" w:cs="Times New Roman"/>
      <w:sz w:val="21"/>
      <w:lang w:val="en-US" w:eastAsia="zh-CN" w:bidi="ar-SA"/>
    </w:rPr>
  </w:style>
  <w:style w:type="paragraph" w:customStyle="1" w:styleId="412">
    <w:name w:val="xl95"/>
    <w:basedOn w:val="1"/>
    <w:qFormat/>
    <w:uiPriority w:val="0"/>
    <w:pPr>
      <w:widowControl/>
      <w:shd w:val="clear" w:color="000000" w:fill="FFFFFF"/>
      <w:spacing w:before="280" w:after="280"/>
    </w:pPr>
    <w:rPr>
      <w:rFonts w:ascii="宋体" w:hAnsi="Calibri"/>
      <w:kern w:val="0"/>
      <w:sz w:val="20"/>
      <w:szCs w:val="20"/>
    </w:rPr>
  </w:style>
  <w:style w:type="paragraph" w:customStyle="1" w:styleId="413">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14">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15">
    <w:name w:val="xl67"/>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416">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17">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18">
    <w:name w:val="正文 A"/>
    <w:qFormat/>
    <w:uiPriority w:val="0"/>
    <w:rPr>
      <w:rFonts w:ascii="Arial" w:hAnsi="Calibri" w:eastAsia="Arial Unicode MS" w:cs="Times New Roman"/>
      <w:color w:val="000000"/>
      <w:sz w:val="21"/>
      <w:lang w:val="en-US" w:eastAsia="zh-CN" w:bidi="ar-SA"/>
    </w:rPr>
  </w:style>
  <w:style w:type="paragraph" w:customStyle="1" w:styleId="419">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21">
    <w:name w:val="xl88"/>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422">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23">
    <w:name w:val="xl100"/>
    <w:basedOn w:val="1"/>
    <w:qFormat/>
    <w:uiPriority w:val="0"/>
    <w:pPr>
      <w:widowControl/>
      <w:shd w:val="clear" w:color="000000" w:fill="FFFFFF"/>
      <w:spacing w:before="280" w:after="280"/>
    </w:pPr>
    <w:rPr>
      <w:rFonts w:ascii="宋体" w:hAnsi="Calibri"/>
      <w:kern w:val="0"/>
      <w:sz w:val="20"/>
      <w:szCs w:val="20"/>
    </w:rPr>
  </w:style>
  <w:style w:type="paragraph" w:customStyle="1" w:styleId="424">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25">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26">
    <w:name w:val="xl114"/>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427">
    <w:name w:val="xl107"/>
    <w:basedOn w:val="1"/>
    <w:qFormat/>
    <w:uiPriority w:val="0"/>
    <w:pPr>
      <w:widowControl/>
      <w:shd w:val="clear" w:color="000000" w:fill="FFFFFF"/>
      <w:spacing w:before="280" w:after="280"/>
    </w:pPr>
    <w:rPr>
      <w:rFonts w:ascii="宋体" w:hAnsi="Calibri"/>
      <w:kern w:val="0"/>
      <w:sz w:val="20"/>
      <w:szCs w:val="20"/>
    </w:rPr>
  </w:style>
  <w:style w:type="paragraph" w:customStyle="1" w:styleId="428">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9">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30">
    <w:name w:val="xl90"/>
    <w:basedOn w:val="1"/>
    <w:qFormat/>
    <w:uiPriority w:val="0"/>
    <w:pPr>
      <w:widowControl/>
      <w:shd w:val="clear" w:color="000000" w:fill="FFFFFF"/>
      <w:spacing w:before="280" w:after="280"/>
    </w:pPr>
    <w:rPr>
      <w:rFonts w:ascii="宋体" w:hAnsi="Calibri"/>
      <w:kern w:val="0"/>
      <w:sz w:val="18"/>
      <w:szCs w:val="20"/>
    </w:rPr>
  </w:style>
  <w:style w:type="paragraph" w:customStyle="1" w:styleId="431">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32">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33">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34">
    <w:name w:val="xl117"/>
    <w:basedOn w:val="1"/>
    <w:qFormat/>
    <w:uiPriority w:val="0"/>
    <w:pPr>
      <w:widowControl/>
      <w:shd w:val="clear" w:color="000000" w:fill="FFFFFF"/>
      <w:spacing w:before="280" w:after="280"/>
      <w:jc w:val="center"/>
    </w:pPr>
    <w:rPr>
      <w:rFonts w:ascii="Arial Narrow" w:hAnsi="Calibri"/>
      <w:kern w:val="0"/>
      <w:sz w:val="24"/>
      <w:szCs w:val="20"/>
    </w:rPr>
  </w:style>
  <w:style w:type="paragraph" w:customStyle="1" w:styleId="435">
    <w:name w:val="p15"/>
    <w:basedOn w:val="1"/>
    <w:qFormat/>
    <w:uiPriority w:val="0"/>
    <w:pPr>
      <w:widowControl/>
      <w:ind w:firstLine="420"/>
    </w:pPr>
    <w:rPr>
      <w:rFonts w:hAnsi="Calibri"/>
      <w:kern w:val="0"/>
      <w:szCs w:val="20"/>
    </w:rPr>
  </w:style>
  <w:style w:type="paragraph" w:customStyle="1" w:styleId="436">
    <w:name w:val="xl87"/>
    <w:basedOn w:val="1"/>
    <w:qFormat/>
    <w:uiPriority w:val="0"/>
    <w:pPr>
      <w:widowControl/>
      <w:shd w:val="clear" w:color="000000" w:fill="FFFFFF"/>
      <w:spacing w:before="280" w:after="280"/>
    </w:pPr>
    <w:rPr>
      <w:rFonts w:ascii="Arial" w:hAnsi="Calibri"/>
      <w:kern w:val="0"/>
      <w:sz w:val="18"/>
      <w:szCs w:val="20"/>
    </w:rPr>
  </w:style>
  <w:style w:type="paragraph" w:customStyle="1" w:styleId="437">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38">
    <w:name w:val="列出段落7"/>
    <w:basedOn w:val="1"/>
    <w:qFormat/>
    <w:uiPriority w:val="0"/>
    <w:pPr>
      <w:ind w:firstLine="420"/>
    </w:pPr>
    <w:rPr>
      <w:rFonts w:hAnsi="Calibri"/>
      <w:kern w:val="0"/>
      <w:szCs w:val="20"/>
    </w:rPr>
  </w:style>
  <w:style w:type="paragraph" w:customStyle="1" w:styleId="439">
    <w:name w:val="xl78"/>
    <w:basedOn w:val="1"/>
    <w:qFormat/>
    <w:uiPriority w:val="0"/>
    <w:pPr>
      <w:widowControl/>
      <w:shd w:val="clear" w:color="000000" w:fill="FFFFFF"/>
      <w:spacing w:before="280" w:after="280"/>
    </w:pPr>
    <w:rPr>
      <w:rFonts w:ascii="宋体" w:hAnsi="Calibri"/>
      <w:b/>
      <w:kern w:val="0"/>
      <w:sz w:val="20"/>
      <w:szCs w:val="20"/>
    </w:rPr>
  </w:style>
  <w:style w:type="paragraph" w:customStyle="1" w:styleId="440">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41">
    <w:name w:val="xl89"/>
    <w:basedOn w:val="1"/>
    <w:qFormat/>
    <w:uiPriority w:val="0"/>
    <w:pPr>
      <w:widowControl/>
      <w:shd w:val="clear" w:color="000000" w:fill="FFFFFF"/>
      <w:spacing w:before="280" w:after="280"/>
    </w:pPr>
    <w:rPr>
      <w:rFonts w:ascii="宋体" w:hAnsi="Calibri"/>
      <w:kern w:val="0"/>
      <w:sz w:val="20"/>
      <w:szCs w:val="20"/>
    </w:rPr>
  </w:style>
  <w:style w:type="paragraph" w:customStyle="1" w:styleId="442">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43">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44">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45">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46">
    <w:name w:val="toc 16"/>
    <w:next w:val="1"/>
    <w:qFormat/>
    <w:uiPriority w:val="0"/>
    <w:pPr>
      <w:wordWrap w:val="0"/>
      <w:jc w:val="both"/>
    </w:pPr>
    <w:rPr>
      <w:rFonts w:ascii="Calibri" w:hAnsi="Calibri" w:eastAsia="宋体" w:cs="Times New Roman"/>
      <w:sz w:val="21"/>
      <w:lang w:val="en-US" w:eastAsia="zh-CN" w:bidi="ar-SA"/>
    </w:rPr>
  </w:style>
  <w:style w:type="paragraph" w:styleId="447">
    <w:name w:val="Quote"/>
    <w:next w:val="1"/>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8">
    <w:name w:val="引用 Char"/>
    <w:basedOn w:val="48"/>
    <w:link w:val="186"/>
    <w:qFormat/>
    <w:uiPriority w:val="0"/>
    <w:rPr>
      <w:rFonts w:ascii="Calibri" w:hAnsi="Calibri"/>
      <w:i/>
      <w:sz w:val="21"/>
    </w:rPr>
  </w:style>
  <w:style w:type="paragraph" w:customStyle="1" w:styleId="449">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50">
    <w:name w:val="xl119"/>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451">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52">
    <w:name w:val="xl109"/>
    <w:basedOn w:val="1"/>
    <w:qFormat/>
    <w:uiPriority w:val="0"/>
    <w:pPr>
      <w:widowControl/>
      <w:shd w:val="clear" w:color="000000" w:fill="FFFFFF"/>
      <w:spacing w:before="280" w:after="280"/>
    </w:pPr>
    <w:rPr>
      <w:rFonts w:ascii="宋体" w:hAnsi="Calibri"/>
      <w:kern w:val="0"/>
      <w:sz w:val="20"/>
      <w:szCs w:val="20"/>
    </w:rPr>
  </w:style>
  <w:style w:type="paragraph" w:customStyle="1" w:styleId="453">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54">
    <w:name w:val="xl76"/>
    <w:basedOn w:val="1"/>
    <w:qFormat/>
    <w:uiPriority w:val="0"/>
    <w:pPr>
      <w:widowControl/>
      <w:shd w:val="clear" w:color="000000" w:fill="FFFFFF"/>
      <w:spacing w:before="280" w:after="280"/>
      <w:jc w:val="center"/>
    </w:pPr>
    <w:rPr>
      <w:rFonts w:ascii="宋体" w:hAnsi="Calibri"/>
      <w:b/>
      <w:kern w:val="0"/>
      <w:sz w:val="20"/>
      <w:szCs w:val="20"/>
    </w:rPr>
  </w:style>
  <w:style w:type="paragraph" w:customStyle="1" w:styleId="455">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56">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57">
    <w:name w:val="xl70"/>
    <w:basedOn w:val="1"/>
    <w:qFormat/>
    <w:uiPriority w:val="0"/>
    <w:pPr>
      <w:widowControl/>
      <w:shd w:val="clear" w:color="000000" w:fill="FFFFFF"/>
      <w:spacing w:before="280" w:after="280"/>
    </w:pPr>
    <w:rPr>
      <w:rFonts w:ascii="宋体" w:hAnsi="Calibri"/>
      <w:kern w:val="0"/>
      <w:sz w:val="20"/>
      <w:szCs w:val="20"/>
    </w:rPr>
  </w:style>
  <w:style w:type="paragraph" w:customStyle="1" w:styleId="458">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9">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0">
    <w:name w:val="xl98"/>
    <w:basedOn w:val="1"/>
    <w:qFormat/>
    <w:uiPriority w:val="0"/>
    <w:pPr>
      <w:widowControl/>
      <w:shd w:val="clear" w:color="000000" w:fill="FFFFFF"/>
      <w:spacing w:before="280" w:after="280"/>
      <w:jc w:val="center"/>
    </w:pPr>
    <w:rPr>
      <w:rFonts w:ascii="宋体" w:hAnsi="Calibri"/>
      <w:kern w:val="0"/>
      <w:sz w:val="20"/>
      <w:szCs w:val="20"/>
    </w:rPr>
  </w:style>
  <w:style w:type="paragraph" w:customStyle="1" w:styleId="461">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toc 13"/>
    <w:next w:val="1"/>
    <w:qFormat/>
    <w:uiPriority w:val="0"/>
    <w:pPr>
      <w:wordWrap w:val="0"/>
      <w:jc w:val="both"/>
    </w:pPr>
    <w:rPr>
      <w:rFonts w:ascii="Calibri" w:hAnsi="Calibri" w:eastAsia="宋体" w:cs="Times New Roman"/>
      <w:sz w:val="21"/>
      <w:lang w:val="en-US" w:eastAsia="zh-CN" w:bidi="ar-SA"/>
    </w:rPr>
  </w:style>
  <w:style w:type="paragraph" w:customStyle="1" w:styleId="463">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64">
    <w:name w:val="xl101"/>
    <w:basedOn w:val="1"/>
    <w:qFormat/>
    <w:uiPriority w:val="0"/>
    <w:pPr>
      <w:widowControl/>
      <w:spacing w:before="280" w:after="280"/>
    </w:pPr>
    <w:rPr>
      <w:rFonts w:ascii="宋体" w:hAnsi="Calibri"/>
      <w:kern w:val="0"/>
      <w:sz w:val="20"/>
      <w:szCs w:val="20"/>
    </w:rPr>
  </w:style>
  <w:style w:type="paragraph" w:customStyle="1" w:styleId="465">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66">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67">
    <w:name w:val="Intense Quote"/>
    <w:next w:val="1"/>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8">
    <w:name w:val="明显引用 Char"/>
    <w:basedOn w:val="48"/>
    <w:link w:val="187"/>
    <w:qFormat/>
    <w:uiPriority w:val="0"/>
    <w:rPr>
      <w:rFonts w:ascii="Calibri" w:hAnsi="Calibri"/>
      <w:i/>
      <w:sz w:val="21"/>
    </w:rPr>
  </w:style>
  <w:style w:type="paragraph" w:customStyle="1" w:styleId="469">
    <w:name w:val="Char Char Char Char Char Char Char"/>
    <w:basedOn w:val="1"/>
    <w:qFormat/>
    <w:uiPriority w:val="0"/>
    <w:pPr>
      <w:widowControl/>
      <w:spacing w:after="160" w:line="240" w:lineRule="exact"/>
    </w:pPr>
    <w:rPr>
      <w:rFonts w:hAnsi="Calibri"/>
      <w:kern w:val="0"/>
      <w:szCs w:val="20"/>
    </w:rPr>
  </w:style>
  <w:style w:type="paragraph" w:customStyle="1" w:styleId="470">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71">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72">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73">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74">
    <w:name w:val="xl64"/>
    <w:basedOn w:val="1"/>
    <w:qFormat/>
    <w:uiPriority w:val="0"/>
    <w:pPr>
      <w:widowControl/>
      <w:shd w:val="clear" w:color="000000" w:fill="FFFFFF"/>
      <w:spacing w:before="280" w:after="280"/>
    </w:pPr>
    <w:rPr>
      <w:rFonts w:ascii="宋体" w:hAnsi="Calibri"/>
      <w:kern w:val="0"/>
      <w:sz w:val="20"/>
      <w:szCs w:val="20"/>
    </w:rPr>
  </w:style>
  <w:style w:type="paragraph" w:customStyle="1" w:styleId="475">
    <w:name w:val="xl82"/>
    <w:basedOn w:val="1"/>
    <w:qFormat/>
    <w:uiPriority w:val="0"/>
    <w:pPr>
      <w:widowControl/>
      <w:shd w:val="clear" w:color="000000" w:fill="FFFFFF"/>
      <w:spacing w:before="280" w:after="280"/>
    </w:pPr>
    <w:rPr>
      <w:rFonts w:ascii="宋体" w:hAnsi="Calibri"/>
      <w:kern w:val="0"/>
      <w:sz w:val="20"/>
      <w:szCs w:val="20"/>
    </w:rPr>
  </w:style>
  <w:style w:type="paragraph" w:customStyle="1" w:styleId="476">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77">
    <w:name w:val="xl77"/>
    <w:basedOn w:val="1"/>
    <w:qFormat/>
    <w:uiPriority w:val="0"/>
    <w:pPr>
      <w:widowControl/>
      <w:shd w:val="clear" w:color="000000" w:fill="FFFFFF"/>
      <w:spacing w:before="280" w:after="280"/>
      <w:jc w:val="center"/>
    </w:pPr>
    <w:rPr>
      <w:rFonts w:ascii="宋体" w:hAnsi="Calibri"/>
      <w:kern w:val="0"/>
      <w:sz w:val="20"/>
      <w:szCs w:val="20"/>
    </w:rPr>
  </w:style>
  <w:style w:type="character" w:customStyle="1" w:styleId="478">
    <w:name w:val="正文缩进 Char1"/>
    <w:qFormat/>
    <w:uiPriority w:val="0"/>
    <w:rPr>
      <w:rFonts w:eastAsia="宋体"/>
      <w:kern w:val="2"/>
      <w:sz w:val="21"/>
      <w:lang w:val="en-US" w:eastAsia="zh-CN" w:bidi="ar-SA"/>
    </w:rPr>
  </w:style>
  <w:style w:type="character" w:customStyle="1" w:styleId="479">
    <w:name w:val="fielderror"/>
    <w:basedOn w:val="48"/>
    <w:qFormat/>
    <w:uiPriority w:val="0"/>
    <w:rPr>
      <w:color w:val="800000"/>
    </w:rPr>
  </w:style>
  <w:style w:type="character" w:customStyle="1" w:styleId="480">
    <w:name w:val="hilite6"/>
    <w:basedOn w:val="48"/>
    <w:qFormat/>
    <w:uiPriority w:val="0"/>
    <w:rPr>
      <w:color w:val="000000"/>
    </w:rPr>
  </w:style>
  <w:style w:type="character" w:customStyle="1" w:styleId="481">
    <w:name w:val="active6"/>
    <w:basedOn w:val="48"/>
    <w:qFormat/>
    <w:uiPriority w:val="0"/>
    <w:rPr>
      <w:color w:val="FFFFFF"/>
    </w:rPr>
  </w:style>
  <w:style w:type="character" w:customStyle="1" w:styleId="482">
    <w:name w:val="inline-help"/>
    <w:basedOn w:val="48"/>
    <w:qFormat/>
    <w:uiPriority w:val="0"/>
  </w:style>
  <w:style w:type="character" w:customStyle="1" w:styleId="483">
    <w:name w:val="active"/>
    <w:basedOn w:val="48"/>
    <w:qFormat/>
    <w:uiPriority w:val="0"/>
    <w:rPr>
      <w:color w:val="FFFFFF"/>
    </w:rPr>
  </w:style>
  <w:style w:type="table" w:customStyle="1" w:styleId="484">
    <w:name w:val="网格型1"/>
    <w:basedOn w:val="45"/>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85">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486">
    <w:name w:val="ui-provider"/>
    <w:basedOn w:val="48"/>
    <w:qFormat/>
    <w:uiPriority w:val="0"/>
  </w:style>
  <w:style w:type="character" w:customStyle="1" w:styleId="487">
    <w:name w:val="hover"/>
    <w:basedOn w:val="48"/>
    <w:qFormat/>
    <w:uiPriority w:val="0"/>
    <w:rPr>
      <w:color w:val="2590EB"/>
    </w:rPr>
  </w:style>
  <w:style w:type="character" w:customStyle="1" w:styleId="488">
    <w:name w:val="hover1"/>
    <w:basedOn w:val="48"/>
    <w:qFormat/>
    <w:uiPriority w:val="0"/>
    <w:rPr>
      <w:color w:val="2590EB"/>
      <w:shd w:val="clear" w:color="auto" w:fill="E9F4FD"/>
    </w:rPr>
  </w:style>
  <w:style w:type="character" w:customStyle="1" w:styleId="489">
    <w:name w:val="hover2"/>
    <w:basedOn w:val="48"/>
    <w:qFormat/>
    <w:uiPriority w:val="0"/>
    <w:rPr>
      <w:color w:val="2590EB"/>
    </w:rPr>
  </w:style>
  <w:style w:type="character" w:customStyle="1" w:styleId="490">
    <w:name w:val="hover3"/>
    <w:basedOn w:val="48"/>
    <w:qFormat/>
    <w:uiPriority w:val="0"/>
  </w:style>
  <w:style w:type="character" w:customStyle="1" w:styleId="491">
    <w:name w:val="hover4"/>
    <w:basedOn w:val="48"/>
    <w:qFormat/>
    <w:uiPriority w:val="0"/>
    <w:rPr>
      <w:color w:val="2590EB"/>
    </w:rPr>
  </w:style>
  <w:style w:type="character" w:customStyle="1" w:styleId="492">
    <w:name w:val="mini-outputtext1"/>
    <w:basedOn w:val="48"/>
    <w:qFormat/>
    <w:uiPriority w:val="0"/>
  </w:style>
  <w:style w:type="character" w:customStyle="1" w:styleId="493">
    <w:name w:val="font91"/>
    <w:basedOn w:val="48"/>
    <w:qFormat/>
    <w:uiPriority w:val="0"/>
    <w:rPr>
      <w:rFonts w:hint="eastAsia" w:ascii="宋体" w:hAnsi="宋体" w:eastAsia="宋体" w:cs="宋体"/>
      <w:color w:val="FF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17784158DEBF44939F0F4F0B13500CAD</vt:lpwstr>
  </property>
  <property fmtid="{D5CDD505-2E9C-101B-9397-08002B2CF9AE}" pid="4" name="KSOTemplateDocerSaveRecord">
    <vt:lpwstr>eyJoZGlkIjoiNGE3ZjU2M2NjZmFlYmQwYTc0ZDZkMjFmM2ExNmI5ZTQiLCJ1c2VySWQiOiIyMjQxNTg5MDcifQ==</vt:lpwstr>
  </property>
</Properties>
</file>

<file path=customXml/item3.xml><?xml version="1.0" encoding="utf-8"?>
<Properties xmlns="http://schemas.openxmlformats.org/officeDocument/2006/extended-properties" xmlns:vt="http://schemas.openxmlformats.org/officeDocument/2006/docPropsVTypes">
  <Template>Normal</Template>
  <Company>Microsoft</Company>
  <Pages>74</Pages>
  <Words>9861</Words>
  <Characters>10650</Characters>
  <Lines>368</Lines>
  <Paragraphs>103</Paragraphs>
  <TotalTime>7</TotalTime>
  <ScaleCrop>false</ScaleCrop>
  <LinksUpToDate>false</LinksUpToDate>
  <CharactersWithSpaces>10755</CharactersWithSpaces>
  <Application>WPS Office_12.1.0.20784_F1E327BC-269C-435d-A152-05C5408002CA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梁建华</cp:lastModifiedBy>
  <cp:lastPrinted>2021-05-16T11:04:00Z</cp:lastPrinted>
  <dcterms:modified xsi:type="dcterms:W3CDTF">2025-04-18T05:33:55Z</dcterms:modified>
  <dc:title>招  标　文　件</dc:title>
  <cp:revision>123</cp:revision>
</cp:coreProperties>
</file>

<file path=customXml/itemProps1.xml><?xml version="1.0" encoding="utf-8"?>
<ds:datastoreItem xmlns:ds="http://schemas.openxmlformats.org/officeDocument/2006/customXml" ds:itemID="{319186C8-385E-4190-BA4B-81D3686EE8D9}">
  <ds:schemaRefs/>
</ds:datastoreItem>
</file>

<file path=customXml/itemProps2.xml><?xml version="1.0" encoding="utf-8"?>
<ds:datastoreItem xmlns:ds="http://schemas.openxmlformats.org/officeDocument/2006/customXml" ds:itemID="{34986cc9-358c-498d-8c63-47cc3adb6fe9}">
  <ds:schemaRefs/>
</ds:datastoreItem>
</file>

<file path=customXml/itemProps3.xml><?xml version="1.0" encoding="utf-8"?>
<ds:datastoreItem xmlns:ds="http://schemas.openxmlformats.org/officeDocument/2006/customXml" ds:itemID="{36c9be22-912c-45f1-bff2-b14974b1a0ae}">
  <ds:schemaRefs/>
</ds:datastoreItem>
</file>

<file path=customXml/itemProps4.xml><?xml version="1.0" encoding="utf-8"?>
<ds:datastoreItem xmlns:ds="http://schemas.openxmlformats.org/officeDocument/2006/customXml" ds:itemID="{4ad903fb-2504-46a5-9dc2-12ca0eaa9bf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154</Pages>
  <Words>11047</Words>
  <Characters>12444</Characters>
  <Lines>368</Lines>
  <Paragraphs>103</Paragraphs>
  <TotalTime>0</TotalTime>
  <ScaleCrop>false</ScaleCrop>
  <LinksUpToDate>false</LinksUpToDate>
  <CharactersWithSpaces>12540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开起我亲爱的小耗子</cp:lastModifiedBy>
  <cp:lastPrinted>2021-05-16T11:04:00Z</cp:lastPrinted>
  <dcterms:modified xsi:type="dcterms:W3CDTF">2025-12-30T10:35:37Z</dcterms:modified>
  <dc:title>招  标_x3000_文_x3000_件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A37E0042E8D943A5833C23DC1DDCA797_13</vt:lpwstr>
  </property>
  <property fmtid="{D5CDD505-2E9C-101B-9397-08002B2CF9AE}" pid="3" name="KSOProductBuildVer">
    <vt:lpwstr>2052-12.1.0.24034</vt:lpwstr>
  </property>
  <property fmtid="{D5CDD505-2E9C-101B-9397-08002B2CF9AE}" pid="4" name="KSOTemplateDocerSaveRecord">
    <vt:lpwstr>eyJoZGlkIjoiZmZiNWI4YTZiM2FlNzYwZGU5NDk3YjFmOTE4NWZlNzgiLCJ1c2VySWQiOiI0MjAzOTU3OTAifQ==</vt:lpwstr>
  </property>
</Properties>
</file>